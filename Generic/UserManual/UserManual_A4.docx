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C22F6F6" w14:textId="77777777" w:rsidR="00C31C5F" w:rsidRPr="00C56655" w:rsidRDefault="00C31C5F" w:rsidP="00C31C5F">
      <w:pPr>
        <w:rPr>
          <w:sz w:val="24"/>
        </w:rPr>
      </w:pPr>
    </w:p>
    <w:tbl>
      <w:tblPr>
        <w:tblW w:w="5000" w:type="pct"/>
        <w:jc w:val="center"/>
        <w:tblCellMar>
          <w:left w:w="57" w:type="dxa"/>
          <w:bottom w:w="57" w:type="dxa"/>
          <w:right w:w="57" w:type="dxa"/>
        </w:tblCellMar>
        <w:tblLook w:val="0000" w:firstRow="0" w:lastRow="0" w:firstColumn="0" w:lastColumn="0" w:noHBand="0" w:noVBand="0"/>
      </w:tblPr>
      <w:tblGrid>
        <w:gridCol w:w="1618"/>
        <w:gridCol w:w="3061"/>
        <w:gridCol w:w="390"/>
        <w:gridCol w:w="3211"/>
        <w:gridCol w:w="1472"/>
      </w:tblGrid>
      <w:tr w:rsidR="00C31C5F" w:rsidRPr="00C56655" w14:paraId="491580D7" w14:textId="77777777" w:rsidTr="00856DA0">
        <w:trPr>
          <w:cantSplit/>
          <w:trHeight w:val="4220"/>
          <w:jc w:val="center"/>
        </w:trPr>
        <w:tc>
          <w:tcPr>
            <w:tcW w:w="9751" w:type="dxa"/>
            <w:gridSpan w:val="5"/>
            <w:shd w:val="clear" w:color="auto" w:fill="auto"/>
            <w:vAlign w:val="center"/>
          </w:tcPr>
          <w:p w14:paraId="0468F1EB" w14:textId="77777777" w:rsidR="00C31C5F" w:rsidRPr="00C56655" w:rsidRDefault="00C31C5F" w:rsidP="00856DA0">
            <w:pPr>
              <w:spacing w:after="240"/>
              <w:jc w:val="center"/>
              <w:rPr>
                <w:lang w:eastAsia="en-ZA"/>
              </w:rPr>
            </w:pPr>
          </w:p>
        </w:tc>
      </w:tr>
      <w:tr w:rsidR="00C31C5F" w:rsidRPr="00C56655" w14:paraId="08DAB32D" w14:textId="77777777" w:rsidTr="00856DA0">
        <w:trPr>
          <w:cantSplit/>
          <w:jc w:val="center"/>
        </w:trPr>
        <w:tc>
          <w:tcPr>
            <w:tcW w:w="9751" w:type="dxa"/>
            <w:gridSpan w:val="5"/>
            <w:shd w:val="clear" w:color="auto" w:fill="auto"/>
            <w:vAlign w:val="center"/>
          </w:tcPr>
          <w:p w14:paraId="58FC81FC" w14:textId="4A5DFC26" w:rsidR="00C31C5F" w:rsidRPr="00C56655" w:rsidRDefault="00C31C5F" w:rsidP="00856DA0">
            <w:pPr>
              <w:spacing w:before="360" w:after="360"/>
              <w:jc w:val="center"/>
              <w:rPr>
                <w:b/>
                <w:bCs/>
                <w:sz w:val="48"/>
                <w:szCs w:val="48"/>
              </w:rPr>
            </w:pPr>
            <w:r w:rsidRPr="00C56655">
              <w:rPr>
                <w:b/>
                <w:bCs/>
                <w:sz w:val="48"/>
                <w:szCs w:val="48"/>
              </w:rPr>
              <w:fldChar w:fldCharType="begin"/>
            </w:r>
            <w:r w:rsidRPr="00C56655">
              <w:rPr>
                <w:b/>
                <w:bCs/>
                <w:sz w:val="48"/>
                <w:szCs w:val="48"/>
              </w:rPr>
              <w:instrText xml:space="preserve"> DOCPROPERTY "DocTitleSystem"  \* MERGEFORMAT </w:instrText>
            </w:r>
            <w:r w:rsidRPr="00C56655">
              <w:rPr>
                <w:b/>
                <w:bCs/>
                <w:sz w:val="48"/>
                <w:szCs w:val="48"/>
              </w:rPr>
              <w:fldChar w:fldCharType="separate"/>
            </w:r>
            <w:r w:rsidR="00C56655">
              <w:rPr>
                <w:b/>
                <w:bCs/>
                <w:sz w:val="48"/>
                <w:szCs w:val="48"/>
              </w:rPr>
              <w:t>Automated Template System</w:t>
            </w:r>
            <w:r w:rsidRPr="00C56655">
              <w:rPr>
                <w:b/>
                <w:bCs/>
                <w:sz w:val="48"/>
                <w:szCs w:val="48"/>
              </w:rPr>
              <w:fldChar w:fldCharType="end"/>
            </w:r>
          </w:p>
          <w:p w14:paraId="6A137E21" w14:textId="6B109DD2" w:rsidR="00C31C5F" w:rsidRPr="00C56655" w:rsidRDefault="00C31C5F" w:rsidP="00856DA0">
            <w:pPr>
              <w:spacing w:before="360" w:after="360"/>
              <w:jc w:val="center"/>
              <w:rPr>
                <w:b/>
                <w:bCs/>
                <w:sz w:val="48"/>
                <w:szCs w:val="48"/>
              </w:rPr>
            </w:pPr>
            <w:r w:rsidRPr="00C56655">
              <w:rPr>
                <w:b/>
                <w:bCs/>
                <w:sz w:val="48"/>
                <w:szCs w:val="48"/>
              </w:rPr>
              <w:fldChar w:fldCharType="begin"/>
            </w:r>
            <w:r w:rsidRPr="00C56655">
              <w:rPr>
                <w:b/>
                <w:bCs/>
                <w:sz w:val="48"/>
                <w:szCs w:val="48"/>
              </w:rPr>
              <w:instrText xml:space="preserve"> DOCPROPERTY "DocTitleFunction"  \* MERGEFORMAT </w:instrText>
            </w:r>
            <w:r w:rsidRPr="00C56655">
              <w:rPr>
                <w:b/>
                <w:bCs/>
                <w:sz w:val="48"/>
                <w:szCs w:val="48"/>
              </w:rPr>
              <w:fldChar w:fldCharType="separate"/>
            </w:r>
            <w:r w:rsidR="00C56655">
              <w:rPr>
                <w:b/>
                <w:bCs/>
                <w:sz w:val="48"/>
                <w:szCs w:val="48"/>
              </w:rPr>
              <w:t>User</w:t>
            </w:r>
            <w:r w:rsidRPr="00C56655">
              <w:rPr>
                <w:b/>
                <w:bCs/>
                <w:sz w:val="48"/>
                <w:szCs w:val="48"/>
              </w:rPr>
              <w:fldChar w:fldCharType="end"/>
            </w:r>
            <w:r w:rsidRPr="00C56655">
              <w:rPr>
                <w:b/>
                <w:bCs/>
                <w:sz w:val="48"/>
                <w:szCs w:val="48"/>
              </w:rPr>
              <w:t xml:space="preserve"> </w:t>
            </w:r>
            <w:r w:rsidRPr="00C56655">
              <w:rPr>
                <w:b/>
                <w:bCs/>
                <w:sz w:val="48"/>
                <w:szCs w:val="48"/>
              </w:rPr>
              <w:fldChar w:fldCharType="begin"/>
            </w:r>
            <w:r w:rsidRPr="00C56655">
              <w:rPr>
                <w:b/>
                <w:bCs/>
                <w:sz w:val="48"/>
                <w:szCs w:val="48"/>
              </w:rPr>
              <w:instrText xml:space="preserve"> DOCPROPERTY "DocTitleType"  \* MERGEFORMAT </w:instrText>
            </w:r>
            <w:r w:rsidRPr="00C56655">
              <w:rPr>
                <w:b/>
                <w:bCs/>
                <w:sz w:val="48"/>
                <w:szCs w:val="48"/>
              </w:rPr>
              <w:fldChar w:fldCharType="separate"/>
            </w:r>
            <w:r w:rsidR="00C56655">
              <w:rPr>
                <w:b/>
                <w:bCs/>
                <w:sz w:val="48"/>
                <w:szCs w:val="48"/>
              </w:rPr>
              <w:t>Manual</w:t>
            </w:r>
            <w:r w:rsidRPr="00C56655">
              <w:rPr>
                <w:b/>
                <w:bCs/>
                <w:sz w:val="48"/>
                <w:szCs w:val="48"/>
              </w:rPr>
              <w:fldChar w:fldCharType="end"/>
            </w:r>
          </w:p>
        </w:tc>
      </w:tr>
      <w:tr w:rsidR="00C31C5F" w:rsidRPr="00C56655" w14:paraId="45DD8AAF" w14:textId="77777777" w:rsidTr="00856DA0">
        <w:trPr>
          <w:cantSplit/>
          <w:jc w:val="center"/>
        </w:trPr>
        <w:tc>
          <w:tcPr>
            <w:tcW w:w="1617" w:type="dxa"/>
            <w:vMerge w:val="restart"/>
            <w:shd w:val="clear" w:color="auto" w:fill="auto"/>
          </w:tcPr>
          <w:p w14:paraId="49186A23" w14:textId="77777777" w:rsidR="00C31C5F" w:rsidRPr="00C56655" w:rsidRDefault="00C31C5F" w:rsidP="00856DA0">
            <w:pPr>
              <w:spacing w:before="60" w:after="60"/>
              <w:rPr>
                <w:rFonts w:cs="Tahoma"/>
                <w:b/>
                <w:bCs/>
              </w:rPr>
            </w:pPr>
          </w:p>
        </w:tc>
        <w:tc>
          <w:tcPr>
            <w:tcW w:w="3061" w:type="dxa"/>
            <w:shd w:val="clear" w:color="auto" w:fill="auto"/>
            <w:vAlign w:val="center"/>
          </w:tcPr>
          <w:p w14:paraId="48ACA1AC" w14:textId="77777777" w:rsidR="00C31C5F" w:rsidRPr="00C56655" w:rsidRDefault="00C31C5F" w:rsidP="00856DA0">
            <w:pPr>
              <w:spacing w:before="60" w:after="60"/>
              <w:rPr>
                <w:rFonts w:cs="Tahoma"/>
                <w:b/>
                <w:bCs/>
              </w:rPr>
            </w:pPr>
            <w:r w:rsidRPr="00C56655">
              <w:rPr>
                <w:rFonts w:cs="Tahoma"/>
                <w:b/>
                <w:bCs/>
              </w:rPr>
              <w:t>Revision</w:t>
            </w:r>
          </w:p>
        </w:tc>
        <w:tc>
          <w:tcPr>
            <w:tcW w:w="390" w:type="dxa"/>
            <w:shd w:val="clear" w:color="auto" w:fill="auto"/>
            <w:vAlign w:val="center"/>
          </w:tcPr>
          <w:p w14:paraId="21C31EF9" w14:textId="77777777" w:rsidR="00C31C5F" w:rsidRPr="00C56655" w:rsidRDefault="00C31C5F" w:rsidP="00856DA0">
            <w:pPr>
              <w:spacing w:before="60" w:after="60"/>
              <w:jc w:val="center"/>
              <w:rPr>
                <w:rFonts w:cs="Tahoma"/>
                <w:b/>
                <w:bCs/>
              </w:rPr>
            </w:pPr>
            <w:r w:rsidRPr="00C56655">
              <w:rPr>
                <w:rFonts w:cs="Tahoma"/>
                <w:b/>
                <w:bCs/>
              </w:rPr>
              <w:t>:</w:t>
            </w:r>
          </w:p>
        </w:tc>
        <w:tc>
          <w:tcPr>
            <w:tcW w:w="3211" w:type="dxa"/>
            <w:shd w:val="clear" w:color="auto" w:fill="auto"/>
            <w:vAlign w:val="center"/>
          </w:tcPr>
          <w:p w14:paraId="558807FA" w14:textId="08794E37" w:rsidR="00C31C5F" w:rsidRPr="00C56655" w:rsidRDefault="00C31C5F" w:rsidP="00856DA0">
            <w:pPr>
              <w:spacing w:before="60" w:after="60"/>
              <w:rPr>
                <w:rFonts w:cs="Tahoma"/>
                <w:b/>
                <w:bCs/>
              </w:rPr>
            </w:pPr>
            <w:r w:rsidRPr="00C56655">
              <w:rPr>
                <w:rFonts w:cs="Tahoma"/>
                <w:b/>
                <w:bCs/>
              </w:rPr>
              <w:fldChar w:fldCharType="begin"/>
            </w:r>
            <w:r w:rsidRPr="00C56655">
              <w:rPr>
                <w:rFonts w:cs="Tahoma"/>
                <w:b/>
                <w:bCs/>
              </w:rPr>
              <w:instrText xml:space="preserve"> DOCPROPERTY "DocIssue"  \* MERGEFORMAT </w:instrText>
            </w:r>
            <w:r w:rsidRPr="00C56655">
              <w:rPr>
                <w:rFonts w:cs="Tahoma"/>
                <w:b/>
                <w:bCs/>
              </w:rPr>
              <w:fldChar w:fldCharType="separate"/>
            </w:r>
            <w:r w:rsidR="00C56655">
              <w:rPr>
                <w:rFonts w:cs="Tahoma"/>
                <w:b/>
                <w:bCs/>
              </w:rPr>
              <w:t>8</w:t>
            </w:r>
            <w:r w:rsidRPr="00C56655">
              <w:rPr>
                <w:rFonts w:cs="Tahoma"/>
                <w:b/>
                <w:bCs/>
              </w:rPr>
              <w:fldChar w:fldCharType="end"/>
            </w:r>
          </w:p>
        </w:tc>
        <w:tc>
          <w:tcPr>
            <w:tcW w:w="1472" w:type="dxa"/>
            <w:vMerge w:val="restart"/>
            <w:shd w:val="clear" w:color="auto" w:fill="auto"/>
          </w:tcPr>
          <w:p w14:paraId="5EA6F3A3" w14:textId="77777777" w:rsidR="00C31C5F" w:rsidRPr="00C56655" w:rsidRDefault="00C31C5F" w:rsidP="00856DA0">
            <w:pPr>
              <w:spacing w:before="60" w:after="60"/>
              <w:rPr>
                <w:rFonts w:cs="Tahoma"/>
                <w:b/>
              </w:rPr>
            </w:pPr>
          </w:p>
        </w:tc>
      </w:tr>
      <w:tr w:rsidR="00C31C5F" w:rsidRPr="00C56655" w14:paraId="54874067" w14:textId="77777777" w:rsidTr="00856DA0">
        <w:trPr>
          <w:cantSplit/>
          <w:jc w:val="center"/>
        </w:trPr>
        <w:tc>
          <w:tcPr>
            <w:tcW w:w="1617" w:type="dxa"/>
            <w:vMerge/>
            <w:shd w:val="clear" w:color="auto" w:fill="auto"/>
          </w:tcPr>
          <w:p w14:paraId="5F1E2693" w14:textId="77777777" w:rsidR="00C31C5F" w:rsidRPr="00C56655" w:rsidRDefault="00C31C5F" w:rsidP="00856DA0">
            <w:pPr>
              <w:spacing w:before="60" w:after="60"/>
              <w:rPr>
                <w:rFonts w:cs="Tahoma"/>
                <w:b/>
                <w:bCs/>
              </w:rPr>
            </w:pPr>
          </w:p>
        </w:tc>
        <w:tc>
          <w:tcPr>
            <w:tcW w:w="3061" w:type="dxa"/>
            <w:shd w:val="clear" w:color="auto" w:fill="auto"/>
            <w:vAlign w:val="center"/>
          </w:tcPr>
          <w:p w14:paraId="22BACECA" w14:textId="77777777" w:rsidR="00C31C5F" w:rsidRPr="00C56655" w:rsidRDefault="00C31C5F" w:rsidP="00856DA0">
            <w:pPr>
              <w:spacing w:before="60" w:after="60"/>
              <w:rPr>
                <w:rFonts w:cs="Tahoma"/>
                <w:b/>
                <w:bCs/>
              </w:rPr>
            </w:pPr>
            <w:r w:rsidRPr="00C56655">
              <w:rPr>
                <w:rFonts w:cs="Tahoma"/>
                <w:b/>
                <w:bCs/>
              </w:rPr>
              <w:t>Issue Date</w:t>
            </w:r>
          </w:p>
        </w:tc>
        <w:tc>
          <w:tcPr>
            <w:tcW w:w="390" w:type="dxa"/>
            <w:shd w:val="clear" w:color="auto" w:fill="auto"/>
            <w:vAlign w:val="center"/>
          </w:tcPr>
          <w:p w14:paraId="739BD8BF" w14:textId="77777777" w:rsidR="00C31C5F" w:rsidRPr="00C56655" w:rsidRDefault="00C31C5F" w:rsidP="00856DA0">
            <w:pPr>
              <w:spacing w:before="60" w:after="60"/>
              <w:jc w:val="center"/>
              <w:rPr>
                <w:rFonts w:cs="Tahoma"/>
                <w:b/>
                <w:bCs/>
              </w:rPr>
            </w:pPr>
            <w:r w:rsidRPr="00C56655">
              <w:rPr>
                <w:rFonts w:cs="Tahoma"/>
                <w:b/>
                <w:bCs/>
              </w:rPr>
              <w:t>:</w:t>
            </w:r>
          </w:p>
        </w:tc>
        <w:tc>
          <w:tcPr>
            <w:tcW w:w="3211" w:type="dxa"/>
            <w:shd w:val="clear" w:color="auto" w:fill="auto"/>
            <w:vAlign w:val="center"/>
          </w:tcPr>
          <w:p w14:paraId="3CD70E86" w14:textId="750F2847" w:rsidR="00C31C5F" w:rsidRPr="00C56655" w:rsidRDefault="00C31C5F" w:rsidP="00856DA0">
            <w:pPr>
              <w:spacing w:before="60" w:after="60"/>
              <w:rPr>
                <w:rFonts w:cs="Tahoma"/>
                <w:b/>
                <w:bCs/>
              </w:rPr>
            </w:pPr>
            <w:r w:rsidRPr="00C56655">
              <w:rPr>
                <w:rFonts w:cs="Tahoma"/>
                <w:b/>
                <w:bCs/>
              </w:rPr>
              <w:fldChar w:fldCharType="begin"/>
            </w:r>
            <w:r w:rsidRPr="00C56655">
              <w:rPr>
                <w:rFonts w:cs="Tahoma"/>
                <w:b/>
                <w:bCs/>
              </w:rPr>
              <w:instrText xml:space="preserve"> DOCPROPERTY  DocIssueDate  \* MERGEFORMAT </w:instrText>
            </w:r>
            <w:r w:rsidRPr="00C56655">
              <w:rPr>
                <w:rFonts w:cs="Tahoma"/>
                <w:b/>
                <w:bCs/>
              </w:rPr>
              <w:fldChar w:fldCharType="separate"/>
            </w:r>
            <w:r w:rsidR="00C56655">
              <w:rPr>
                <w:rFonts w:cs="Tahoma"/>
                <w:b/>
                <w:bCs/>
              </w:rPr>
              <w:t>2018/05/04</w:t>
            </w:r>
            <w:r w:rsidRPr="00C56655">
              <w:rPr>
                <w:rFonts w:cs="Tahoma"/>
                <w:b/>
                <w:bCs/>
              </w:rPr>
              <w:fldChar w:fldCharType="end"/>
            </w:r>
          </w:p>
        </w:tc>
        <w:tc>
          <w:tcPr>
            <w:tcW w:w="1472" w:type="dxa"/>
            <w:vMerge/>
            <w:shd w:val="clear" w:color="auto" w:fill="auto"/>
          </w:tcPr>
          <w:p w14:paraId="2154FD54" w14:textId="77777777" w:rsidR="00C31C5F" w:rsidRPr="00C56655" w:rsidRDefault="00C31C5F" w:rsidP="00856DA0">
            <w:pPr>
              <w:spacing w:before="60" w:after="60"/>
              <w:rPr>
                <w:rFonts w:cs="Tahoma"/>
                <w:b/>
              </w:rPr>
            </w:pPr>
          </w:p>
        </w:tc>
      </w:tr>
    </w:tbl>
    <w:p w14:paraId="44C2368C" w14:textId="77777777" w:rsidR="008C2014" w:rsidRPr="00C56655" w:rsidRDefault="008C2014" w:rsidP="00C31C5F"/>
    <w:tbl>
      <w:tblPr>
        <w:tblW w:w="483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33"/>
      </w:tblGrid>
      <w:tr w:rsidR="00C31C5F" w:rsidRPr="00C56655" w14:paraId="3BEDBEB3" w14:textId="77777777" w:rsidTr="00856DA0">
        <w:trPr>
          <w:jc w:val="center"/>
        </w:trPr>
        <w:tc>
          <w:tcPr>
            <w:tcW w:w="5000" w:type="pct"/>
          </w:tcPr>
          <w:p w14:paraId="215F26BC" w14:textId="77777777" w:rsidR="00C31C5F" w:rsidRPr="00C56655" w:rsidRDefault="00C31C5F" w:rsidP="00856DA0">
            <w:pPr>
              <w:spacing w:after="0"/>
              <w:jc w:val="center"/>
              <w:rPr>
                <w:sz w:val="16"/>
              </w:rPr>
            </w:pPr>
          </w:p>
          <w:p w14:paraId="5A5DBEDB" w14:textId="77777777" w:rsidR="00C31C5F" w:rsidRPr="00C56655" w:rsidRDefault="00C31C5F" w:rsidP="00856DA0">
            <w:pPr>
              <w:spacing w:after="0"/>
              <w:jc w:val="center"/>
              <w:rPr>
                <w:sz w:val="16"/>
              </w:rPr>
            </w:pPr>
            <w:r w:rsidRPr="00C56655">
              <w:rPr>
                <w:sz w:val="16"/>
              </w:rPr>
              <w:t xml:space="preserve">This document is the property of J A Odendaal (the </w:t>
            </w:r>
            <w:r w:rsidRPr="00C56655">
              <w:rPr>
                <w:i/>
                <w:sz w:val="16"/>
              </w:rPr>
              <w:t>Licensor</w:t>
            </w:r>
            <w:r w:rsidRPr="00C56655">
              <w:rPr>
                <w:sz w:val="16"/>
              </w:rPr>
              <w:t>).</w:t>
            </w:r>
          </w:p>
          <w:p w14:paraId="596FB91D" w14:textId="77777777" w:rsidR="00C31C5F" w:rsidRPr="00C56655" w:rsidRDefault="00C31C5F" w:rsidP="00856DA0">
            <w:pPr>
              <w:spacing w:after="0"/>
              <w:jc w:val="center"/>
              <w:rPr>
                <w:sz w:val="16"/>
              </w:rPr>
            </w:pPr>
            <w:r w:rsidRPr="00C56655">
              <w:rPr>
                <w:sz w:val="16"/>
              </w:rPr>
              <w:t xml:space="preserve">The content thereof may not be reproduced, disclosed or used without the </w:t>
            </w:r>
            <w:r w:rsidRPr="00C56655">
              <w:rPr>
                <w:i/>
                <w:sz w:val="16"/>
              </w:rPr>
              <w:t>Licensor’s</w:t>
            </w:r>
            <w:r w:rsidRPr="00C56655">
              <w:rPr>
                <w:sz w:val="16"/>
              </w:rPr>
              <w:t xml:space="preserve"> prior written approval.</w:t>
            </w:r>
          </w:p>
          <w:p w14:paraId="2E1D7A68" w14:textId="77777777" w:rsidR="00C31C5F" w:rsidRPr="00C56655" w:rsidRDefault="00C31C5F" w:rsidP="00856DA0">
            <w:pPr>
              <w:spacing w:after="0"/>
              <w:jc w:val="center"/>
              <w:rPr>
                <w:sz w:val="16"/>
              </w:rPr>
            </w:pPr>
          </w:p>
        </w:tc>
      </w:tr>
    </w:tbl>
    <w:p w14:paraId="2AB9A77B" w14:textId="77777777" w:rsidR="00C31C5F" w:rsidRPr="00C56655" w:rsidRDefault="00C31C5F" w:rsidP="00C31C5F"/>
    <w:p w14:paraId="2F5AD3FB" w14:textId="77777777" w:rsidR="00C31C5F" w:rsidRPr="00C56655" w:rsidRDefault="00C31C5F" w:rsidP="00C31C5F">
      <w:pPr>
        <w:rPr>
          <w:b/>
          <w:bCs/>
          <w:sz w:val="16"/>
        </w:rPr>
        <w:sectPr w:rsidR="00C31C5F" w:rsidRPr="00C56655" w:rsidSect="00C56655">
          <w:headerReference w:type="default" r:id="rId9"/>
          <w:footerReference w:type="default" r:id="rId10"/>
          <w:pgSz w:w="11906" w:h="16838" w:code="9"/>
          <w:pgMar w:top="1247" w:right="1134" w:bottom="1247" w:left="1134" w:header="397" w:footer="397" w:gutter="0"/>
          <w:pgNumType w:start="1"/>
          <w:cols w:space="720"/>
          <w:docGrid w:linePitch="326"/>
        </w:sectPr>
      </w:pPr>
    </w:p>
    <w:p w14:paraId="4A8303CC" w14:textId="77777777" w:rsidR="00C31C5F" w:rsidRPr="00C56655" w:rsidRDefault="00C31C5F" w:rsidP="00C31C5F">
      <w:pPr>
        <w:pStyle w:val="HeaderContents"/>
      </w:pPr>
      <w:r w:rsidRPr="00C56655">
        <w:lastRenderedPageBreak/>
        <w:t>Contents</w:t>
      </w:r>
    </w:p>
    <w:p w14:paraId="64568D65" w14:textId="77777777" w:rsidR="00C56655" w:rsidRPr="00C56655" w:rsidRDefault="00C31C5F">
      <w:pPr>
        <w:pStyle w:val="TOC1"/>
        <w:rPr>
          <w:rFonts w:asciiTheme="minorHAnsi" w:eastAsiaTheme="minorEastAsia" w:hAnsiTheme="minorHAnsi" w:cstheme="minorBidi"/>
          <w:b w:val="0"/>
          <w:caps w:val="0"/>
          <w:sz w:val="22"/>
          <w:szCs w:val="22"/>
          <w:lang w:eastAsia="en-GB"/>
        </w:rPr>
      </w:pPr>
      <w:r w:rsidRPr="00C56655">
        <w:rPr>
          <w:rFonts w:hAnsi="Arial"/>
          <w:noProof w:val="0"/>
          <w:sz w:val="22"/>
          <w:szCs w:val="20"/>
        </w:rPr>
        <w:fldChar w:fldCharType="begin"/>
      </w:r>
      <w:r w:rsidRPr="00C56655">
        <w:rPr>
          <w:noProof w:val="0"/>
        </w:rPr>
        <w:instrText xml:space="preserve"> TOC \o "1-</w:instrText>
      </w:r>
      <w:r w:rsidRPr="00C56655">
        <w:rPr>
          <w:noProof w:val="0"/>
        </w:rPr>
        <w:fldChar w:fldCharType="begin"/>
      </w:r>
      <w:r w:rsidRPr="00C56655">
        <w:rPr>
          <w:noProof w:val="0"/>
        </w:rPr>
        <w:instrText xml:space="preserve"> DOCPROPERTY "DocTOCLevel"  \* MERGEFORMAT </w:instrText>
      </w:r>
      <w:r w:rsidRPr="00C56655">
        <w:rPr>
          <w:noProof w:val="0"/>
        </w:rPr>
        <w:fldChar w:fldCharType="separate"/>
      </w:r>
      <w:r w:rsidR="00C56655" w:rsidRPr="00C56655">
        <w:rPr>
          <w:bCs/>
          <w:noProof w:val="0"/>
        </w:rPr>
        <w:instrText>9</w:instrText>
      </w:r>
      <w:r w:rsidRPr="00C56655">
        <w:rPr>
          <w:noProof w:val="0"/>
        </w:rPr>
        <w:fldChar w:fldCharType="end"/>
      </w:r>
      <w:r w:rsidRPr="00C56655">
        <w:rPr>
          <w:noProof w:val="0"/>
        </w:rPr>
        <w:instrText>" \h \z \t "</w:instrText>
      </w:r>
      <w:r w:rsidRPr="00C56655">
        <w:rPr>
          <w:noProof w:val="0"/>
        </w:rPr>
        <w:fldChar w:fldCharType="begin"/>
      </w:r>
      <w:r w:rsidRPr="00C56655">
        <w:rPr>
          <w:noProof w:val="0"/>
        </w:rPr>
        <w:instrText xml:space="preserve"> DOCPROPERTY  DocTOCStylesInclude  \* MERGEFORMAT </w:instrText>
      </w:r>
      <w:r w:rsidRPr="00C56655">
        <w:rPr>
          <w:noProof w:val="0"/>
        </w:rPr>
        <w:fldChar w:fldCharType="separate"/>
      </w:r>
      <w:r w:rsidR="00C56655">
        <w:rPr>
          <w:noProof w:val="0"/>
        </w:rPr>
        <w:instrText>HEADER ABBREVIATIONS,1,ARTICLE,1,APPENDIX,1</w:instrText>
      </w:r>
      <w:r w:rsidRPr="00C56655">
        <w:rPr>
          <w:noProof w:val="0"/>
        </w:rPr>
        <w:fldChar w:fldCharType="end"/>
      </w:r>
      <w:r w:rsidRPr="00C56655">
        <w:rPr>
          <w:noProof w:val="0"/>
        </w:rPr>
        <w:instrText xml:space="preserve">" </w:instrText>
      </w:r>
      <w:r w:rsidRPr="00C56655">
        <w:rPr>
          <w:rFonts w:hAnsi="Arial"/>
          <w:noProof w:val="0"/>
          <w:sz w:val="22"/>
          <w:szCs w:val="20"/>
        </w:rPr>
        <w:fldChar w:fldCharType="separate"/>
      </w:r>
      <w:hyperlink w:anchor="_Toc513580658" w:history="1">
        <w:r w:rsidR="00C56655" w:rsidRPr="00C56655">
          <w:rPr>
            <w:rStyle w:val="Hyperlink"/>
          </w:rPr>
          <w:t>Abbreviations</w:t>
        </w:r>
        <w:r w:rsidR="00C56655" w:rsidRPr="00C56655">
          <w:rPr>
            <w:webHidden/>
          </w:rPr>
          <w:tab/>
        </w:r>
        <w:r w:rsidR="00C56655" w:rsidRPr="00C56655">
          <w:rPr>
            <w:webHidden/>
          </w:rPr>
          <w:fldChar w:fldCharType="begin"/>
        </w:r>
        <w:r w:rsidR="00C56655" w:rsidRPr="00C56655">
          <w:rPr>
            <w:webHidden/>
          </w:rPr>
          <w:instrText xml:space="preserve"> PAGEREF _Toc513580658 \h </w:instrText>
        </w:r>
        <w:r w:rsidR="00C56655" w:rsidRPr="00C56655">
          <w:rPr>
            <w:webHidden/>
          </w:rPr>
        </w:r>
        <w:r w:rsidR="00C56655" w:rsidRPr="00C56655">
          <w:rPr>
            <w:webHidden/>
          </w:rPr>
          <w:fldChar w:fldCharType="separate"/>
        </w:r>
        <w:r w:rsidR="00C56655">
          <w:rPr>
            <w:webHidden/>
          </w:rPr>
          <w:t>6</w:t>
        </w:r>
        <w:r w:rsidR="00C56655" w:rsidRPr="00C56655">
          <w:rPr>
            <w:webHidden/>
          </w:rPr>
          <w:fldChar w:fldCharType="end"/>
        </w:r>
      </w:hyperlink>
    </w:p>
    <w:p w14:paraId="677B3DC5" w14:textId="77777777" w:rsidR="00C56655" w:rsidRPr="00C56655" w:rsidRDefault="00C56655">
      <w:pPr>
        <w:pStyle w:val="TOC1"/>
        <w:rPr>
          <w:rFonts w:asciiTheme="minorHAnsi" w:eastAsiaTheme="minorEastAsia" w:hAnsiTheme="minorHAnsi" w:cstheme="minorBidi"/>
          <w:b w:val="0"/>
          <w:caps w:val="0"/>
          <w:sz w:val="22"/>
          <w:szCs w:val="22"/>
          <w:lang w:eastAsia="en-GB"/>
        </w:rPr>
      </w:pPr>
      <w:hyperlink w:anchor="_Toc513580659" w:history="1">
        <w:r w:rsidRPr="00C56655">
          <w:rPr>
            <w:rStyle w:val="Hyperlink"/>
            <w:rFonts w:cs="Arial"/>
            <w14:scene3d>
              <w14:camera w14:prst="orthographicFront"/>
              <w14:lightRig w14:rig="threePt" w14:dir="t">
                <w14:rot w14:lat="0" w14:lon="0" w14:rev="0"/>
              </w14:lightRig>
            </w14:scene3d>
          </w:rPr>
          <w:t>1.</w:t>
        </w:r>
        <w:r w:rsidRPr="00C56655">
          <w:rPr>
            <w:rStyle w:val="Hyperlink"/>
          </w:rPr>
          <w:t xml:space="preserve"> INTRODUCTION</w:t>
        </w:r>
        <w:r w:rsidRPr="00C56655">
          <w:rPr>
            <w:webHidden/>
          </w:rPr>
          <w:tab/>
        </w:r>
        <w:r w:rsidRPr="00C56655">
          <w:rPr>
            <w:webHidden/>
          </w:rPr>
          <w:fldChar w:fldCharType="begin"/>
        </w:r>
        <w:r w:rsidRPr="00C56655">
          <w:rPr>
            <w:webHidden/>
          </w:rPr>
          <w:instrText xml:space="preserve"> PAGEREF _Toc513580659 \h </w:instrText>
        </w:r>
        <w:r w:rsidRPr="00C56655">
          <w:rPr>
            <w:webHidden/>
          </w:rPr>
        </w:r>
        <w:r w:rsidRPr="00C56655">
          <w:rPr>
            <w:webHidden/>
          </w:rPr>
          <w:fldChar w:fldCharType="separate"/>
        </w:r>
        <w:r>
          <w:rPr>
            <w:webHidden/>
          </w:rPr>
          <w:t>7</w:t>
        </w:r>
        <w:r w:rsidRPr="00C56655">
          <w:rPr>
            <w:webHidden/>
          </w:rPr>
          <w:fldChar w:fldCharType="end"/>
        </w:r>
      </w:hyperlink>
    </w:p>
    <w:p w14:paraId="7DFDA5D9" w14:textId="77777777" w:rsidR="00C56655" w:rsidRPr="00C56655" w:rsidRDefault="00C56655">
      <w:pPr>
        <w:pStyle w:val="TOC1"/>
        <w:rPr>
          <w:rFonts w:asciiTheme="minorHAnsi" w:eastAsiaTheme="minorEastAsia" w:hAnsiTheme="minorHAnsi" w:cstheme="minorBidi"/>
          <w:b w:val="0"/>
          <w:caps w:val="0"/>
          <w:sz w:val="22"/>
          <w:szCs w:val="22"/>
          <w:lang w:eastAsia="en-GB"/>
        </w:rPr>
      </w:pPr>
      <w:hyperlink w:anchor="_Toc513580660" w:history="1">
        <w:r w:rsidRPr="00C56655">
          <w:rPr>
            <w:rStyle w:val="Hyperlink"/>
            <w:rFonts w:cs="Arial"/>
            <w14:scene3d>
              <w14:camera w14:prst="orthographicFront"/>
              <w14:lightRig w14:rig="threePt" w14:dir="t">
                <w14:rot w14:lat="0" w14:lon="0" w14:rev="0"/>
              </w14:lightRig>
            </w14:scene3d>
          </w:rPr>
          <w:t>2.</w:t>
        </w:r>
        <w:r w:rsidRPr="00C56655">
          <w:rPr>
            <w:rStyle w:val="Hyperlink"/>
          </w:rPr>
          <w:t xml:space="preserve"> High-Level DEscription</w:t>
        </w:r>
        <w:r w:rsidRPr="00C56655">
          <w:rPr>
            <w:webHidden/>
          </w:rPr>
          <w:tab/>
        </w:r>
        <w:r w:rsidRPr="00C56655">
          <w:rPr>
            <w:webHidden/>
          </w:rPr>
          <w:fldChar w:fldCharType="begin"/>
        </w:r>
        <w:r w:rsidRPr="00C56655">
          <w:rPr>
            <w:webHidden/>
          </w:rPr>
          <w:instrText xml:space="preserve"> PAGEREF _Toc513580660 \h </w:instrText>
        </w:r>
        <w:r w:rsidRPr="00C56655">
          <w:rPr>
            <w:webHidden/>
          </w:rPr>
        </w:r>
        <w:r w:rsidRPr="00C56655">
          <w:rPr>
            <w:webHidden/>
          </w:rPr>
          <w:fldChar w:fldCharType="separate"/>
        </w:r>
        <w:r>
          <w:rPr>
            <w:webHidden/>
          </w:rPr>
          <w:t>8</w:t>
        </w:r>
        <w:r w:rsidRPr="00C56655">
          <w:rPr>
            <w:webHidden/>
          </w:rPr>
          <w:fldChar w:fldCharType="end"/>
        </w:r>
      </w:hyperlink>
    </w:p>
    <w:p w14:paraId="06D07CA2" w14:textId="77777777" w:rsidR="00C56655" w:rsidRPr="00C56655" w:rsidRDefault="00C56655">
      <w:pPr>
        <w:pStyle w:val="TOC2"/>
        <w:rPr>
          <w:rFonts w:asciiTheme="minorHAnsi" w:eastAsiaTheme="minorEastAsia" w:hAnsiTheme="minorHAnsi" w:cstheme="minorBidi"/>
          <w:caps w:val="0"/>
          <w:sz w:val="22"/>
          <w:szCs w:val="22"/>
          <w:lang w:eastAsia="en-GB"/>
        </w:rPr>
      </w:pPr>
      <w:hyperlink w:anchor="_Toc513580661" w:history="1">
        <w:r w:rsidRPr="00C56655">
          <w:rPr>
            <w:rStyle w:val="Hyperlink"/>
            <w:rFonts w:cs="Arial"/>
            <w14:scene3d>
              <w14:camera w14:prst="orthographicFront"/>
              <w14:lightRig w14:rig="threePt" w14:dir="t">
                <w14:rot w14:lat="0" w14:lon="0" w14:rev="0"/>
              </w14:lightRig>
            </w14:scene3d>
          </w:rPr>
          <w:t>2.1.</w:t>
        </w:r>
        <w:r w:rsidRPr="00C56655">
          <w:rPr>
            <w:rStyle w:val="Hyperlink"/>
          </w:rPr>
          <w:t xml:space="preserve"> Overview</w:t>
        </w:r>
        <w:r w:rsidRPr="00C56655">
          <w:rPr>
            <w:webHidden/>
          </w:rPr>
          <w:tab/>
        </w:r>
        <w:r w:rsidRPr="00C56655">
          <w:rPr>
            <w:webHidden/>
          </w:rPr>
          <w:fldChar w:fldCharType="begin"/>
        </w:r>
        <w:r w:rsidRPr="00C56655">
          <w:rPr>
            <w:webHidden/>
          </w:rPr>
          <w:instrText xml:space="preserve"> PAGEREF _Toc513580661 \h </w:instrText>
        </w:r>
        <w:r w:rsidRPr="00C56655">
          <w:rPr>
            <w:webHidden/>
          </w:rPr>
        </w:r>
        <w:r w:rsidRPr="00C56655">
          <w:rPr>
            <w:webHidden/>
          </w:rPr>
          <w:fldChar w:fldCharType="separate"/>
        </w:r>
        <w:r>
          <w:rPr>
            <w:webHidden/>
          </w:rPr>
          <w:t>8</w:t>
        </w:r>
        <w:r w:rsidRPr="00C56655">
          <w:rPr>
            <w:webHidden/>
          </w:rPr>
          <w:fldChar w:fldCharType="end"/>
        </w:r>
      </w:hyperlink>
    </w:p>
    <w:p w14:paraId="0749FDA4" w14:textId="77777777" w:rsidR="00C56655" w:rsidRPr="00C56655" w:rsidRDefault="00C56655">
      <w:pPr>
        <w:pStyle w:val="TOC3"/>
        <w:rPr>
          <w:rFonts w:asciiTheme="minorHAnsi" w:eastAsiaTheme="minorEastAsia" w:hAnsiTheme="minorHAnsi" w:cstheme="minorBidi"/>
          <w:sz w:val="22"/>
          <w:szCs w:val="22"/>
          <w:lang w:eastAsia="en-GB"/>
        </w:rPr>
      </w:pPr>
      <w:hyperlink w:anchor="_Toc513580662" w:history="1">
        <w:r w:rsidRPr="00C56655">
          <w:rPr>
            <w:rStyle w:val="Hyperlink"/>
            <w:rFonts w:cs="Arial"/>
            <w14:scene3d>
              <w14:camera w14:prst="orthographicFront"/>
              <w14:lightRig w14:rig="threePt" w14:dir="t">
                <w14:rot w14:lat="0" w14:lon="0" w14:rev="0"/>
              </w14:lightRig>
            </w14:scene3d>
          </w:rPr>
          <w:t>2.1.1.</w:t>
        </w:r>
        <w:r w:rsidRPr="00C56655">
          <w:rPr>
            <w:rStyle w:val="Hyperlink"/>
          </w:rPr>
          <w:t xml:space="preserve"> Microsoft Word Templates</w:t>
        </w:r>
        <w:r w:rsidRPr="00C56655">
          <w:rPr>
            <w:webHidden/>
          </w:rPr>
          <w:tab/>
        </w:r>
        <w:r w:rsidRPr="00C56655">
          <w:rPr>
            <w:webHidden/>
          </w:rPr>
          <w:fldChar w:fldCharType="begin"/>
        </w:r>
        <w:r w:rsidRPr="00C56655">
          <w:rPr>
            <w:webHidden/>
          </w:rPr>
          <w:instrText xml:space="preserve"> PAGEREF _Toc513580662 \h </w:instrText>
        </w:r>
        <w:r w:rsidRPr="00C56655">
          <w:rPr>
            <w:webHidden/>
          </w:rPr>
        </w:r>
        <w:r w:rsidRPr="00C56655">
          <w:rPr>
            <w:webHidden/>
          </w:rPr>
          <w:fldChar w:fldCharType="separate"/>
        </w:r>
        <w:r>
          <w:rPr>
            <w:webHidden/>
          </w:rPr>
          <w:t>8</w:t>
        </w:r>
        <w:r w:rsidRPr="00C56655">
          <w:rPr>
            <w:webHidden/>
          </w:rPr>
          <w:fldChar w:fldCharType="end"/>
        </w:r>
      </w:hyperlink>
    </w:p>
    <w:p w14:paraId="3C942531" w14:textId="77777777" w:rsidR="00C56655" w:rsidRPr="00C56655" w:rsidRDefault="00C56655">
      <w:pPr>
        <w:pStyle w:val="TOC3"/>
        <w:rPr>
          <w:rFonts w:asciiTheme="minorHAnsi" w:eastAsiaTheme="minorEastAsia" w:hAnsiTheme="minorHAnsi" w:cstheme="minorBidi"/>
          <w:sz w:val="22"/>
          <w:szCs w:val="22"/>
          <w:lang w:eastAsia="en-GB"/>
        </w:rPr>
      </w:pPr>
      <w:hyperlink w:anchor="_Toc513580663" w:history="1">
        <w:r w:rsidRPr="00C56655">
          <w:rPr>
            <w:rStyle w:val="Hyperlink"/>
            <w:rFonts w:cs="Arial"/>
            <w14:scene3d>
              <w14:camera w14:prst="orthographicFront"/>
              <w14:lightRig w14:rig="threePt" w14:dir="t">
                <w14:rot w14:lat="0" w14:lon="0" w14:rev="0"/>
              </w14:lightRig>
            </w14:scene3d>
          </w:rPr>
          <w:t>2.1.2.</w:t>
        </w:r>
        <w:r w:rsidRPr="00C56655">
          <w:rPr>
            <w:rStyle w:val="Hyperlink"/>
          </w:rPr>
          <w:t xml:space="preserve"> Template Database</w:t>
        </w:r>
        <w:r w:rsidRPr="00C56655">
          <w:rPr>
            <w:webHidden/>
          </w:rPr>
          <w:tab/>
        </w:r>
        <w:r w:rsidRPr="00C56655">
          <w:rPr>
            <w:webHidden/>
          </w:rPr>
          <w:fldChar w:fldCharType="begin"/>
        </w:r>
        <w:r w:rsidRPr="00C56655">
          <w:rPr>
            <w:webHidden/>
          </w:rPr>
          <w:instrText xml:space="preserve"> PAGEREF _Toc513580663 \h </w:instrText>
        </w:r>
        <w:r w:rsidRPr="00C56655">
          <w:rPr>
            <w:webHidden/>
          </w:rPr>
        </w:r>
        <w:r w:rsidRPr="00C56655">
          <w:rPr>
            <w:webHidden/>
          </w:rPr>
          <w:fldChar w:fldCharType="separate"/>
        </w:r>
        <w:r>
          <w:rPr>
            <w:webHidden/>
          </w:rPr>
          <w:t>8</w:t>
        </w:r>
        <w:r w:rsidRPr="00C56655">
          <w:rPr>
            <w:webHidden/>
          </w:rPr>
          <w:fldChar w:fldCharType="end"/>
        </w:r>
      </w:hyperlink>
    </w:p>
    <w:p w14:paraId="1A638D83" w14:textId="77777777" w:rsidR="00C56655" w:rsidRPr="00C56655" w:rsidRDefault="00C56655">
      <w:pPr>
        <w:pStyle w:val="TOC3"/>
        <w:rPr>
          <w:rFonts w:asciiTheme="minorHAnsi" w:eastAsiaTheme="minorEastAsia" w:hAnsiTheme="minorHAnsi" w:cstheme="minorBidi"/>
          <w:sz w:val="22"/>
          <w:szCs w:val="22"/>
          <w:lang w:eastAsia="en-GB"/>
        </w:rPr>
      </w:pPr>
      <w:hyperlink w:anchor="_Toc513580664" w:history="1">
        <w:r w:rsidRPr="00C56655">
          <w:rPr>
            <w:rStyle w:val="Hyperlink"/>
            <w:rFonts w:cs="Arial"/>
            <w14:scene3d>
              <w14:camera w14:prst="orthographicFront"/>
              <w14:lightRig w14:rig="threePt" w14:dir="t">
                <w14:rot w14:lat="0" w14:lon="0" w14:rev="0"/>
              </w14:lightRig>
            </w14:scene3d>
          </w:rPr>
          <w:t>2.1.3.</w:t>
        </w:r>
        <w:r w:rsidRPr="00C56655">
          <w:rPr>
            <w:rStyle w:val="Hyperlink"/>
          </w:rPr>
          <w:t xml:space="preserve"> Business Contacts Database</w:t>
        </w:r>
        <w:r w:rsidRPr="00C56655">
          <w:rPr>
            <w:webHidden/>
          </w:rPr>
          <w:tab/>
        </w:r>
        <w:r w:rsidRPr="00C56655">
          <w:rPr>
            <w:webHidden/>
          </w:rPr>
          <w:fldChar w:fldCharType="begin"/>
        </w:r>
        <w:r w:rsidRPr="00C56655">
          <w:rPr>
            <w:webHidden/>
          </w:rPr>
          <w:instrText xml:space="preserve"> PAGEREF _Toc513580664 \h </w:instrText>
        </w:r>
        <w:r w:rsidRPr="00C56655">
          <w:rPr>
            <w:webHidden/>
          </w:rPr>
        </w:r>
        <w:r w:rsidRPr="00C56655">
          <w:rPr>
            <w:webHidden/>
          </w:rPr>
          <w:fldChar w:fldCharType="separate"/>
        </w:r>
        <w:r>
          <w:rPr>
            <w:webHidden/>
          </w:rPr>
          <w:t>8</w:t>
        </w:r>
        <w:r w:rsidRPr="00C56655">
          <w:rPr>
            <w:webHidden/>
          </w:rPr>
          <w:fldChar w:fldCharType="end"/>
        </w:r>
      </w:hyperlink>
    </w:p>
    <w:p w14:paraId="7838A3B7" w14:textId="77777777" w:rsidR="00C56655" w:rsidRPr="00C56655" w:rsidRDefault="00C56655">
      <w:pPr>
        <w:pStyle w:val="TOC3"/>
        <w:rPr>
          <w:rFonts w:asciiTheme="minorHAnsi" w:eastAsiaTheme="minorEastAsia" w:hAnsiTheme="minorHAnsi" w:cstheme="minorBidi"/>
          <w:sz w:val="22"/>
          <w:szCs w:val="22"/>
          <w:lang w:eastAsia="en-GB"/>
        </w:rPr>
      </w:pPr>
      <w:hyperlink w:anchor="_Toc513580665" w:history="1">
        <w:r w:rsidRPr="00C56655">
          <w:rPr>
            <w:rStyle w:val="Hyperlink"/>
            <w:rFonts w:cs="Arial"/>
            <w14:scene3d>
              <w14:camera w14:prst="orthographicFront"/>
              <w14:lightRig w14:rig="threePt" w14:dir="t">
                <w14:rot w14:lat="0" w14:lon="0" w14:rev="0"/>
              </w14:lightRig>
            </w14:scene3d>
          </w:rPr>
          <w:t>2.1.4.</w:t>
        </w:r>
        <w:r w:rsidRPr="00C56655">
          <w:rPr>
            <w:rStyle w:val="Hyperlink"/>
          </w:rPr>
          <w:t xml:space="preserve"> User Abbreviations Database</w:t>
        </w:r>
        <w:r w:rsidRPr="00C56655">
          <w:rPr>
            <w:webHidden/>
          </w:rPr>
          <w:tab/>
        </w:r>
        <w:r w:rsidRPr="00C56655">
          <w:rPr>
            <w:webHidden/>
          </w:rPr>
          <w:fldChar w:fldCharType="begin"/>
        </w:r>
        <w:r w:rsidRPr="00C56655">
          <w:rPr>
            <w:webHidden/>
          </w:rPr>
          <w:instrText xml:space="preserve"> PAGEREF _Toc513580665 \h </w:instrText>
        </w:r>
        <w:r w:rsidRPr="00C56655">
          <w:rPr>
            <w:webHidden/>
          </w:rPr>
        </w:r>
        <w:r w:rsidRPr="00C56655">
          <w:rPr>
            <w:webHidden/>
          </w:rPr>
          <w:fldChar w:fldCharType="separate"/>
        </w:r>
        <w:r>
          <w:rPr>
            <w:webHidden/>
          </w:rPr>
          <w:t>8</w:t>
        </w:r>
        <w:r w:rsidRPr="00C56655">
          <w:rPr>
            <w:webHidden/>
          </w:rPr>
          <w:fldChar w:fldCharType="end"/>
        </w:r>
      </w:hyperlink>
    </w:p>
    <w:p w14:paraId="2FEDAE79" w14:textId="77777777" w:rsidR="00C56655" w:rsidRPr="00C56655" w:rsidRDefault="00C56655">
      <w:pPr>
        <w:pStyle w:val="TOC3"/>
        <w:rPr>
          <w:rFonts w:asciiTheme="minorHAnsi" w:eastAsiaTheme="minorEastAsia" w:hAnsiTheme="minorHAnsi" w:cstheme="minorBidi"/>
          <w:sz w:val="22"/>
          <w:szCs w:val="22"/>
          <w:lang w:eastAsia="en-GB"/>
        </w:rPr>
      </w:pPr>
      <w:hyperlink w:anchor="_Toc513580666" w:history="1">
        <w:r w:rsidRPr="00C56655">
          <w:rPr>
            <w:rStyle w:val="Hyperlink"/>
            <w:rFonts w:cs="Arial"/>
            <w14:scene3d>
              <w14:camera w14:prst="orthographicFront"/>
              <w14:lightRig w14:rig="threePt" w14:dir="t">
                <w14:rot w14:lat="0" w14:lon="0" w14:rev="0"/>
              </w14:lightRig>
            </w14:scene3d>
          </w:rPr>
          <w:t>2.1.5.</w:t>
        </w:r>
        <w:r w:rsidRPr="00C56655">
          <w:rPr>
            <w:rStyle w:val="Hyperlink"/>
          </w:rPr>
          <w:t xml:space="preserve"> Resources and Competencies Database</w:t>
        </w:r>
        <w:r w:rsidRPr="00C56655">
          <w:rPr>
            <w:webHidden/>
          </w:rPr>
          <w:tab/>
        </w:r>
        <w:r w:rsidRPr="00C56655">
          <w:rPr>
            <w:webHidden/>
          </w:rPr>
          <w:fldChar w:fldCharType="begin"/>
        </w:r>
        <w:r w:rsidRPr="00C56655">
          <w:rPr>
            <w:webHidden/>
          </w:rPr>
          <w:instrText xml:space="preserve"> PAGEREF _Toc513580666 \h </w:instrText>
        </w:r>
        <w:r w:rsidRPr="00C56655">
          <w:rPr>
            <w:webHidden/>
          </w:rPr>
        </w:r>
        <w:r w:rsidRPr="00C56655">
          <w:rPr>
            <w:webHidden/>
          </w:rPr>
          <w:fldChar w:fldCharType="separate"/>
        </w:r>
        <w:r>
          <w:rPr>
            <w:webHidden/>
          </w:rPr>
          <w:t>8</w:t>
        </w:r>
        <w:r w:rsidRPr="00C56655">
          <w:rPr>
            <w:webHidden/>
          </w:rPr>
          <w:fldChar w:fldCharType="end"/>
        </w:r>
      </w:hyperlink>
    </w:p>
    <w:p w14:paraId="4C4B2FB3" w14:textId="77777777" w:rsidR="00C56655" w:rsidRPr="00C56655" w:rsidRDefault="00C56655">
      <w:pPr>
        <w:pStyle w:val="TOC3"/>
        <w:rPr>
          <w:rFonts w:asciiTheme="minorHAnsi" w:eastAsiaTheme="minorEastAsia" w:hAnsiTheme="minorHAnsi" w:cstheme="minorBidi"/>
          <w:sz w:val="22"/>
          <w:szCs w:val="22"/>
          <w:lang w:eastAsia="en-GB"/>
        </w:rPr>
      </w:pPr>
      <w:hyperlink w:anchor="_Toc513580667" w:history="1">
        <w:r w:rsidRPr="00C56655">
          <w:rPr>
            <w:rStyle w:val="Hyperlink"/>
            <w:rFonts w:cs="Arial"/>
            <w14:scene3d>
              <w14:camera w14:prst="orthographicFront"/>
              <w14:lightRig w14:rig="threePt" w14:dir="t">
                <w14:rot w14:lat="0" w14:lon="0" w14:rev="0"/>
              </w14:lightRig>
            </w14:scene3d>
          </w:rPr>
          <w:t>2.1.6.</w:t>
        </w:r>
        <w:r w:rsidRPr="00C56655">
          <w:rPr>
            <w:rStyle w:val="Hyperlink"/>
          </w:rPr>
          <w:t xml:space="preserve"> Clauses Database</w:t>
        </w:r>
        <w:r w:rsidRPr="00C56655">
          <w:rPr>
            <w:webHidden/>
          </w:rPr>
          <w:tab/>
        </w:r>
        <w:r w:rsidRPr="00C56655">
          <w:rPr>
            <w:webHidden/>
          </w:rPr>
          <w:fldChar w:fldCharType="begin"/>
        </w:r>
        <w:r w:rsidRPr="00C56655">
          <w:rPr>
            <w:webHidden/>
          </w:rPr>
          <w:instrText xml:space="preserve"> PAGEREF _Toc513580667 \h </w:instrText>
        </w:r>
        <w:r w:rsidRPr="00C56655">
          <w:rPr>
            <w:webHidden/>
          </w:rPr>
        </w:r>
        <w:r w:rsidRPr="00C56655">
          <w:rPr>
            <w:webHidden/>
          </w:rPr>
          <w:fldChar w:fldCharType="separate"/>
        </w:r>
        <w:r>
          <w:rPr>
            <w:webHidden/>
          </w:rPr>
          <w:t>9</w:t>
        </w:r>
        <w:r w:rsidRPr="00C56655">
          <w:rPr>
            <w:webHidden/>
          </w:rPr>
          <w:fldChar w:fldCharType="end"/>
        </w:r>
      </w:hyperlink>
    </w:p>
    <w:p w14:paraId="7B71B466" w14:textId="77777777" w:rsidR="00C56655" w:rsidRPr="00C56655" w:rsidRDefault="00C56655">
      <w:pPr>
        <w:pStyle w:val="TOC3"/>
        <w:rPr>
          <w:rFonts w:asciiTheme="minorHAnsi" w:eastAsiaTheme="minorEastAsia" w:hAnsiTheme="minorHAnsi" w:cstheme="minorBidi"/>
          <w:sz w:val="22"/>
          <w:szCs w:val="22"/>
          <w:lang w:eastAsia="en-GB"/>
        </w:rPr>
      </w:pPr>
      <w:hyperlink w:anchor="_Toc513580668" w:history="1">
        <w:r w:rsidRPr="00C56655">
          <w:rPr>
            <w:rStyle w:val="Hyperlink"/>
            <w:rFonts w:cs="Arial"/>
            <w14:scene3d>
              <w14:camera w14:prst="orthographicFront"/>
              <w14:lightRig w14:rig="threePt" w14:dir="t">
                <w14:rot w14:lat="0" w14:lon="0" w14:rev="0"/>
              </w14:lightRig>
            </w14:scene3d>
          </w:rPr>
          <w:t>2.1.7.</w:t>
        </w:r>
        <w:r w:rsidRPr="00C56655">
          <w:rPr>
            <w:rStyle w:val="Hyperlink"/>
          </w:rPr>
          <w:t xml:space="preserve"> Product Data Management System Interface</w:t>
        </w:r>
        <w:r w:rsidRPr="00C56655">
          <w:rPr>
            <w:webHidden/>
          </w:rPr>
          <w:tab/>
        </w:r>
        <w:r w:rsidRPr="00C56655">
          <w:rPr>
            <w:webHidden/>
          </w:rPr>
          <w:fldChar w:fldCharType="begin"/>
        </w:r>
        <w:r w:rsidRPr="00C56655">
          <w:rPr>
            <w:webHidden/>
          </w:rPr>
          <w:instrText xml:space="preserve"> PAGEREF _Toc513580668 \h </w:instrText>
        </w:r>
        <w:r w:rsidRPr="00C56655">
          <w:rPr>
            <w:webHidden/>
          </w:rPr>
        </w:r>
        <w:r w:rsidRPr="00C56655">
          <w:rPr>
            <w:webHidden/>
          </w:rPr>
          <w:fldChar w:fldCharType="separate"/>
        </w:r>
        <w:r>
          <w:rPr>
            <w:webHidden/>
          </w:rPr>
          <w:t>9</w:t>
        </w:r>
        <w:r w:rsidRPr="00C56655">
          <w:rPr>
            <w:webHidden/>
          </w:rPr>
          <w:fldChar w:fldCharType="end"/>
        </w:r>
      </w:hyperlink>
    </w:p>
    <w:p w14:paraId="5422AD1B" w14:textId="77777777" w:rsidR="00C56655" w:rsidRPr="00C56655" w:rsidRDefault="00C56655">
      <w:pPr>
        <w:pStyle w:val="TOC3"/>
        <w:rPr>
          <w:rFonts w:asciiTheme="minorHAnsi" w:eastAsiaTheme="minorEastAsia" w:hAnsiTheme="minorHAnsi" w:cstheme="minorBidi"/>
          <w:sz w:val="22"/>
          <w:szCs w:val="22"/>
          <w:lang w:eastAsia="en-GB"/>
        </w:rPr>
      </w:pPr>
      <w:hyperlink w:anchor="_Toc513580669" w:history="1">
        <w:r w:rsidRPr="00C56655">
          <w:rPr>
            <w:rStyle w:val="Hyperlink"/>
            <w:rFonts w:cs="Arial"/>
            <w14:scene3d>
              <w14:camera w14:prst="orthographicFront"/>
              <w14:lightRig w14:rig="threePt" w14:dir="t">
                <w14:rot w14:lat="0" w14:lon="0" w14:rev="0"/>
              </w14:lightRig>
            </w14:scene3d>
          </w:rPr>
          <w:t>2.1.8.</w:t>
        </w:r>
        <w:r w:rsidRPr="00C56655">
          <w:rPr>
            <w:rStyle w:val="Hyperlink"/>
          </w:rPr>
          <w:t xml:space="preserve"> Competency Database</w:t>
        </w:r>
        <w:r w:rsidRPr="00C56655">
          <w:rPr>
            <w:webHidden/>
          </w:rPr>
          <w:tab/>
        </w:r>
        <w:r w:rsidRPr="00C56655">
          <w:rPr>
            <w:webHidden/>
          </w:rPr>
          <w:fldChar w:fldCharType="begin"/>
        </w:r>
        <w:r w:rsidRPr="00C56655">
          <w:rPr>
            <w:webHidden/>
          </w:rPr>
          <w:instrText xml:space="preserve"> PAGEREF _Toc513580669 \h </w:instrText>
        </w:r>
        <w:r w:rsidRPr="00C56655">
          <w:rPr>
            <w:webHidden/>
          </w:rPr>
        </w:r>
        <w:r w:rsidRPr="00C56655">
          <w:rPr>
            <w:webHidden/>
          </w:rPr>
          <w:fldChar w:fldCharType="separate"/>
        </w:r>
        <w:r>
          <w:rPr>
            <w:webHidden/>
          </w:rPr>
          <w:t>9</w:t>
        </w:r>
        <w:r w:rsidRPr="00C56655">
          <w:rPr>
            <w:webHidden/>
          </w:rPr>
          <w:fldChar w:fldCharType="end"/>
        </w:r>
      </w:hyperlink>
    </w:p>
    <w:p w14:paraId="5157CEFB" w14:textId="77777777" w:rsidR="00C56655" w:rsidRPr="00C56655" w:rsidRDefault="00C56655">
      <w:pPr>
        <w:pStyle w:val="TOC2"/>
        <w:rPr>
          <w:rFonts w:asciiTheme="minorHAnsi" w:eastAsiaTheme="minorEastAsia" w:hAnsiTheme="minorHAnsi" w:cstheme="minorBidi"/>
          <w:caps w:val="0"/>
          <w:sz w:val="22"/>
          <w:szCs w:val="22"/>
          <w:lang w:eastAsia="en-GB"/>
        </w:rPr>
      </w:pPr>
      <w:hyperlink w:anchor="_Toc513580670" w:history="1">
        <w:r w:rsidRPr="00C56655">
          <w:rPr>
            <w:rStyle w:val="Hyperlink"/>
            <w:rFonts w:cs="Arial"/>
            <w14:scene3d>
              <w14:camera w14:prst="orthographicFront"/>
              <w14:lightRig w14:rig="threePt" w14:dir="t">
                <w14:rot w14:lat="0" w14:lon="0" w14:rev="0"/>
              </w14:lightRig>
            </w14:scene3d>
          </w:rPr>
          <w:t>2.2.</w:t>
        </w:r>
        <w:r w:rsidRPr="00C56655">
          <w:rPr>
            <w:rStyle w:val="Hyperlink"/>
          </w:rPr>
          <w:t xml:space="preserve"> Installed Components</w:t>
        </w:r>
        <w:r w:rsidRPr="00C56655">
          <w:rPr>
            <w:webHidden/>
          </w:rPr>
          <w:tab/>
        </w:r>
        <w:r w:rsidRPr="00C56655">
          <w:rPr>
            <w:webHidden/>
          </w:rPr>
          <w:fldChar w:fldCharType="begin"/>
        </w:r>
        <w:r w:rsidRPr="00C56655">
          <w:rPr>
            <w:webHidden/>
          </w:rPr>
          <w:instrText xml:space="preserve"> PAGEREF _Toc513580670 \h </w:instrText>
        </w:r>
        <w:r w:rsidRPr="00C56655">
          <w:rPr>
            <w:webHidden/>
          </w:rPr>
        </w:r>
        <w:r w:rsidRPr="00C56655">
          <w:rPr>
            <w:webHidden/>
          </w:rPr>
          <w:fldChar w:fldCharType="separate"/>
        </w:r>
        <w:r>
          <w:rPr>
            <w:webHidden/>
          </w:rPr>
          <w:t>9</w:t>
        </w:r>
        <w:r w:rsidRPr="00C56655">
          <w:rPr>
            <w:webHidden/>
          </w:rPr>
          <w:fldChar w:fldCharType="end"/>
        </w:r>
      </w:hyperlink>
    </w:p>
    <w:p w14:paraId="30AC5BC9" w14:textId="77777777" w:rsidR="00C56655" w:rsidRPr="00C56655" w:rsidRDefault="00C56655">
      <w:pPr>
        <w:pStyle w:val="TOC3"/>
        <w:rPr>
          <w:rFonts w:asciiTheme="minorHAnsi" w:eastAsiaTheme="minorEastAsia" w:hAnsiTheme="minorHAnsi" w:cstheme="minorBidi"/>
          <w:sz w:val="22"/>
          <w:szCs w:val="22"/>
          <w:lang w:eastAsia="en-GB"/>
        </w:rPr>
      </w:pPr>
      <w:hyperlink w:anchor="_Toc513580671" w:history="1">
        <w:r w:rsidRPr="00C56655">
          <w:rPr>
            <w:rStyle w:val="Hyperlink"/>
            <w:rFonts w:cs="Arial"/>
            <w14:scene3d>
              <w14:camera w14:prst="orthographicFront"/>
              <w14:lightRig w14:rig="threePt" w14:dir="t">
                <w14:rot w14:lat="0" w14:lon="0" w14:rev="0"/>
              </w14:lightRig>
            </w14:scene3d>
          </w:rPr>
          <w:t>2.2.1.</w:t>
        </w:r>
        <w:r w:rsidRPr="00C56655">
          <w:rPr>
            <w:rStyle w:val="Hyperlink"/>
          </w:rPr>
          <w:t xml:space="preserve"> Base Template Folder</w:t>
        </w:r>
        <w:r w:rsidRPr="00C56655">
          <w:rPr>
            <w:webHidden/>
          </w:rPr>
          <w:tab/>
        </w:r>
        <w:r w:rsidRPr="00C56655">
          <w:rPr>
            <w:webHidden/>
          </w:rPr>
          <w:fldChar w:fldCharType="begin"/>
        </w:r>
        <w:r w:rsidRPr="00C56655">
          <w:rPr>
            <w:webHidden/>
          </w:rPr>
          <w:instrText xml:space="preserve"> PAGEREF _Toc513580671 \h </w:instrText>
        </w:r>
        <w:r w:rsidRPr="00C56655">
          <w:rPr>
            <w:webHidden/>
          </w:rPr>
        </w:r>
        <w:r w:rsidRPr="00C56655">
          <w:rPr>
            <w:webHidden/>
          </w:rPr>
          <w:fldChar w:fldCharType="separate"/>
        </w:r>
        <w:r>
          <w:rPr>
            <w:webHidden/>
          </w:rPr>
          <w:t>9</w:t>
        </w:r>
        <w:r w:rsidRPr="00C56655">
          <w:rPr>
            <w:webHidden/>
          </w:rPr>
          <w:fldChar w:fldCharType="end"/>
        </w:r>
      </w:hyperlink>
    </w:p>
    <w:p w14:paraId="5F49F75F" w14:textId="77777777" w:rsidR="00C56655" w:rsidRPr="00C56655" w:rsidRDefault="00C56655">
      <w:pPr>
        <w:pStyle w:val="TOC3"/>
        <w:rPr>
          <w:rFonts w:asciiTheme="minorHAnsi" w:eastAsiaTheme="minorEastAsia" w:hAnsiTheme="minorHAnsi" w:cstheme="minorBidi"/>
          <w:sz w:val="22"/>
          <w:szCs w:val="22"/>
          <w:lang w:eastAsia="en-GB"/>
        </w:rPr>
      </w:pPr>
      <w:hyperlink w:anchor="_Toc513580672" w:history="1">
        <w:r w:rsidRPr="00C56655">
          <w:rPr>
            <w:rStyle w:val="Hyperlink"/>
            <w:rFonts w:cs="Arial"/>
            <w14:scene3d>
              <w14:camera w14:prst="orthographicFront"/>
              <w14:lightRig w14:rig="threePt" w14:dir="t">
                <w14:rot w14:lat="0" w14:lon="0" w14:rev="0"/>
              </w14:lightRig>
            </w14:scene3d>
          </w:rPr>
          <w:t>2.2.2.</w:t>
        </w:r>
        <w:r w:rsidRPr="00C56655">
          <w:rPr>
            <w:rStyle w:val="Hyperlink"/>
          </w:rPr>
          <w:t xml:space="preserve"> Company-specific Folder</w:t>
        </w:r>
        <w:r w:rsidRPr="00C56655">
          <w:rPr>
            <w:webHidden/>
          </w:rPr>
          <w:tab/>
        </w:r>
        <w:r w:rsidRPr="00C56655">
          <w:rPr>
            <w:webHidden/>
          </w:rPr>
          <w:fldChar w:fldCharType="begin"/>
        </w:r>
        <w:r w:rsidRPr="00C56655">
          <w:rPr>
            <w:webHidden/>
          </w:rPr>
          <w:instrText xml:space="preserve"> PAGEREF _Toc513580672 \h </w:instrText>
        </w:r>
        <w:r w:rsidRPr="00C56655">
          <w:rPr>
            <w:webHidden/>
          </w:rPr>
        </w:r>
        <w:r w:rsidRPr="00C56655">
          <w:rPr>
            <w:webHidden/>
          </w:rPr>
          <w:fldChar w:fldCharType="separate"/>
        </w:r>
        <w:r>
          <w:rPr>
            <w:webHidden/>
          </w:rPr>
          <w:t>10</w:t>
        </w:r>
        <w:r w:rsidRPr="00C56655">
          <w:rPr>
            <w:webHidden/>
          </w:rPr>
          <w:fldChar w:fldCharType="end"/>
        </w:r>
      </w:hyperlink>
    </w:p>
    <w:p w14:paraId="33A3F10C" w14:textId="77777777" w:rsidR="00C56655" w:rsidRPr="00C56655" w:rsidRDefault="00C56655">
      <w:pPr>
        <w:pStyle w:val="TOC4"/>
        <w:rPr>
          <w:rFonts w:asciiTheme="minorHAnsi" w:eastAsiaTheme="minorEastAsia" w:hAnsiTheme="minorHAnsi" w:cstheme="minorBidi"/>
          <w:sz w:val="22"/>
          <w:szCs w:val="22"/>
          <w:lang w:eastAsia="en-GB"/>
        </w:rPr>
      </w:pPr>
      <w:hyperlink w:anchor="_Toc513580673" w:history="1">
        <w:r w:rsidRPr="00C56655">
          <w:rPr>
            <w:rStyle w:val="Hyperlink"/>
            <w:rFonts w:cs="Arial"/>
            <w14:scene3d>
              <w14:camera w14:prst="orthographicFront"/>
              <w14:lightRig w14:rig="threePt" w14:dir="t">
                <w14:rot w14:lat="0" w14:lon="0" w14:rev="0"/>
              </w14:lightRig>
            </w14:scene3d>
          </w:rPr>
          <w:t>2.2.2.1.</w:t>
        </w:r>
        <w:r w:rsidRPr="00C56655">
          <w:rPr>
            <w:rStyle w:val="Hyperlink"/>
          </w:rPr>
          <w:t xml:space="preserve"> Company-specific Template Folder</w:t>
        </w:r>
        <w:r w:rsidRPr="00C56655">
          <w:rPr>
            <w:webHidden/>
          </w:rPr>
          <w:tab/>
        </w:r>
        <w:r w:rsidRPr="00C56655">
          <w:rPr>
            <w:webHidden/>
          </w:rPr>
          <w:fldChar w:fldCharType="begin"/>
        </w:r>
        <w:r w:rsidRPr="00C56655">
          <w:rPr>
            <w:webHidden/>
          </w:rPr>
          <w:instrText xml:space="preserve"> PAGEREF _Toc513580673 \h </w:instrText>
        </w:r>
        <w:r w:rsidRPr="00C56655">
          <w:rPr>
            <w:webHidden/>
          </w:rPr>
        </w:r>
        <w:r w:rsidRPr="00C56655">
          <w:rPr>
            <w:webHidden/>
          </w:rPr>
          <w:fldChar w:fldCharType="separate"/>
        </w:r>
        <w:r>
          <w:rPr>
            <w:webHidden/>
          </w:rPr>
          <w:t>10</w:t>
        </w:r>
        <w:r w:rsidRPr="00C56655">
          <w:rPr>
            <w:webHidden/>
          </w:rPr>
          <w:fldChar w:fldCharType="end"/>
        </w:r>
      </w:hyperlink>
    </w:p>
    <w:p w14:paraId="336324AA" w14:textId="77777777" w:rsidR="00C56655" w:rsidRPr="00C56655" w:rsidRDefault="00C56655">
      <w:pPr>
        <w:pStyle w:val="TOC4"/>
        <w:rPr>
          <w:rFonts w:asciiTheme="minorHAnsi" w:eastAsiaTheme="minorEastAsia" w:hAnsiTheme="minorHAnsi" w:cstheme="minorBidi"/>
          <w:sz w:val="22"/>
          <w:szCs w:val="22"/>
          <w:lang w:eastAsia="en-GB"/>
        </w:rPr>
      </w:pPr>
      <w:hyperlink w:anchor="_Toc513580674" w:history="1">
        <w:r w:rsidRPr="00C56655">
          <w:rPr>
            <w:rStyle w:val="Hyperlink"/>
            <w:rFonts w:cs="Arial"/>
            <w14:scene3d>
              <w14:camera w14:prst="orthographicFront"/>
              <w14:lightRig w14:rig="threePt" w14:dir="t">
                <w14:rot w14:lat="0" w14:lon="0" w14:rev="0"/>
              </w14:lightRig>
            </w14:scene3d>
          </w:rPr>
          <w:t>2.2.2.2.</w:t>
        </w:r>
        <w:r w:rsidRPr="00C56655">
          <w:rPr>
            <w:rStyle w:val="Hyperlink"/>
          </w:rPr>
          <w:t xml:space="preserve"> Company-specific Layouts Folder</w:t>
        </w:r>
        <w:r w:rsidRPr="00C56655">
          <w:rPr>
            <w:webHidden/>
          </w:rPr>
          <w:tab/>
        </w:r>
        <w:r w:rsidRPr="00C56655">
          <w:rPr>
            <w:webHidden/>
          </w:rPr>
          <w:fldChar w:fldCharType="begin"/>
        </w:r>
        <w:r w:rsidRPr="00C56655">
          <w:rPr>
            <w:webHidden/>
          </w:rPr>
          <w:instrText xml:space="preserve"> PAGEREF _Toc513580674 \h </w:instrText>
        </w:r>
        <w:r w:rsidRPr="00C56655">
          <w:rPr>
            <w:webHidden/>
          </w:rPr>
        </w:r>
        <w:r w:rsidRPr="00C56655">
          <w:rPr>
            <w:webHidden/>
          </w:rPr>
          <w:fldChar w:fldCharType="separate"/>
        </w:r>
        <w:r>
          <w:rPr>
            <w:webHidden/>
          </w:rPr>
          <w:t>10</w:t>
        </w:r>
        <w:r w:rsidRPr="00C56655">
          <w:rPr>
            <w:webHidden/>
          </w:rPr>
          <w:fldChar w:fldCharType="end"/>
        </w:r>
      </w:hyperlink>
    </w:p>
    <w:p w14:paraId="7D825649" w14:textId="77777777" w:rsidR="00C56655" w:rsidRPr="00C56655" w:rsidRDefault="00C56655">
      <w:pPr>
        <w:pStyle w:val="TOC2"/>
        <w:rPr>
          <w:rFonts w:asciiTheme="minorHAnsi" w:eastAsiaTheme="minorEastAsia" w:hAnsiTheme="minorHAnsi" w:cstheme="minorBidi"/>
          <w:caps w:val="0"/>
          <w:sz w:val="22"/>
          <w:szCs w:val="22"/>
          <w:lang w:eastAsia="en-GB"/>
        </w:rPr>
      </w:pPr>
      <w:hyperlink w:anchor="_Toc513580675" w:history="1">
        <w:r w:rsidRPr="00C56655">
          <w:rPr>
            <w:rStyle w:val="Hyperlink"/>
            <w:rFonts w:cs="Arial"/>
            <w14:scene3d>
              <w14:camera w14:prst="orthographicFront"/>
              <w14:lightRig w14:rig="threePt" w14:dir="t">
                <w14:rot w14:lat="0" w14:lon="0" w14:rev="0"/>
              </w14:lightRig>
            </w14:scene3d>
          </w:rPr>
          <w:t>2.3.</w:t>
        </w:r>
        <w:r w:rsidRPr="00C56655">
          <w:rPr>
            <w:rStyle w:val="Hyperlink"/>
          </w:rPr>
          <w:t xml:space="preserve"> Dependencies</w:t>
        </w:r>
        <w:r w:rsidRPr="00C56655">
          <w:rPr>
            <w:webHidden/>
          </w:rPr>
          <w:tab/>
        </w:r>
        <w:r w:rsidRPr="00C56655">
          <w:rPr>
            <w:webHidden/>
          </w:rPr>
          <w:fldChar w:fldCharType="begin"/>
        </w:r>
        <w:r w:rsidRPr="00C56655">
          <w:rPr>
            <w:webHidden/>
          </w:rPr>
          <w:instrText xml:space="preserve"> PAGEREF _Toc513580675 \h </w:instrText>
        </w:r>
        <w:r w:rsidRPr="00C56655">
          <w:rPr>
            <w:webHidden/>
          </w:rPr>
        </w:r>
        <w:r w:rsidRPr="00C56655">
          <w:rPr>
            <w:webHidden/>
          </w:rPr>
          <w:fldChar w:fldCharType="separate"/>
        </w:r>
        <w:r>
          <w:rPr>
            <w:webHidden/>
          </w:rPr>
          <w:t>11</w:t>
        </w:r>
        <w:r w:rsidRPr="00C56655">
          <w:rPr>
            <w:webHidden/>
          </w:rPr>
          <w:fldChar w:fldCharType="end"/>
        </w:r>
      </w:hyperlink>
    </w:p>
    <w:p w14:paraId="0C352822" w14:textId="77777777" w:rsidR="00C56655" w:rsidRPr="00C56655" w:rsidRDefault="00C56655">
      <w:pPr>
        <w:pStyle w:val="TOC3"/>
        <w:rPr>
          <w:rFonts w:asciiTheme="minorHAnsi" w:eastAsiaTheme="minorEastAsia" w:hAnsiTheme="minorHAnsi" w:cstheme="minorBidi"/>
          <w:sz w:val="22"/>
          <w:szCs w:val="22"/>
          <w:lang w:eastAsia="en-GB"/>
        </w:rPr>
      </w:pPr>
      <w:hyperlink w:anchor="_Toc513580676" w:history="1">
        <w:r w:rsidRPr="00C56655">
          <w:rPr>
            <w:rStyle w:val="Hyperlink"/>
            <w:rFonts w:cs="Arial"/>
            <w14:scene3d>
              <w14:camera w14:prst="orthographicFront"/>
              <w14:lightRig w14:rig="threePt" w14:dir="t">
                <w14:rot w14:lat="0" w14:lon="0" w14:rev="0"/>
              </w14:lightRig>
            </w14:scene3d>
          </w:rPr>
          <w:t>2.3.1.</w:t>
        </w:r>
        <w:r w:rsidRPr="00C56655">
          <w:rPr>
            <w:rStyle w:val="Hyperlink"/>
          </w:rPr>
          <w:t xml:space="preserve"> System Context</w:t>
        </w:r>
        <w:r w:rsidRPr="00C56655">
          <w:rPr>
            <w:webHidden/>
          </w:rPr>
          <w:tab/>
        </w:r>
        <w:r w:rsidRPr="00C56655">
          <w:rPr>
            <w:webHidden/>
          </w:rPr>
          <w:fldChar w:fldCharType="begin"/>
        </w:r>
        <w:r w:rsidRPr="00C56655">
          <w:rPr>
            <w:webHidden/>
          </w:rPr>
          <w:instrText xml:space="preserve"> PAGEREF _Toc513580676 \h </w:instrText>
        </w:r>
        <w:r w:rsidRPr="00C56655">
          <w:rPr>
            <w:webHidden/>
          </w:rPr>
        </w:r>
        <w:r w:rsidRPr="00C56655">
          <w:rPr>
            <w:webHidden/>
          </w:rPr>
          <w:fldChar w:fldCharType="separate"/>
        </w:r>
        <w:r>
          <w:rPr>
            <w:webHidden/>
          </w:rPr>
          <w:t>11</w:t>
        </w:r>
        <w:r w:rsidRPr="00C56655">
          <w:rPr>
            <w:webHidden/>
          </w:rPr>
          <w:fldChar w:fldCharType="end"/>
        </w:r>
      </w:hyperlink>
    </w:p>
    <w:p w14:paraId="6E514C55" w14:textId="77777777" w:rsidR="00C56655" w:rsidRPr="00C56655" w:rsidRDefault="00C56655">
      <w:pPr>
        <w:pStyle w:val="TOC3"/>
        <w:rPr>
          <w:rFonts w:asciiTheme="minorHAnsi" w:eastAsiaTheme="minorEastAsia" w:hAnsiTheme="minorHAnsi" w:cstheme="minorBidi"/>
          <w:sz w:val="22"/>
          <w:szCs w:val="22"/>
          <w:lang w:eastAsia="en-GB"/>
        </w:rPr>
      </w:pPr>
      <w:hyperlink w:anchor="_Toc513580677" w:history="1">
        <w:r w:rsidRPr="00C56655">
          <w:rPr>
            <w:rStyle w:val="Hyperlink"/>
            <w:rFonts w:cs="Arial"/>
            <w14:scene3d>
              <w14:camera w14:prst="orthographicFront"/>
              <w14:lightRig w14:rig="threePt" w14:dir="t">
                <w14:rot w14:lat="0" w14:lon="0" w14:rev="0"/>
              </w14:lightRig>
            </w14:scene3d>
          </w:rPr>
          <w:t>2.3.2.</w:t>
        </w:r>
        <w:r w:rsidRPr="00C56655">
          <w:rPr>
            <w:rStyle w:val="Hyperlink"/>
          </w:rPr>
          <w:t xml:space="preserve"> Third-party Applications</w:t>
        </w:r>
        <w:r w:rsidRPr="00C56655">
          <w:rPr>
            <w:webHidden/>
          </w:rPr>
          <w:tab/>
        </w:r>
        <w:r w:rsidRPr="00C56655">
          <w:rPr>
            <w:webHidden/>
          </w:rPr>
          <w:fldChar w:fldCharType="begin"/>
        </w:r>
        <w:r w:rsidRPr="00C56655">
          <w:rPr>
            <w:webHidden/>
          </w:rPr>
          <w:instrText xml:space="preserve"> PAGEREF _Toc513580677 \h </w:instrText>
        </w:r>
        <w:r w:rsidRPr="00C56655">
          <w:rPr>
            <w:webHidden/>
          </w:rPr>
        </w:r>
        <w:r w:rsidRPr="00C56655">
          <w:rPr>
            <w:webHidden/>
          </w:rPr>
          <w:fldChar w:fldCharType="separate"/>
        </w:r>
        <w:r>
          <w:rPr>
            <w:webHidden/>
          </w:rPr>
          <w:t>11</w:t>
        </w:r>
        <w:r w:rsidRPr="00C56655">
          <w:rPr>
            <w:webHidden/>
          </w:rPr>
          <w:fldChar w:fldCharType="end"/>
        </w:r>
      </w:hyperlink>
    </w:p>
    <w:p w14:paraId="3FEA4A9F" w14:textId="77777777" w:rsidR="00C56655" w:rsidRPr="00C56655" w:rsidRDefault="00C56655">
      <w:pPr>
        <w:pStyle w:val="TOC1"/>
        <w:rPr>
          <w:rFonts w:asciiTheme="minorHAnsi" w:eastAsiaTheme="minorEastAsia" w:hAnsiTheme="minorHAnsi" w:cstheme="minorBidi"/>
          <w:b w:val="0"/>
          <w:caps w:val="0"/>
          <w:sz w:val="22"/>
          <w:szCs w:val="22"/>
          <w:lang w:eastAsia="en-GB"/>
        </w:rPr>
      </w:pPr>
      <w:hyperlink w:anchor="_Toc513580678" w:history="1">
        <w:r w:rsidRPr="00C56655">
          <w:rPr>
            <w:rStyle w:val="Hyperlink"/>
            <w:rFonts w:cs="Arial"/>
            <w14:scene3d>
              <w14:camera w14:prst="orthographicFront"/>
              <w14:lightRig w14:rig="threePt" w14:dir="t">
                <w14:rot w14:lat="0" w14:lon="0" w14:rev="0"/>
              </w14:lightRig>
            </w14:scene3d>
          </w:rPr>
          <w:t>3.</w:t>
        </w:r>
        <w:r w:rsidRPr="00C56655">
          <w:rPr>
            <w:rStyle w:val="Hyperlink"/>
          </w:rPr>
          <w:t xml:space="preserve"> Installation</w:t>
        </w:r>
        <w:r w:rsidRPr="00C56655">
          <w:rPr>
            <w:webHidden/>
          </w:rPr>
          <w:tab/>
        </w:r>
        <w:r w:rsidRPr="00C56655">
          <w:rPr>
            <w:webHidden/>
          </w:rPr>
          <w:fldChar w:fldCharType="begin"/>
        </w:r>
        <w:r w:rsidRPr="00C56655">
          <w:rPr>
            <w:webHidden/>
          </w:rPr>
          <w:instrText xml:space="preserve"> PAGEREF _Toc513580678 \h </w:instrText>
        </w:r>
        <w:r w:rsidRPr="00C56655">
          <w:rPr>
            <w:webHidden/>
          </w:rPr>
        </w:r>
        <w:r w:rsidRPr="00C56655">
          <w:rPr>
            <w:webHidden/>
          </w:rPr>
          <w:fldChar w:fldCharType="separate"/>
        </w:r>
        <w:r>
          <w:rPr>
            <w:webHidden/>
          </w:rPr>
          <w:t>12</w:t>
        </w:r>
        <w:r w:rsidRPr="00C56655">
          <w:rPr>
            <w:webHidden/>
          </w:rPr>
          <w:fldChar w:fldCharType="end"/>
        </w:r>
      </w:hyperlink>
    </w:p>
    <w:p w14:paraId="1A3D856A" w14:textId="77777777" w:rsidR="00C56655" w:rsidRPr="00C56655" w:rsidRDefault="00C56655">
      <w:pPr>
        <w:pStyle w:val="TOC2"/>
        <w:rPr>
          <w:rFonts w:asciiTheme="minorHAnsi" w:eastAsiaTheme="minorEastAsia" w:hAnsiTheme="minorHAnsi" w:cstheme="minorBidi"/>
          <w:caps w:val="0"/>
          <w:sz w:val="22"/>
          <w:szCs w:val="22"/>
          <w:lang w:eastAsia="en-GB"/>
        </w:rPr>
      </w:pPr>
      <w:hyperlink w:anchor="_Toc513580679" w:history="1">
        <w:r w:rsidRPr="00C56655">
          <w:rPr>
            <w:rStyle w:val="Hyperlink"/>
            <w:rFonts w:cs="Arial"/>
            <w14:scene3d>
              <w14:camera w14:prst="orthographicFront"/>
              <w14:lightRig w14:rig="threePt" w14:dir="t">
                <w14:rot w14:lat="0" w14:lon="0" w14:rev="0"/>
              </w14:lightRig>
            </w14:scene3d>
          </w:rPr>
          <w:t>3.1.</w:t>
        </w:r>
        <w:r w:rsidRPr="00C56655">
          <w:rPr>
            <w:rStyle w:val="Hyperlink"/>
          </w:rPr>
          <w:t xml:space="preserve"> Compatibility</w:t>
        </w:r>
        <w:r w:rsidRPr="00C56655">
          <w:rPr>
            <w:webHidden/>
          </w:rPr>
          <w:tab/>
        </w:r>
        <w:r w:rsidRPr="00C56655">
          <w:rPr>
            <w:webHidden/>
          </w:rPr>
          <w:fldChar w:fldCharType="begin"/>
        </w:r>
        <w:r w:rsidRPr="00C56655">
          <w:rPr>
            <w:webHidden/>
          </w:rPr>
          <w:instrText xml:space="preserve"> PAGEREF _Toc513580679 \h </w:instrText>
        </w:r>
        <w:r w:rsidRPr="00C56655">
          <w:rPr>
            <w:webHidden/>
          </w:rPr>
        </w:r>
        <w:r w:rsidRPr="00C56655">
          <w:rPr>
            <w:webHidden/>
          </w:rPr>
          <w:fldChar w:fldCharType="separate"/>
        </w:r>
        <w:r>
          <w:rPr>
            <w:webHidden/>
          </w:rPr>
          <w:t>12</w:t>
        </w:r>
        <w:r w:rsidRPr="00C56655">
          <w:rPr>
            <w:webHidden/>
          </w:rPr>
          <w:fldChar w:fldCharType="end"/>
        </w:r>
      </w:hyperlink>
    </w:p>
    <w:p w14:paraId="4533EA35" w14:textId="77777777" w:rsidR="00C56655" w:rsidRPr="00C56655" w:rsidRDefault="00C56655">
      <w:pPr>
        <w:pStyle w:val="TOC2"/>
        <w:rPr>
          <w:rFonts w:asciiTheme="minorHAnsi" w:eastAsiaTheme="minorEastAsia" w:hAnsiTheme="minorHAnsi" w:cstheme="minorBidi"/>
          <w:caps w:val="0"/>
          <w:sz w:val="22"/>
          <w:szCs w:val="22"/>
          <w:lang w:eastAsia="en-GB"/>
        </w:rPr>
      </w:pPr>
      <w:hyperlink w:anchor="_Toc513580680" w:history="1">
        <w:r w:rsidRPr="00C56655">
          <w:rPr>
            <w:rStyle w:val="Hyperlink"/>
            <w:rFonts w:cs="Arial"/>
            <w14:scene3d>
              <w14:camera w14:prst="orthographicFront"/>
              <w14:lightRig w14:rig="threePt" w14:dir="t">
                <w14:rot w14:lat="0" w14:lon="0" w14:rev="0"/>
              </w14:lightRig>
            </w14:scene3d>
          </w:rPr>
          <w:t>3.2.</w:t>
        </w:r>
        <w:r w:rsidRPr="00C56655">
          <w:rPr>
            <w:rStyle w:val="Hyperlink"/>
          </w:rPr>
          <w:t xml:space="preserve"> Templates Installation</w:t>
        </w:r>
        <w:r w:rsidRPr="00C56655">
          <w:rPr>
            <w:webHidden/>
          </w:rPr>
          <w:tab/>
        </w:r>
        <w:r w:rsidRPr="00C56655">
          <w:rPr>
            <w:webHidden/>
          </w:rPr>
          <w:fldChar w:fldCharType="begin"/>
        </w:r>
        <w:r w:rsidRPr="00C56655">
          <w:rPr>
            <w:webHidden/>
          </w:rPr>
          <w:instrText xml:space="preserve"> PAGEREF _Toc513580680 \h </w:instrText>
        </w:r>
        <w:r w:rsidRPr="00C56655">
          <w:rPr>
            <w:webHidden/>
          </w:rPr>
        </w:r>
        <w:r w:rsidRPr="00C56655">
          <w:rPr>
            <w:webHidden/>
          </w:rPr>
          <w:fldChar w:fldCharType="separate"/>
        </w:r>
        <w:r>
          <w:rPr>
            <w:webHidden/>
          </w:rPr>
          <w:t>12</w:t>
        </w:r>
        <w:r w:rsidRPr="00C56655">
          <w:rPr>
            <w:webHidden/>
          </w:rPr>
          <w:fldChar w:fldCharType="end"/>
        </w:r>
      </w:hyperlink>
    </w:p>
    <w:p w14:paraId="73ACBDA8" w14:textId="77777777" w:rsidR="00C56655" w:rsidRPr="00C56655" w:rsidRDefault="00C56655">
      <w:pPr>
        <w:pStyle w:val="TOC2"/>
        <w:rPr>
          <w:rFonts w:asciiTheme="minorHAnsi" w:eastAsiaTheme="minorEastAsia" w:hAnsiTheme="minorHAnsi" w:cstheme="minorBidi"/>
          <w:caps w:val="0"/>
          <w:sz w:val="22"/>
          <w:szCs w:val="22"/>
          <w:lang w:eastAsia="en-GB"/>
        </w:rPr>
      </w:pPr>
      <w:hyperlink w:anchor="_Toc513580681" w:history="1">
        <w:r w:rsidRPr="00C56655">
          <w:rPr>
            <w:rStyle w:val="Hyperlink"/>
            <w:rFonts w:cs="Arial"/>
            <w14:scene3d>
              <w14:camera w14:prst="orthographicFront"/>
              <w14:lightRig w14:rig="threePt" w14:dir="t">
                <w14:rot w14:lat="0" w14:lon="0" w14:rev="0"/>
              </w14:lightRig>
            </w14:scene3d>
          </w:rPr>
          <w:t>3.3.</w:t>
        </w:r>
        <w:r w:rsidRPr="00C56655">
          <w:rPr>
            <w:rStyle w:val="Hyperlink"/>
          </w:rPr>
          <w:t xml:space="preserve"> Prerequisites Installation</w:t>
        </w:r>
        <w:r w:rsidRPr="00C56655">
          <w:rPr>
            <w:webHidden/>
          </w:rPr>
          <w:tab/>
        </w:r>
        <w:r w:rsidRPr="00C56655">
          <w:rPr>
            <w:webHidden/>
          </w:rPr>
          <w:fldChar w:fldCharType="begin"/>
        </w:r>
        <w:r w:rsidRPr="00C56655">
          <w:rPr>
            <w:webHidden/>
          </w:rPr>
          <w:instrText xml:space="preserve"> PAGEREF _Toc513580681 \h </w:instrText>
        </w:r>
        <w:r w:rsidRPr="00C56655">
          <w:rPr>
            <w:webHidden/>
          </w:rPr>
        </w:r>
        <w:r w:rsidRPr="00C56655">
          <w:rPr>
            <w:webHidden/>
          </w:rPr>
          <w:fldChar w:fldCharType="separate"/>
        </w:r>
        <w:r>
          <w:rPr>
            <w:webHidden/>
          </w:rPr>
          <w:t>12</w:t>
        </w:r>
        <w:r w:rsidRPr="00C56655">
          <w:rPr>
            <w:webHidden/>
          </w:rPr>
          <w:fldChar w:fldCharType="end"/>
        </w:r>
      </w:hyperlink>
    </w:p>
    <w:p w14:paraId="44F4BE08" w14:textId="77777777" w:rsidR="00C56655" w:rsidRPr="00C56655" w:rsidRDefault="00C56655">
      <w:pPr>
        <w:pStyle w:val="TOC3"/>
        <w:rPr>
          <w:rFonts w:asciiTheme="minorHAnsi" w:eastAsiaTheme="minorEastAsia" w:hAnsiTheme="minorHAnsi" w:cstheme="minorBidi"/>
          <w:sz w:val="22"/>
          <w:szCs w:val="22"/>
          <w:lang w:eastAsia="en-GB"/>
        </w:rPr>
      </w:pPr>
      <w:hyperlink w:anchor="_Toc513580682" w:history="1">
        <w:r w:rsidRPr="00C56655">
          <w:rPr>
            <w:rStyle w:val="Hyperlink"/>
            <w:rFonts w:cs="Arial"/>
            <w14:scene3d>
              <w14:camera w14:prst="orthographicFront"/>
              <w14:lightRig w14:rig="threePt" w14:dir="t">
                <w14:rot w14:lat="0" w14:lon="0" w14:rev="0"/>
              </w14:lightRig>
            </w14:scene3d>
          </w:rPr>
          <w:t>3.3.1.</w:t>
        </w:r>
        <w:r w:rsidRPr="00C56655">
          <w:rPr>
            <w:rStyle w:val="Hyperlink"/>
          </w:rPr>
          <w:t xml:space="preserve"> BullZipPDFPrinter</w:t>
        </w:r>
        <w:r w:rsidRPr="00C56655">
          <w:rPr>
            <w:webHidden/>
          </w:rPr>
          <w:tab/>
        </w:r>
        <w:r w:rsidRPr="00C56655">
          <w:rPr>
            <w:webHidden/>
          </w:rPr>
          <w:fldChar w:fldCharType="begin"/>
        </w:r>
        <w:r w:rsidRPr="00C56655">
          <w:rPr>
            <w:webHidden/>
          </w:rPr>
          <w:instrText xml:space="preserve"> PAGEREF _Toc513580682 \h </w:instrText>
        </w:r>
        <w:r w:rsidRPr="00C56655">
          <w:rPr>
            <w:webHidden/>
          </w:rPr>
        </w:r>
        <w:r w:rsidRPr="00C56655">
          <w:rPr>
            <w:webHidden/>
          </w:rPr>
          <w:fldChar w:fldCharType="separate"/>
        </w:r>
        <w:r>
          <w:rPr>
            <w:webHidden/>
          </w:rPr>
          <w:t>12</w:t>
        </w:r>
        <w:r w:rsidRPr="00C56655">
          <w:rPr>
            <w:webHidden/>
          </w:rPr>
          <w:fldChar w:fldCharType="end"/>
        </w:r>
      </w:hyperlink>
    </w:p>
    <w:p w14:paraId="7C2B173D" w14:textId="77777777" w:rsidR="00C56655" w:rsidRPr="00C56655" w:rsidRDefault="00C56655">
      <w:pPr>
        <w:pStyle w:val="TOC3"/>
        <w:rPr>
          <w:rFonts w:asciiTheme="minorHAnsi" w:eastAsiaTheme="minorEastAsia" w:hAnsiTheme="minorHAnsi" w:cstheme="minorBidi"/>
          <w:sz w:val="22"/>
          <w:szCs w:val="22"/>
          <w:lang w:eastAsia="en-GB"/>
        </w:rPr>
      </w:pPr>
      <w:hyperlink w:anchor="_Toc513580683" w:history="1">
        <w:r w:rsidRPr="00C56655">
          <w:rPr>
            <w:rStyle w:val="Hyperlink"/>
            <w:rFonts w:cs="Arial"/>
            <w14:scene3d>
              <w14:camera w14:prst="orthographicFront"/>
              <w14:lightRig w14:rig="threePt" w14:dir="t">
                <w14:rot w14:lat="0" w14:lon="0" w14:rev="0"/>
              </w14:lightRig>
            </w14:scene3d>
          </w:rPr>
          <w:t>3.3.2.</w:t>
        </w:r>
        <w:r w:rsidRPr="00C56655">
          <w:rPr>
            <w:rStyle w:val="Hyperlink"/>
          </w:rPr>
          <w:t xml:space="preserve"> Image Magick</w:t>
        </w:r>
        <w:r w:rsidRPr="00C56655">
          <w:rPr>
            <w:webHidden/>
          </w:rPr>
          <w:tab/>
        </w:r>
        <w:r w:rsidRPr="00C56655">
          <w:rPr>
            <w:webHidden/>
          </w:rPr>
          <w:fldChar w:fldCharType="begin"/>
        </w:r>
        <w:r w:rsidRPr="00C56655">
          <w:rPr>
            <w:webHidden/>
          </w:rPr>
          <w:instrText xml:space="preserve"> PAGEREF _Toc513580683 \h </w:instrText>
        </w:r>
        <w:r w:rsidRPr="00C56655">
          <w:rPr>
            <w:webHidden/>
          </w:rPr>
        </w:r>
        <w:r w:rsidRPr="00C56655">
          <w:rPr>
            <w:webHidden/>
          </w:rPr>
          <w:fldChar w:fldCharType="separate"/>
        </w:r>
        <w:r>
          <w:rPr>
            <w:webHidden/>
          </w:rPr>
          <w:t>13</w:t>
        </w:r>
        <w:r w:rsidRPr="00C56655">
          <w:rPr>
            <w:webHidden/>
          </w:rPr>
          <w:fldChar w:fldCharType="end"/>
        </w:r>
      </w:hyperlink>
    </w:p>
    <w:p w14:paraId="1C27734D" w14:textId="77777777" w:rsidR="00C56655" w:rsidRPr="00C56655" w:rsidRDefault="00C56655">
      <w:pPr>
        <w:pStyle w:val="TOC2"/>
        <w:rPr>
          <w:rFonts w:asciiTheme="minorHAnsi" w:eastAsiaTheme="minorEastAsia" w:hAnsiTheme="minorHAnsi" w:cstheme="minorBidi"/>
          <w:caps w:val="0"/>
          <w:sz w:val="22"/>
          <w:szCs w:val="22"/>
          <w:lang w:eastAsia="en-GB"/>
        </w:rPr>
      </w:pPr>
      <w:hyperlink w:anchor="_Toc513580684" w:history="1">
        <w:r w:rsidRPr="00C56655">
          <w:rPr>
            <w:rStyle w:val="Hyperlink"/>
            <w:rFonts w:cs="Arial"/>
            <w14:scene3d>
              <w14:camera w14:prst="orthographicFront"/>
              <w14:lightRig w14:rig="threePt" w14:dir="t">
                <w14:rot w14:lat="0" w14:lon="0" w14:rev="0"/>
              </w14:lightRig>
            </w14:scene3d>
          </w:rPr>
          <w:t>3.4.</w:t>
        </w:r>
        <w:r w:rsidRPr="00C56655">
          <w:rPr>
            <w:rStyle w:val="Hyperlink"/>
          </w:rPr>
          <w:t xml:space="preserve"> Signature Installation</w:t>
        </w:r>
        <w:r w:rsidRPr="00C56655">
          <w:rPr>
            <w:webHidden/>
          </w:rPr>
          <w:tab/>
        </w:r>
        <w:r w:rsidRPr="00C56655">
          <w:rPr>
            <w:webHidden/>
          </w:rPr>
          <w:fldChar w:fldCharType="begin"/>
        </w:r>
        <w:r w:rsidRPr="00C56655">
          <w:rPr>
            <w:webHidden/>
          </w:rPr>
          <w:instrText xml:space="preserve"> PAGEREF _Toc513580684 \h </w:instrText>
        </w:r>
        <w:r w:rsidRPr="00C56655">
          <w:rPr>
            <w:webHidden/>
          </w:rPr>
        </w:r>
        <w:r w:rsidRPr="00C56655">
          <w:rPr>
            <w:webHidden/>
          </w:rPr>
          <w:fldChar w:fldCharType="separate"/>
        </w:r>
        <w:r>
          <w:rPr>
            <w:webHidden/>
          </w:rPr>
          <w:t>13</w:t>
        </w:r>
        <w:r w:rsidRPr="00C56655">
          <w:rPr>
            <w:webHidden/>
          </w:rPr>
          <w:fldChar w:fldCharType="end"/>
        </w:r>
      </w:hyperlink>
    </w:p>
    <w:p w14:paraId="307F196E" w14:textId="77777777" w:rsidR="00C56655" w:rsidRPr="00C56655" w:rsidRDefault="00C56655">
      <w:pPr>
        <w:pStyle w:val="TOC1"/>
        <w:rPr>
          <w:rFonts w:asciiTheme="minorHAnsi" w:eastAsiaTheme="minorEastAsia" w:hAnsiTheme="minorHAnsi" w:cstheme="minorBidi"/>
          <w:b w:val="0"/>
          <w:caps w:val="0"/>
          <w:sz w:val="22"/>
          <w:szCs w:val="22"/>
          <w:lang w:eastAsia="en-GB"/>
        </w:rPr>
      </w:pPr>
      <w:hyperlink w:anchor="_Toc513580685" w:history="1">
        <w:r w:rsidRPr="00C56655">
          <w:rPr>
            <w:rStyle w:val="Hyperlink"/>
            <w:rFonts w:cs="Arial"/>
            <w14:scene3d>
              <w14:camera w14:prst="orthographicFront"/>
              <w14:lightRig w14:rig="threePt" w14:dir="t">
                <w14:rot w14:lat="0" w14:lon="0" w14:rev="0"/>
              </w14:lightRig>
            </w14:scene3d>
          </w:rPr>
          <w:t>4.</w:t>
        </w:r>
        <w:r w:rsidRPr="00C56655">
          <w:rPr>
            <w:rStyle w:val="Hyperlink"/>
          </w:rPr>
          <w:t xml:space="preserve"> Microsoft Word Templates</w:t>
        </w:r>
        <w:r w:rsidRPr="00C56655">
          <w:rPr>
            <w:webHidden/>
          </w:rPr>
          <w:tab/>
        </w:r>
        <w:r w:rsidRPr="00C56655">
          <w:rPr>
            <w:webHidden/>
          </w:rPr>
          <w:fldChar w:fldCharType="begin"/>
        </w:r>
        <w:r w:rsidRPr="00C56655">
          <w:rPr>
            <w:webHidden/>
          </w:rPr>
          <w:instrText xml:space="preserve"> PAGEREF _Toc513580685 \h </w:instrText>
        </w:r>
        <w:r w:rsidRPr="00C56655">
          <w:rPr>
            <w:webHidden/>
          </w:rPr>
        </w:r>
        <w:r w:rsidRPr="00C56655">
          <w:rPr>
            <w:webHidden/>
          </w:rPr>
          <w:fldChar w:fldCharType="separate"/>
        </w:r>
        <w:r>
          <w:rPr>
            <w:webHidden/>
          </w:rPr>
          <w:t>15</w:t>
        </w:r>
        <w:r w:rsidRPr="00C56655">
          <w:rPr>
            <w:webHidden/>
          </w:rPr>
          <w:fldChar w:fldCharType="end"/>
        </w:r>
      </w:hyperlink>
    </w:p>
    <w:p w14:paraId="16FF5D3E" w14:textId="77777777" w:rsidR="00C56655" w:rsidRPr="00C56655" w:rsidRDefault="00C56655">
      <w:pPr>
        <w:pStyle w:val="TOC2"/>
        <w:rPr>
          <w:rFonts w:asciiTheme="minorHAnsi" w:eastAsiaTheme="minorEastAsia" w:hAnsiTheme="minorHAnsi" w:cstheme="minorBidi"/>
          <w:caps w:val="0"/>
          <w:sz w:val="22"/>
          <w:szCs w:val="22"/>
          <w:lang w:eastAsia="en-GB"/>
        </w:rPr>
      </w:pPr>
      <w:hyperlink w:anchor="_Toc513580686" w:history="1">
        <w:r w:rsidRPr="00C56655">
          <w:rPr>
            <w:rStyle w:val="Hyperlink"/>
            <w:rFonts w:cs="Arial"/>
            <w14:scene3d>
              <w14:camera w14:prst="orthographicFront"/>
              <w14:lightRig w14:rig="threePt" w14:dir="t">
                <w14:rot w14:lat="0" w14:lon="0" w14:rev="0"/>
              </w14:lightRig>
            </w14:scene3d>
          </w:rPr>
          <w:t>4.1.</w:t>
        </w:r>
        <w:r w:rsidRPr="00C56655">
          <w:rPr>
            <w:rStyle w:val="Hyperlink"/>
          </w:rPr>
          <w:t xml:space="preserve"> StartING a New Document</w:t>
        </w:r>
        <w:r w:rsidRPr="00C56655">
          <w:rPr>
            <w:webHidden/>
          </w:rPr>
          <w:tab/>
        </w:r>
        <w:r w:rsidRPr="00C56655">
          <w:rPr>
            <w:webHidden/>
          </w:rPr>
          <w:fldChar w:fldCharType="begin"/>
        </w:r>
        <w:r w:rsidRPr="00C56655">
          <w:rPr>
            <w:webHidden/>
          </w:rPr>
          <w:instrText xml:space="preserve"> PAGEREF _Toc513580686 \h </w:instrText>
        </w:r>
        <w:r w:rsidRPr="00C56655">
          <w:rPr>
            <w:webHidden/>
          </w:rPr>
        </w:r>
        <w:r w:rsidRPr="00C56655">
          <w:rPr>
            <w:webHidden/>
          </w:rPr>
          <w:fldChar w:fldCharType="separate"/>
        </w:r>
        <w:r>
          <w:rPr>
            <w:webHidden/>
          </w:rPr>
          <w:t>15</w:t>
        </w:r>
        <w:r w:rsidRPr="00C56655">
          <w:rPr>
            <w:webHidden/>
          </w:rPr>
          <w:fldChar w:fldCharType="end"/>
        </w:r>
      </w:hyperlink>
    </w:p>
    <w:p w14:paraId="5DA8C38D" w14:textId="77777777" w:rsidR="00C56655" w:rsidRPr="00C56655" w:rsidRDefault="00C56655">
      <w:pPr>
        <w:pStyle w:val="TOC3"/>
        <w:rPr>
          <w:rFonts w:asciiTheme="minorHAnsi" w:eastAsiaTheme="minorEastAsia" w:hAnsiTheme="minorHAnsi" w:cstheme="minorBidi"/>
          <w:sz w:val="22"/>
          <w:szCs w:val="22"/>
          <w:lang w:eastAsia="en-GB"/>
        </w:rPr>
      </w:pPr>
      <w:hyperlink w:anchor="_Toc513580687" w:history="1">
        <w:r w:rsidRPr="00C56655">
          <w:rPr>
            <w:rStyle w:val="Hyperlink"/>
            <w:rFonts w:cs="Arial"/>
            <w14:scene3d>
              <w14:camera w14:prst="orthographicFront"/>
              <w14:lightRig w14:rig="threePt" w14:dir="t">
                <w14:rot w14:lat="0" w14:lon="0" w14:rev="0"/>
              </w14:lightRig>
            </w14:scene3d>
          </w:rPr>
          <w:t>4.1.1.</w:t>
        </w:r>
        <w:r w:rsidRPr="00C56655">
          <w:rPr>
            <w:rStyle w:val="Hyperlink"/>
          </w:rPr>
          <w:t xml:space="preserve"> Microsoft Word 2007 and 2010</w:t>
        </w:r>
        <w:r w:rsidRPr="00C56655">
          <w:rPr>
            <w:webHidden/>
          </w:rPr>
          <w:tab/>
        </w:r>
        <w:r w:rsidRPr="00C56655">
          <w:rPr>
            <w:webHidden/>
          </w:rPr>
          <w:fldChar w:fldCharType="begin"/>
        </w:r>
        <w:r w:rsidRPr="00C56655">
          <w:rPr>
            <w:webHidden/>
          </w:rPr>
          <w:instrText xml:space="preserve"> PAGEREF _Toc513580687 \h </w:instrText>
        </w:r>
        <w:r w:rsidRPr="00C56655">
          <w:rPr>
            <w:webHidden/>
          </w:rPr>
        </w:r>
        <w:r w:rsidRPr="00C56655">
          <w:rPr>
            <w:webHidden/>
          </w:rPr>
          <w:fldChar w:fldCharType="separate"/>
        </w:r>
        <w:r>
          <w:rPr>
            <w:webHidden/>
          </w:rPr>
          <w:t>15</w:t>
        </w:r>
        <w:r w:rsidRPr="00C56655">
          <w:rPr>
            <w:webHidden/>
          </w:rPr>
          <w:fldChar w:fldCharType="end"/>
        </w:r>
      </w:hyperlink>
    </w:p>
    <w:p w14:paraId="2E62E29F" w14:textId="77777777" w:rsidR="00C56655" w:rsidRPr="00C56655" w:rsidRDefault="00C56655">
      <w:pPr>
        <w:pStyle w:val="TOC3"/>
        <w:rPr>
          <w:rFonts w:asciiTheme="minorHAnsi" w:eastAsiaTheme="minorEastAsia" w:hAnsiTheme="minorHAnsi" w:cstheme="minorBidi"/>
          <w:sz w:val="22"/>
          <w:szCs w:val="22"/>
          <w:lang w:eastAsia="en-GB"/>
        </w:rPr>
      </w:pPr>
      <w:hyperlink w:anchor="_Toc513580688" w:history="1">
        <w:r w:rsidRPr="00C56655">
          <w:rPr>
            <w:rStyle w:val="Hyperlink"/>
            <w:rFonts w:cs="Arial"/>
            <w14:scene3d>
              <w14:camera w14:prst="orthographicFront"/>
              <w14:lightRig w14:rig="threePt" w14:dir="t">
                <w14:rot w14:lat="0" w14:lon="0" w14:rev="0"/>
              </w14:lightRig>
            </w14:scene3d>
          </w:rPr>
          <w:t>4.1.2.</w:t>
        </w:r>
        <w:r w:rsidRPr="00C56655">
          <w:rPr>
            <w:rStyle w:val="Hyperlink"/>
          </w:rPr>
          <w:t xml:space="preserve"> Microsoft Word 2013 and 2016</w:t>
        </w:r>
        <w:r w:rsidRPr="00C56655">
          <w:rPr>
            <w:webHidden/>
          </w:rPr>
          <w:tab/>
        </w:r>
        <w:r w:rsidRPr="00C56655">
          <w:rPr>
            <w:webHidden/>
          </w:rPr>
          <w:fldChar w:fldCharType="begin"/>
        </w:r>
        <w:r w:rsidRPr="00C56655">
          <w:rPr>
            <w:webHidden/>
          </w:rPr>
          <w:instrText xml:space="preserve"> PAGEREF _Toc513580688 \h </w:instrText>
        </w:r>
        <w:r w:rsidRPr="00C56655">
          <w:rPr>
            <w:webHidden/>
          </w:rPr>
        </w:r>
        <w:r w:rsidRPr="00C56655">
          <w:rPr>
            <w:webHidden/>
          </w:rPr>
          <w:fldChar w:fldCharType="separate"/>
        </w:r>
        <w:r>
          <w:rPr>
            <w:webHidden/>
          </w:rPr>
          <w:t>15</w:t>
        </w:r>
        <w:r w:rsidRPr="00C56655">
          <w:rPr>
            <w:webHidden/>
          </w:rPr>
          <w:fldChar w:fldCharType="end"/>
        </w:r>
      </w:hyperlink>
    </w:p>
    <w:p w14:paraId="229CC4E8" w14:textId="77777777" w:rsidR="00C56655" w:rsidRPr="00C56655" w:rsidRDefault="00C56655">
      <w:pPr>
        <w:pStyle w:val="TOC2"/>
        <w:rPr>
          <w:rFonts w:asciiTheme="minorHAnsi" w:eastAsiaTheme="minorEastAsia" w:hAnsiTheme="minorHAnsi" w:cstheme="minorBidi"/>
          <w:caps w:val="0"/>
          <w:sz w:val="22"/>
          <w:szCs w:val="22"/>
          <w:lang w:eastAsia="en-GB"/>
        </w:rPr>
      </w:pPr>
      <w:hyperlink w:anchor="_Toc513580689" w:history="1">
        <w:r w:rsidRPr="00C56655">
          <w:rPr>
            <w:rStyle w:val="Hyperlink"/>
            <w:rFonts w:cs="Arial"/>
            <w14:scene3d>
              <w14:camera w14:prst="orthographicFront"/>
              <w14:lightRig w14:rig="threePt" w14:dir="t">
                <w14:rot w14:lat="0" w14:lon="0" w14:rev="0"/>
              </w14:lightRig>
            </w14:scene3d>
          </w:rPr>
          <w:t>4.2.</w:t>
        </w:r>
        <w:r w:rsidRPr="00C56655">
          <w:rPr>
            <w:rStyle w:val="Hyperlink"/>
          </w:rPr>
          <w:t xml:space="preserve"> Tabs and Ribbons</w:t>
        </w:r>
        <w:r w:rsidRPr="00C56655">
          <w:rPr>
            <w:webHidden/>
          </w:rPr>
          <w:tab/>
        </w:r>
        <w:r w:rsidRPr="00C56655">
          <w:rPr>
            <w:webHidden/>
          </w:rPr>
          <w:fldChar w:fldCharType="begin"/>
        </w:r>
        <w:r w:rsidRPr="00C56655">
          <w:rPr>
            <w:webHidden/>
          </w:rPr>
          <w:instrText xml:space="preserve"> PAGEREF _Toc513580689 \h </w:instrText>
        </w:r>
        <w:r w:rsidRPr="00C56655">
          <w:rPr>
            <w:webHidden/>
          </w:rPr>
        </w:r>
        <w:r w:rsidRPr="00C56655">
          <w:rPr>
            <w:webHidden/>
          </w:rPr>
          <w:fldChar w:fldCharType="separate"/>
        </w:r>
        <w:r>
          <w:rPr>
            <w:webHidden/>
          </w:rPr>
          <w:t>15</w:t>
        </w:r>
        <w:r w:rsidRPr="00C56655">
          <w:rPr>
            <w:webHidden/>
          </w:rPr>
          <w:fldChar w:fldCharType="end"/>
        </w:r>
      </w:hyperlink>
    </w:p>
    <w:p w14:paraId="733AB545" w14:textId="77777777" w:rsidR="00C56655" w:rsidRPr="00C56655" w:rsidRDefault="00C56655">
      <w:pPr>
        <w:pStyle w:val="TOC3"/>
        <w:rPr>
          <w:rFonts w:asciiTheme="minorHAnsi" w:eastAsiaTheme="minorEastAsia" w:hAnsiTheme="minorHAnsi" w:cstheme="minorBidi"/>
          <w:sz w:val="22"/>
          <w:szCs w:val="22"/>
          <w:lang w:eastAsia="en-GB"/>
        </w:rPr>
      </w:pPr>
      <w:hyperlink w:anchor="_Toc513580690" w:history="1">
        <w:r w:rsidRPr="00C56655">
          <w:rPr>
            <w:rStyle w:val="Hyperlink"/>
            <w:rFonts w:cs="Arial"/>
            <w14:scene3d>
              <w14:camera w14:prst="orthographicFront"/>
              <w14:lightRig w14:rig="threePt" w14:dir="t">
                <w14:rot w14:lat="0" w14:lon="0" w14:rev="0"/>
              </w14:lightRig>
            </w14:scene3d>
          </w:rPr>
          <w:t>4.2.1.</w:t>
        </w:r>
        <w:r w:rsidRPr="00C56655">
          <w:rPr>
            <w:rStyle w:val="Hyperlink"/>
          </w:rPr>
          <w:t xml:space="preserve"> Styles Group – Home Ribbon</w:t>
        </w:r>
        <w:r w:rsidRPr="00C56655">
          <w:rPr>
            <w:webHidden/>
          </w:rPr>
          <w:tab/>
        </w:r>
        <w:r w:rsidRPr="00C56655">
          <w:rPr>
            <w:webHidden/>
          </w:rPr>
          <w:fldChar w:fldCharType="begin"/>
        </w:r>
        <w:r w:rsidRPr="00C56655">
          <w:rPr>
            <w:webHidden/>
          </w:rPr>
          <w:instrText xml:space="preserve"> PAGEREF _Toc513580690 \h </w:instrText>
        </w:r>
        <w:r w:rsidRPr="00C56655">
          <w:rPr>
            <w:webHidden/>
          </w:rPr>
        </w:r>
        <w:r w:rsidRPr="00C56655">
          <w:rPr>
            <w:webHidden/>
          </w:rPr>
          <w:fldChar w:fldCharType="separate"/>
        </w:r>
        <w:r>
          <w:rPr>
            <w:webHidden/>
          </w:rPr>
          <w:t>15</w:t>
        </w:r>
        <w:r w:rsidRPr="00C56655">
          <w:rPr>
            <w:webHidden/>
          </w:rPr>
          <w:fldChar w:fldCharType="end"/>
        </w:r>
      </w:hyperlink>
    </w:p>
    <w:p w14:paraId="2E4912BA" w14:textId="77777777" w:rsidR="00C56655" w:rsidRPr="00C56655" w:rsidRDefault="00C56655">
      <w:pPr>
        <w:pStyle w:val="TOC3"/>
        <w:rPr>
          <w:rFonts w:asciiTheme="minorHAnsi" w:eastAsiaTheme="minorEastAsia" w:hAnsiTheme="minorHAnsi" w:cstheme="minorBidi"/>
          <w:sz w:val="22"/>
          <w:szCs w:val="22"/>
          <w:lang w:eastAsia="en-GB"/>
        </w:rPr>
      </w:pPr>
      <w:hyperlink w:anchor="_Toc513580691" w:history="1">
        <w:r w:rsidRPr="00C56655">
          <w:rPr>
            <w:rStyle w:val="Hyperlink"/>
            <w:rFonts w:cs="Arial"/>
            <w14:scene3d>
              <w14:camera w14:prst="orthographicFront"/>
              <w14:lightRig w14:rig="threePt" w14:dir="t">
                <w14:rot w14:lat="0" w14:lon="0" w14:rev="0"/>
              </w14:lightRig>
            </w14:scene3d>
          </w:rPr>
          <w:t>4.2.2.</w:t>
        </w:r>
        <w:r w:rsidRPr="00C56655">
          <w:rPr>
            <w:rStyle w:val="Hyperlink"/>
          </w:rPr>
          <w:t xml:space="preserve"> Automated Template System Ribbon</w:t>
        </w:r>
        <w:r w:rsidRPr="00C56655">
          <w:rPr>
            <w:webHidden/>
          </w:rPr>
          <w:tab/>
        </w:r>
        <w:r w:rsidRPr="00C56655">
          <w:rPr>
            <w:webHidden/>
          </w:rPr>
          <w:fldChar w:fldCharType="begin"/>
        </w:r>
        <w:r w:rsidRPr="00C56655">
          <w:rPr>
            <w:webHidden/>
          </w:rPr>
          <w:instrText xml:space="preserve"> PAGEREF _Toc513580691 \h </w:instrText>
        </w:r>
        <w:r w:rsidRPr="00C56655">
          <w:rPr>
            <w:webHidden/>
          </w:rPr>
        </w:r>
        <w:r w:rsidRPr="00C56655">
          <w:rPr>
            <w:webHidden/>
          </w:rPr>
          <w:fldChar w:fldCharType="separate"/>
        </w:r>
        <w:r>
          <w:rPr>
            <w:webHidden/>
          </w:rPr>
          <w:t>15</w:t>
        </w:r>
        <w:r w:rsidRPr="00C56655">
          <w:rPr>
            <w:webHidden/>
          </w:rPr>
          <w:fldChar w:fldCharType="end"/>
        </w:r>
      </w:hyperlink>
    </w:p>
    <w:p w14:paraId="44602A62" w14:textId="77777777" w:rsidR="00C56655" w:rsidRPr="00C56655" w:rsidRDefault="00C56655">
      <w:pPr>
        <w:pStyle w:val="TOC2"/>
        <w:rPr>
          <w:rFonts w:asciiTheme="minorHAnsi" w:eastAsiaTheme="minorEastAsia" w:hAnsiTheme="minorHAnsi" w:cstheme="minorBidi"/>
          <w:caps w:val="0"/>
          <w:sz w:val="22"/>
          <w:szCs w:val="22"/>
          <w:lang w:eastAsia="en-GB"/>
        </w:rPr>
      </w:pPr>
      <w:hyperlink w:anchor="_Toc513580692" w:history="1">
        <w:r w:rsidRPr="00C56655">
          <w:rPr>
            <w:rStyle w:val="Hyperlink"/>
            <w:rFonts w:cs="Arial"/>
            <w14:scene3d>
              <w14:camera w14:prst="orthographicFront"/>
              <w14:lightRig w14:rig="threePt" w14:dir="t">
                <w14:rot w14:lat="0" w14:lon="0" w14:rev="0"/>
              </w14:lightRig>
            </w14:scene3d>
          </w:rPr>
          <w:t>4.3.</w:t>
        </w:r>
        <w:r w:rsidRPr="00C56655">
          <w:rPr>
            <w:rStyle w:val="Hyperlink"/>
          </w:rPr>
          <w:t xml:space="preserve"> Company Ribbon Explained</w:t>
        </w:r>
        <w:r w:rsidRPr="00C56655">
          <w:rPr>
            <w:webHidden/>
          </w:rPr>
          <w:tab/>
        </w:r>
        <w:r w:rsidRPr="00C56655">
          <w:rPr>
            <w:webHidden/>
          </w:rPr>
          <w:fldChar w:fldCharType="begin"/>
        </w:r>
        <w:r w:rsidRPr="00C56655">
          <w:rPr>
            <w:webHidden/>
          </w:rPr>
          <w:instrText xml:space="preserve"> PAGEREF _Toc513580692 \h </w:instrText>
        </w:r>
        <w:r w:rsidRPr="00C56655">
          <w:rPr>
            <w:webHidden/>
          </w:rPr>
        </w:r>
        <w:r w:rsidRPr="00C56655">
          <w:rPr>
            <w:webHidden/>
          </w:rPr>
          <w:fldChar w:fldCharType="separate"/>
        </w:r>
        <w:r>
          <w:rPr>
            <w:webHidden/>
          </w:rPr>
          <w:t>16</w:t>
        </w:r>
        <w:r w:rsidRPr="00C56655">
          <w:rPr>
            <w:webHidden/>
          </w:rPr>
          <w:fldChar w:fldCharType="end"/>
        </w:r>
      </w:hyperlink>
    </w:p>
    <w:p w14:paraId="3846D003" w14:textId="77777777" w:rsidR="00C56655" w:rsidRPr="00C56655" w:rsidRDefault="00C56655">
      <w:pPr>
        <w:pStyle w:val="TOC3"/>
        <w:rPr>
          <w:rFonts w:asciiTheme="minorHAnsi" w:eastAsiaTheme="minorEastAsia" w:hAnsiTheme="minorHAnsi" w:cstheme="minorBidi"/>
          <w:sz w:val="22"/>
          <w:szCs w:val="22"/>
          <w:lang w:eastAsia="en-GB"/>
        </w:rPr>
      </w:pPr>
      <w:hyperlink w:anchor="_Toc513580693" w:history="1">
        <w:r w:rsidRPr="00C56655">
          <w:rPr>
            <w:rStyle w:val="Hyperlink"/>
            <w:rFonts w:cs="Arial"/>
            <w14:scene3d>
              <w14:camera w14:prst="orthographicFront"/>
              <w14:lightRig w14:rig="threePt" w14:dir="t">
                <w14:rot w14:lat="0" w14:lon="0" w14:rev="0"/>
              </w14:lightRig>
            </w14:scene3d>
          </w:rPr>
          <w:t>4.3.1.</w:t>
        </w:r>
        <w:r w:rsidRPr="00C56655">
          <w:rPr>
            <w:rStyle w:val="Hyperlink"/>
          </w:rPr>
          <w:t xml:space="preserve"> DocControl Group</w:t>
        </w:r>
        <w:r w:rsidRPr="00C56655">
          <w:rPr>
            <w:webHidden/>
          </w:rPr>
          <w:tab/>
        </w:r>
        <w:r w:rsidRPr="00C56655">
          <w:rPr>
            <w:webHidden/>
          </w:rPr>
          <w:fldChar w:fldCharType="begin"/>
        </w:r>
        <w:r w:rsidRPr="00C56655">
          <w:rPr>
            <w:webHidden/>
          </w:rPr>
          <w:instrText xml:space="preserve"> PAGEREF _Toc513580693 \h </w:instrText>
        </w:r>
        <w:r w:rsidRPr="00C56655">
          <w:rPr>
            <w:webHidden/>
          </w:rPr>
        </w:r>
        <w:r w:rsidRPr="00C56655">
          <w:rPr>
            <w:webHidden/>
          </w:rPr>
          <w:fldChar w:fldCharType="separate"/>
        </w:r>
        <w:r>
          <w:rPr>
            <w:webHidden/>
          </w:rPr>
          <w:t>16</w:t>
        </w:r>
        <w:r w:rsidRPr="00C56655">
          <w:rPr>
            <w:webHidden/>
          </w:rPr>
          <w:fldChar w:fldCharType="end"/>
        </w:r>
      </w:hyperlink>
    </w:p>
    <w:p w14:paraId="0FA6D7D6" w14:textId="77777777" w:rsidR="00C56655" w:rsidRPr="00C56655" w:rsidRDefault="00C56655">
      <w:pPr>
        <w:pStyle w:val="TOC4"/>
        <w:rPr>
          <w:rFonts w:asciiTheme="minorHAnsi" w:eastAsiaTheme="minorEastAsia" w:hAnsiTheme="minorHAnsi" w:cstheme="minorBidi"/>
          <w:sz w:val="22"/>
          <w:szCs w:val="22"/>
          <w:lang w:eastAsia="en-GB"/>
        </w:rPr>
      </w:pPr>
      <w:hyperlink w:anchor="_Toc513580694" w:history="1">
        <w:r w:rsidRPr="00C56655">
          <w:rPr>
            <w:rStyle w:val="Hyperlink"/>
            <w:rFonts w:cs="Arial"/>
            <w14:scene3d>
              <w14:camera w14:prst="orthographicFront"/>
              <w14:lightRig w14:rig="threePt" w14:dir="t">
                <w14:rot w14:lat="0" w14:lon="0" w14:rev="0"/>
              </w14:lightRig>
            </w14:scene3d>
          </w:rPr>
          <w:t>4.3.1.1.</w:t>
        </w:r>
        <w:r w:rsidRPr="00C56655">
          <w:rPr>
            <w:rStyle w:val="Hyperlink"/>
          </w:rPr>
          <w:t xml:space="preserve"> Update Document </w:t>
        </w:r>
        <w:r w:rsidRPr="00C56655">
          <w:rPr>
            <w:rStyle w:val="Hyperlink"/>
          </w:rPr>
          <w:drawing>
            <wp:inline distT="0" distB="0" distL="0" distR="0" wp14:anchorId="76EBB5ED" wp14:editId="4BAF429A">
              <wp:extent cx="152421" cy="152421"/>
              <wp:effectExtent l="0" t="0" r="0" b="0"/>
              <wp:docPr id="110" name="Picture 110" descr="ActiveDocument.InlineShape -  25 of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UpdateDocDataForm.png"/>
                      <pic:cNvPicPr/>
                    </pic:nvPicPr>
                    <pic:blipFill>
                      <a:blip r:embed="rId11">
                        <a:extLst>
                          <a:ext uri="{28A0092B-C50C-407E-A947-70E740481C1C}">
                            <a14:useLocalDpi xmlns:a14="http://schemas.microsoft.com/office/drawing/2010/main" val="0"/>
                          </a:ext>
                        </a:extLst>
                      </a:blip>
                      <a:stretch>
                        <a:fillRect/>
                      </a:stretch>
                    </pic:blipFill>
                    <pic:spPr>
                      <a:xfrm>
                        <a:off x="0" y="0"/>
                        <a:ext cx="152421" cy="152421"/>
                      </a:xfrm>
                      <a:prstGeom prst="rect">
                        <a:avLst/>
                      </a:prstGeom>
                    </pic:spPr>
                  </pic:pic>
                </a:graphicData>
              </a:graphic>
            </wp:inline>
          </w:drawing>
        </w:r>
        <w:r w:rsidRPr="00C56655">
          <w:rPr>
            <w:webHidden/>
          </w:rPr>
          <w:tab/>
        </w:r>
        <w:r w:rsidRPr="00C56655">
          <w:rPr>
            <w:webHidden/>
          </w:rPr>
          <w:fldChar w:fldCharType="begin"/>
        </w:r>
        <w:r w:rsidRPr="00C56655">
          <w:rPr>
            <w:webHidden/>
          </w:rPr>
          <w:instrText xml:space="preserve"> PAGEREF _Toc513580694 \h </w:instrText>
        </w:r>
        <w:r w:rsidRPr="00C56655">
          <w:rPr>
            <w:webHidden/>
          </w:rPr>
        </w:r>
        <w:r w:rsidRPr="00C56655">
          <w:rPr>
            <w:webHidden/>
          </w:rPr>
          <w:fldChar w:fldCharType="separate"/>
        </w:r>
        <w:r>
          <w:rPr>
            <w:webHidden/>
          </w:rPr>
          <w:t>16</w:t>
        </w:r>
        <w:r w:rsidRPr="00C56655">
          <w:rPr>
            <w:webHidden/>
          </w:rPr>
          <w:fldChar w:fldCharType="end"/>
        </w:r>
      </w:hyperlink>
    </w:p>
    <w:p w14:paraId="0EB2F0EE" w14:textId="77777777" w:rsidR="00C56655" w:rsidRPr="00C56655" w:rsidRDefault="00C56655">
      <w:pPr>
        <w:pStyle w:val="TOC5"/>
        <w:rPr>
          <w:rFonts w:asciiTheme="minorHAnsi" w:eastAsiaTheme="minorEastAsia" w:hAnsiTheme="minorHAnsi" w:cstheme="minorBidi"/>
          <w:sz w:val="22"/>
          <w:szCs w:val="22"/>
          <w:lang w:eastAsia="en-GB"/>
        </w:rPr>
      </w:pPr>
      <w:hyperlink w:anchor="_Toc513580695" w:history="1">
        <w:r w:rsidRPr="00C56655">
          <w:rPr>
            <w:rStyle w:val="Hyperlink"/>
            <w:rFonts w:cs="Arial"/>
            <w14:scene3d>
              <w14:camera w14:prst="orthographicFront"/>
              <w14:lightRig w14:rig="threePt" w14:dir="t">
                <w14:rot w14:lat="0" w14:lon="0" w14:rev="0"/>
              </w14:lightRig>
            </w14:scene3d>
          </w:rPr>
          <w:t>4.3.1.1.1.</w:t>
        </w:r>
        <w:r w:rsidRPr="00C56655">
          <w:rPr>
            <w:rStyle w:val="Hyperlink"/>
          </w:rPr>
          <w:t xml:space="preserve"> Main template</w:t>
        </w:r>
        <w:r w:rsidRPr="00C56655">
          <w:rPr>
            <w:webHidden/>
          </w:rPr>
          <w:tab/>
        </w:r>
        <w:r w:rsidRPr="00C56655">
          <w:rPr>
            <w:webHidden/>
          </w:rPr>
          <w:fldChar w:fldCharType="begin"/>
        </w:r>
        <w:r w:rsidRPr="00C56655">
          <w:rPr>
            <w:webHidden/>
          </w:rPr>
          <w:instrText xml:space="preserve"> PAGEREF _Toc513580695 \h </w:instrText>
        </w:r>
        <w:r w:rsidRPr="00C56655">
          <w:rPr>
            <w:webHidden/>
          </w:rPr>
        </w:r>
        <w:r w:rsidRPr="00C56655">
          <w:rPr>
            <w:webHidden/>
          </w:rPr>
          <w:fldChar w:fldCharType="separate"/>
        </w:r>
        <w:r>
          <w:rPr>
            <w:webHidden/>
          </w:rPr>
          <w:t>16</w:t>
        </w:r>
        <w:r w:rsidRPr="00C56655">
          <w:rPr>
            <w:webHidden/>
          </w:rPr>
          <w:fldChar w:fldCharType="end"/>
        </w:r>
      </w:hyperlink>
    </w:p>
    <w:p w14:paraId="01D1992E" w14:textId="77777777" w:rsidR="00C56655" w:rsidRPr="00C56655" w:rsidRDefault="00C56655">
      <w:pPr>
        <w:pStyle w:val="TOC6"/>
        <w:rPr>
          <w:rFonts w:asciiTheme="minorHAnsi" w:eastAsiaTheme="minorEastAsia" w:hAnsiTheme="minorHAnsi" w:cstheme="minorBidi"/>
          <w:sz w:val="22"/>
          <w:lang w:eastAsia="en-GB"/>
        </w:rPr>
      </w:pPr>
      <w:hyperlink w:anchor="_Toc513580696" w:history="1">
        <w:r w:rsidRPr="00C56655">
          <w:rPr>
            <w:rStyle w:val="Hyperlink"/>
            <w:rFonts w:cs="Arial"/>
            <w14:scene3d>
              <w14:camera w14:prst="orthographicFront"/>
              <w14:lightRig w14:rig="threePt" w14:dir="t">
                <w14:rot w14:lat="0" w14:lon="0" w14:rev="0"/>
              </w14:lightRig>
            </w14:scene3d>
          </w:rPr>
          <w:t>4.3.1.1.1.1.</w:t>
        </w:r>
        <w:r w:rsidRPr="00C56655">
          <w:rPr>
            <w:rStyle w:val="Hyperlink"/>
          </w:rPr>
          <w:t xml:space="preserve"> General tab sheet</w:t>
        </w:r>
        <w:r w:rsidRPr="00C56655">
          <w:rPr>
            <w:webHidden/>
          </w:rPr>
          <w:tab/>
        </w:r>
        <w:r w:rsidRPr="00C56655">
          <w:rPr>
            <w:webHidden/>
          </w:rPr>
          <w:fldChar w:fldCharType="begin"/>
        </w:r>
        <w:r w:rsidRPr="00C56655">
          <w:rPr>
            <w:webHidden/>
          </w:rPr>
          <w:instrText xml:space="preserve"> PAGEREF _Toc513580696 \h </w:instrText>
        </w:r>
        <w:r w:rsidRPr="00C56655">
          <w:rPr>
            <w:webHidden/>
          </w:rPr>
        </w:r>
        <w:r w:rsidRPr="00C56655">
          <w:rPr>
            <w:webHidden/>
          </w:rPr>
          <w:fldChar w:fldCharType="separate"/>
        </w:r>
        <w:r>
          <w:rPr>
            <w:webHidden/>
          </w:rPr>
          <w:t>16</w:t>
        </w:r>
        <w:r w:rsidRPr="00C56655">
          <w:rPr>
            <w:webHidden/>
          </w:rPr>
          <w:fldChar w:fldCharType="end"/>
        </w:r>
      </w:hyperlink>
    </w:p>
    <w:p w14:paraId="60EE2E75" w14:textId="77777777" w:rsidR="00C56655" w:rsidRPr="00C56655" w:rsidRDefault="00C56655">
      <w:pPr>
        <w:pStyle w:val="TOC6"/>
        <w:rPr>
          <w:rFonts w:asciiTheme="minorHAnsi" w:eastAsiaTheme="minorEastAsia" w:hAnsiTheme="minorHAnsi" w:cstheme="minorBidi"/>
          <w:sz w:val="22"/>
          <w:lang w:eastAsia="en-GB"/>
        </w:rPr>
      </w:pPr>
      <w:hyperlink w:anchor="_Toc513580697" w:history="1">
        <w:r w:rsidRPr="00C56655">
          <w:rPr>
            <w:rStyle w:val="Hyperlink"/>
            <w:rFonts w:cs="Arial"/>
            <w14:scene3d>
              <w14:camera w14:prst="orthographicFront"/>
              <w14:lightRig w14:rig="threePt" w14:dir="t">
                <w14:rot w14:lat="0" w14:lon="0" w14:rev="0"/>
              </w14:lightRig>
            </w14:scene3d>
          </w:rPr>
          <w:t>4.3.1.1.1.2.</w:t>
        </w:r>
        <w:r w:rsidRPr="00C56655">
          <w:rPr>
            <w:rStyle w:val="Hyperlink"/>
          </w:rPr>
          <w:t xml:space="preserve"> Approval tab sheet</w:t>
        </w:r>
        <w:r w:rsidRPr="00C56655">
          <w:rPr>
            <w:webHidden/>
          </w:rPr>
          <w:tab/>
        </w:r>
        <w:r w:rsidRPr="00C56655">
          <w:rPr>
            <w:webHidden/>
          </w:rPr>
          <w:fldChar w:fldCharType="begin"/>
        </w:r>
        <w:r w:rsidRPr="00C56655">
          <w:rPr>
            <w:webHidden/>
          </w:rPr>
          <w:instrText xml:space="preserve"> PAGEREF _Toc513580697 \h </w:instrText>
        </w:r>
        <w:r w:rsidRPr="00C56655">
          <w:rPr>
            <w:webHidden/>
          </w:rPr>
        </w:r>
        <w:r w:rsidRPr="00C56655">
          <w:rPr>
            <w:webHidden/>
          </w:rPr>
          <w:fldChar w:fldCharType="separate"/>
        </w:r>
        <w:r>
          <w:rPr>
            <w:webHidden/>
          </w:rPr>
          <w:t>19</w:t>
        </w:r>
        <w:r w:rsidRPr="00C56655">
          <w:rPr>
            <w:webHidden/>
          </w:rPr>
          <w:fldChar w:fldCharType="end"/>
        </w:r>
      </w:hyperlink>
    </w:p>
    <w:p w14:paraId="2C7939EA" w14:textId="77777777" w:rsidR="00C56655" w:rsidRPr="00C56655" w:rsidRDefault="00C56655">
      <w:pPr>
        <w:pStyle w:val="TOC6"/>
        <w:rPr>
          <w:rFonts w:asciiTheme="minorHAnsi" w:eastAsiaTheme="minorEastAsia" w:hAnsiTheme="minorHAnsi" w:cstheme="minorBidi"/>
          <w:sz w:val="22"/>
          <w:lang w:eastAsia="en-GB"/>
        </w:rPr>
      </w:pPr>
      <w:hyperlink w:anchor="_Toc513580698" w:history="1">
        <w:r w:rsidRPr="00C56655">
          <w:rPr>
            <w:rStyle w:val="Hyperlink"/>
            <w:rFonts w:cs="Arial"/>
            <w14:scene3d>
              <w14:camera w14:prst="orthographicFront"/>
              <w14:lightRig w14:rig="threePt" w14:dir="t">
                <w14:rot w14:lat="0" w14:lon="0" w14:rev="0"/>
              </w14:lightRig>
            </w14:scene3d>
          </w:rPr>
          <w:t>4.3.1.1.1.3.</w:t>
        </w:r>
        <w:r w:rsidRPr="00C56655">
          <w:rPr>
            <w:rStyle w:val="Hyperlink"/>
          </w:rPr>
          <w:t xml:space="preserve"> Setup tab sheet</w:t>
        </w:r>
        <w:r w:rsidRPr="00C56655">
          <w:rPr>
            <w:webHidden/>
          </w:rPr>
          <w:tab/>
        </w:r>
        <w:r w:rsidRPr="00C56655">
          <w:rPr>
            <w:webHidden/>
          </w:rPr>
          <w:fldChar w:fldCharType="begin"/>
        </w:r>
        <w:r w:rsidRPr="00C56655">
          <w:rPr>
            <w:webHidden/>
          </w:rPr>
          <w:instrText xml:space="preserve"> PAGEREF _Toc513580698 \h </w:instrText>
        </w:r>
        <w:r w:rsidRPr="00C56655">
          <w:rPr>
            <w:webHidden/>
          </w:rPr>
        </w:r>
        <w:r w:rsidRPr="00C56655">
          <w:rPr>
            <w:webHidden/>
          </w:rPr>
          <w:fldChar w:fldCharType="separate"/>
        </w:r>
        <w:r>
          <w:rPr>
            <w:webHidden/>
          </w:rPr>
          <w:t>20</w:t>
        </w:r>
        <w:r w:rsidRPr="00C56655">
          <w:rPr>
            <w:webHidden/>
          </w:rPr>
          <w:fldChar w:fldCharType="end"/>
        </w:r>
      </w:hyperlink>
    </w:p>
    <w:p w14:paraId="41AF96B5" w14:textId="77777777" w:rsidR="00C56655" w:rsidRPr="00C56655" w:rsidRDefault="00C56655">
      <w:pPr>
        <w:pStyle w:val="TOC6"/>
        <w:rPr>
          <w:rFonts w:asciiTheme="minorHAnsi" w:eastAsiaTheme="minorEastAsia" w:hAnsiTheme="minorHAnsi" w:cstheme="minorBidi"/>
          <w:sz w:val="22"/>
          <w:lang w:eastAsia="en-GB"/>
        </w:rPr>
      </w:pPr>
      <w:hyperlink w:anchor="_Toc513580699" w:history="1">
        <w:r w:rsidRPr="00C56655">
          <w:rPr>
            <w:rStyle w:val="Hyperlink"/>
            <w:rFonts w:cs="Arial"/>
            <w14:scene3d>
              <w14:camera w14:prst="orthographicFront"/>
              <w14:lightRig w14:rig="threePt" w14:dir="t">
                <w14:rot w14:lat="0" w14:lon="0" w14:rev="0"/>
              </w14:lightRig>
            </w14:scene3d>
          </w:rPr>
          <w:t>4.3.1.1.1.4.</w:t>
        </w:r>
        <w:r w:rsidRPr="00C56655">
          <w:rPr>
            <w:rStyle w:val="Hyperlink"/>
          </w:rPr>
          <w:t xml:space="preserve"> Custom Properties tab sheet</w:t>
        </w:r>
        <w:r w:rsidRPr="00C56655">
          <w:rPr>
            <w:webHidden/>
          </w:rPr>
          <w:tab/>
        </w:r>
        <w:r w:rsidRPr="00C56655">
          <w:rPr>
            <w:webHidden/>
          </w:rPr>
          <w:fldChar w:fldCharType="begin"/>
        </w:r>
        <w:r w:rsidRPr="00C56655">
          <w:rPr>
            <w:webHidden/>
          </w:rPr>
          <w:instrText xml:space="preserve"> PAGEREF _Toc513580699 \h </w:instrText>
        </w:r>
        <w:r w:rsidRPr="00C56655">
          <w:rPr>
            <w:webHidden/>
          </w:rPr>
        </w:r>
        <w:r w:rsidRPr="00C56655">
          <w:rPr>
            <w:webHidden/>
          </w:rPr>
          <w:fldChar w:fldCharType="separate"/>
        </w:r>
        <w:r>
          <w:rPr>
            <w:webHidden/>
          </w:rPr>
          <w:t>22</w:t>
        </w:r>
        <w:r w:rsidRPr="00C56655">
          <w:rPr>
            <w:webHidden/>
          </w:rPr>
          <w:fldChar w:fldCharType="end"/>
        </w:r>
      </w:hyperlink>
    </w:p>
    <w:p w14:paraId="08356949" w14:textId="77777777" w:rsidR="00C56655" w:rsidRPr="00C56655" w:rsidRDefault="00C56655">
      <w:pPr>
        <w:pStyle w:val="TOC5"/>
        <w:rPr>
          <w:rFonts w:asciiTheme="minorHAnsi" w:eastAsiaTheme="minorEastAsia" w:hAnsiTheme="minorHAnsi" w:cstheme="minorBidi"/>
          <w:sz w:val="22"/>
          <w:szCs w:val="22"/>
          <w:lang w:eastAsia="en-GB"/>
        </w:rPr>
      </w:pPr>
      <w:hyperlink w:anchor="_Toc513580700" w:history="1">
        <w:r w:rsidRPr="00C56655">
          <w:rPr>
            <w:rStyle w:val="Hyperlink"/>
            <w:rFonts w:cs="Arial"/>
            <w14:scene3d>
              <w14:camera w14:prst="orthographicFront"/>
              <w14:lightRig w14:rig="threePt" w14:dir="t">
                <w14:rot w14:lat="0" w14:lon="0" w14:rev="0"/>
              </w14:lightRig>
            </w14:scene3d>
          </w:rPr>
          <w:t>4.3.1.1.2.</w:t>
        </w:r>
        <w:r w:rsidRPr="00C56655">
          <w:rPr>
            <w:rStyle w:val="Hyperlink"/>
          </w:rPr>
          <w:t xml:space="preserve"> Form template</w:t>
        </w:r>
        <w:r w:rsidRPr="00C56655">
          <w:rPr>
            <w:webHidden/>
          </w:rPr>
          <w:tab/>
        </w:r>
        <w:r w:rsidRPr="00C56655">
          <w:rPr>
            <w:webHidden/>
          </w:rPr>
          <w:fldChar w:fldCharType="begin"/>
        </w:r>
        <w:r w:rsidRPr="00C56655">
          <w:rPr>
            <w:webHidden/>
          </w:rPr>
          <w:instrText xml:space="preserve"> PAGEREF _Toc513580700 \h </w:instrText>
        </w:r>
        <w:r w:rsidRPr="00C56655">
          <w:rPr>
            <w:webHidden/>
          </w:rPr>
        </w:r>
        <w:r w:rsidRPr="00C56655">
          <w:rPr>
            <w:webHidden/>
          </w:rPr>
          <w:fldChar w:fldCharType="separate"/>
        </w:r>
        <w:r>
          <w:rPr>
            <w:webHidden/>
          </w:rPr>
          <w:t>23</w:t>
        </w:r>
        <w:r w:rsidRPr="00C56655">
          <w:rPr>
            <w:webHidden/>
          </w:rPr>
          <w:fldChar w:fldCharType="end"/>
        </w:r>
      </w:hyperlink>
    </w:p>
    <w:p w14:paraId="0414CC99" w14:textId="77777777" w:rsidR="00C56655" w:rsidRPr="00C56655" w:rsidRDefault="00C56655">
      <w:pPr>
        <w:pStyle w:val="TOC6"/>
        <w:rPr>
          <w:rFonts w:asciiTheme="minorHAnsi" w:eastAsiaTheme="minorEastAsia" w:hAnsiTheme="minorHAnsi" w:cstheme="minorBidi"/>
          <w:sz w:val="22"/>
          <w:lang w:eastAsia="en-GB"/>
        </w:rPr>
      </w:pPr>
      <w:hyperlink w:anchor="_Toc513580701" w:history="1">
        <w:r w:rsidRPr="00C56655">
          <w:rPr>
            <w:rStyle w:val="Hyperlink"/>
            <w:rFonts w:cs="Arial"/>
            <w14:scene3d>
              <w14:camera w14:prst="orthographicFront"/>
              <w14:lightRig w14:rig="threePt" w14:dir="t">
                <w14:rot w14:lat="0" w14:lon="0" w14:rev="0"/>
              </w14:lightRig>
            </w14:scene3d>
          </w:rPr>
          <w:t>4.3.1.1.2.1.</w:t>
        </w:r>
        <w:r w:rsidRPr="00C56655">
          <w:rPr>
            <w:rStyle w:val="Hyperlink"/>
          </w:rPr>
          <w:t xml:space="preserve"> General tab sheet</w:t>
        </w:r>
        <w:r w:rsidRPr="00C56655">
          <w:rPr>
            <w:webHidden/>
          </w:rPr>
          <w:tab/>
        </w:r>
        <w:r w:rsidRPr="00C56655">
          <w:rPr>
            <w:webHidden/>
          </w:rPr>
          <w:fldChar w:fldCharType="begin"/>
        </w:r>
        <w:r w:rsidRPr="00C56655">
          <w:rPr>
            <w:webHidden/>
          </w:rPr>
          <w:instrText xml:space="preserve"> PAGEREF _Toc513580701 \h </w:instrText>
        </w:r>
        <w:r w:rsidRPr="00C56655">
          <w:rPr>
            <w:webHidden/>
          </w:rPr>
        </w:r>
        <w:r w:rsidRPr="00C56655">
          <w:rPr>
            <w:webHidden/>
          </w:rPr>
          <w:fldChar w:fldCharType="separate"/>
        </w:r>
        <w:r>
          <w:rPr>
            <w:webHidden/>
          </w:rPr>
          <w:t>23</w:t>
        </w:r>
        <w:r w:rsidRPr="00C56655">
          <w:rPr>
            <w:webHidden/>
          </w:rPr>
          <w:fldChar w:fldCharType="end"/>
        </w:r>
      </w:hyperlink>
    </w:p>
    <w:p w14:paraId="2CF9AA1A" w14:textId="77777777" w:rsidR="00C56655" w:rsidRPr="00C56655" w:rsidRDefault="00C56655">
      <w:pPr>
        <w:pStyle w:val="TOC6"/>
        <w:rPr>
          <w:rFonts w:asciiTheme="minorHAnsi" w:eastAsiaTheme="minorEastAsia" w:hAnsiTheme="minorHAnsi" w:cstheme="minorBidi"/>
          <w:sz w:val="22"/>
          <w:lang w:eastAsia="en-GB"/>
        </w:rPr>
      </w:pPr>
      <w:hyperlink w:anchor="_Toc513580702" w:history="1">
        <w:r w:rsidRPr="00C56655">
          <w:rPr>
            <w:rStyle w:val="Hyperlink"/>
            <w:rFonts w:cs="Arial"/>
            <w14:scene3d>
              <w14:camera w14:prst="orthographicFront"/>
              <w14:lightRig w14:rig="threePt" w14:dir="t">
                <w14:rot w14:lat="0" w14:lon="0" w14:rev="0"/>
              </w14:lightRig>
            </w14:scene3d>
          </w:rPr>
          <w:t>4.3.1.1.2.2.</w:t>
        </w:r>
        <w:r w:rsidRPr="00C56655">
          <w:rPr>
            <w:rStyle w:val="Hyperlink"/>
          </w:rPr>
          <w:t xml:space="preserve"> Approval tab sheet</w:t>
        </w:r>
        <w:r w:rsidRPr="00C56655">
          <w:rPr>
            <w:webHidden/>
          </w:rPr>
          <w:tab/>
        </w:r>
        <w:r w:rsidRPr="00C56655">
          <w:rPr>
            <w:webHidden/>
          </w:rPr>
          <w:fldChar w:fldCharType="begin"/>
        </w:r>
        <w:r w:rsidRPr="00C56655">
          <w:rPr>
            <w:webHidden/>
          </w:rPr>
          <w:instrText xml:space="preserve"> PAGEREF _Toc513580702 \h </w:instrText>
        </w:r>
        <w:r w:rsidRPr="00C56655">
          <w:rPr>
            <w:webHidden/>
          </w:rPr>
        </w:r>
        <w:r w:rsidRPr="00C56655">
          <w:rPr>
            <w:webHidden/>
          </w:rPr>
          <w:fldChar w:fldCharType="separate"/>
        </w:r>
        <w:r>
          <w:rPr>
            <w:webHidden/>
          </w:rPr>
          <w:t>24</w:t>
        </w:r>
        <w:r w:rsidRPr="00C56655">
          <w:rPr>
            <w:webHidden/>
          </w:rPr>
          <w:fldChar w:fldCharType="end"/>
        </w:r>
      </w:hyperlink>
    </w:p>
    <w:p w14:paraId="00FF7AD8" w14:textId="77777777" w:rsidR="00C56655" w:rsidRPr="00C56655" w:rsidRDefault="00C56655">
      <w:pPr>
        <w:pStyle w:val="TOC6"/>
        <w:rPr>
          <w:rFonts w:asciiTheme="minorHAnsi" w:eastAsiaTheme="minorEastAsia" w:hAnsiTheme="minorHAnsi" w:cstheme="minorBidi"/>
          <w:sz w:val="22"/>
          <w:lang w:eastAsia="en-GB"/>
        </w:rPr>
      </w:pPr>
      <w:hyperlink w:anchor="_Toc513580703" w:history="1">
        <w:r w:rsidRPr="00C56655">
          <w:rPr>
            <w:rStyle w:val="Hyperlink"/>
            <w:rFonts w:cs="Arial"/>
            <w14:scene3d>
              <w14:camera w14:prst="orthographicFront"/>
              <w14:lightRig w14:rig="threePt" w14:dir="t">
                <w14:rot w14:lat="0" w14:lon="0" w14:rev="0"/>
              </w14:lightRig>
            </w14:scene3d>
          </w:rPr>
          <w:t>4.3.1.1.2.3.</w:t>
        </w:r>
        <w:r w:rsidRPr="00C56655">
          <w:rPr>
            <w:rStyle w:val="Hyperlink"/>
          </w:rPr>
          <w:t xml:space="preserve"> Setup tab sheet</w:t>
        </w:r>
        <w:r w:rsidRPr="00C56655">
          <w:rPr>
            <w:webHidden/>
          </w:rPr>
          <w:tab/>
        </w:r>
        <w:r w:rsidRPr="00C56655">
          <w:rPr>
            <w:webHidden/>
          </w:rPr>
          <w:fldChar w:fldCharType="begin"/>
        </w:r>
        <w:r w:rsidRPr="00C56655">
          <w:rPr>
            <w:webHidden/>
          </w:rPr>
          <w:instrText xml:space="preserve"> PAGEREF _Toc513580703 \h </w:instrText>
        </w:r>
        <w:r w:rsidRPr="00C56655">
          <w:rPr>
            <w:webHidden/>
          </w:rPr>
        </w:r>
        <w:r w:rsidRPr="00C56655">
          <w:rPr>
            <w:webHidden/>
          </w:rPr>
          <w:fldChar w:fldCharType="separate"/>
        </w:r>
        <w:r>
          <w:rPr>
            <w:webHidden/>
          </w:rPr>
          <w:t>25</w:t>
        </w:r>
        <w:r w:rsidRPr="00C56655">
          <w:rPr>
            <w:webHidden/>
          </w:rPr>
          <w:fldChar w:fldCharType="end"/>
        </w:r>
      </w:hyperlink>
    </w:p>
    <w:p w14:paraId="64186A50" w14:textId="77777777" w:rsidR="00C56655" w:rsidRPr="00C56655" w:rsidRDefault="00C56655">
      <w:pPr>
        <w:pStyle w:val="TOC6"/>
        <w:rPr>
          <w:rFonts w:asciiTheme="minorHAnsi" w:eastAsiaTheme="minorEastAsia" w:hAnsiTheme="minorHAnsi" w:cstheme="minorBidi"/>
          <w:sz w:val="22"/>
          <w:lang w:eastAsia="en-GB"/>
        </w:rPr>
      </w:pPr>
      <w:hyperlink w:anchor="_Toc513580704" w:history="1">
        <w:r w:rsidRPr="00C56655">
          <w:rPr>
            <w:rStyle w:val="Hyperlink"/>
            <w:rFonts w:cs="Arial"/>
            <w14:scene3d>
              <w14:camera w14:prst="orthographicFront"/>
              <w14:lightRig w14:rig="threePt" w14:dir="t">
                <w14:rot w14:lat="0" w14:lon="0" w14:rev="0"/>
              </w14:lightRig>
            </w14:scene3d>
          </w:rPr>
          <w:t>4.3.1.1.2.4.</w:t>
        </w:r>
        <w:r w:rsidRPr="00C56655">
          <w:rPr>
            <w:rStyle w:val="Hyperlink"/>
          </w:rPr>
          <w:t xml:space="preserve"> Custom Properties tab sheet</w:t>
        </w:r>
        <w:r w:rsidRPr="00C56655">
          <w:rPr>
            <w:webHidden/>
          </w:rPr>
          <w:tab/>
        </w:r>
        <w:r w:rsidRPr="00C56655">
          <w:rPr>
            <w:webHidden/>
          </w:rPr>
          <w:fldChar w:fldCharType="begin"/>
        </w:r>
        <w:r w:rsidRPr="00C56655">
          <w:rPr>
            <w:webHidden/>
          </w:rPr>
          <w:instrText xml:space="preserve"> PAGEREF _Toc513580704 \h </w:instrText>
        </w:r>
        <w:r w:rsidRPr="00C56655">
          <w:rPr>
            <w:webHidden/>
          </w:rPr>
        </w:r>
        <w:r w:rsidRPr="00C56655">
          <w:rPr>
            <w:webHidden/>
          </w:rPr>
          <w:fldChar w:fldCharType="separate"/>
        </w:r>
        <w:r>
          <w:rPr>
            <w:webHidden/>
          </w:rPr>
          <w:t>28</w:t>
        </w:r>
        <w:r w:rsidRPr="00C56655">
          <w:rPr>
            <w:webHidden/>
          </w:rPr>
          <w:fldChar w:fldCharType="end"/>
        </w:r>
      </w:hyperlink>
    </w:p>
    <w:p w14:paraId="17B36199" w14:textId="77777777" w:rsidR="00C56655" w:rsidRPr="00C56655" w:rsidRDefault="00C56655">
      <w:pPr>
        <w:pStyle w:val="TOC5"/>
        <w:rPr>
          <w:rFonts w:asciiTheme="minorHAnsi" w:eastAsiaTheme="minorEastAsia" w:hAnsiTheme="minorHAnsi" w:cstheme="minorBidi"/>
          <w:sz w:val="22"/>
          <w:szCs w:val="22"/>
          <w:lang w:eastAsia="en-GB"/>
        </w:rPr>
      </w:pPr>
      <w:hyperlink w:anchor="_Toc513580705" w:history="1">
        <w:r w:rsidRPr="00C56655">
          <w:rPr>
            <w:rStyle w:val="Hyperlink"/>
            <w:rFonts w:cs="Arial"/>
            <w14:scene3d>
              <w14:camera w14:prst="orthographicFront"/>
              <w14:lightRig w14:rig="threePt" w14:dir="t">
                <w14:rot w14:lat="0" w14:lon="0" w14:rev="0"/>
              </w14:lightRig>
            </w14:scene3d>
          </w:rPr>
          <w:t>4.3.1.1.3.</w:t>
        </w:r>
        <w:r w:rsidRPr="00C56655">
          <w:rPr>
            <w:rStyle w:val="Hyperlink"/>
          </w:rPr>
          <w:t xml:space="preserve"> Letter template</w:t>
        </w:r>
        <w:r w:rsidRPr="00C56655">
          <w:rPr>
            <w:webHidden/>
          </w:rPr>
          <w:tab/>
        </w:r>
        <w:r w:rsidRPr="00C56655">
          <w:rPr>
            <w:webHidden/>
          </w:rPr>
          <w:fldChar w:fldCharType="begin"/>
        </w:r>
        <w:r w:rsidRPr="00C56655">
          <w:rPr>
            <w:webHidden/>
          </w:rPr>
          <w:instrText xml:space="preserve"> PAGEREF _Toc513580705 \h </w:instrText>
        </w:r>
        <w:r w:rsidRPr="00C56655">
          <w:rPr>
            <w:webHidden/>
          </w:rPr>
        </w:r>
        <w:r w:rsidRPr="00C56655">
          <w:rPr>
            <w:webHidden/>
          </w:rPr>
          <w:fldChar w:fldCharType="separate"/>
        </w:r>
        <w:r>
          <w:rPr>
            <w:webHidden/>
          </w:rPr>
          <w:t>28</w:t>
        </w:r>
        <w:r w:rsidRPr="00C56655">
          <w:rPr>
            <w:webHidden/>
          </w:rPr>
          <w:fldChar w:fldCharType="end"/>
        </w:r>
      </w:hyperlink>
    </w:p>
    <w:p w14:paraId="57B3E40D" w14:textId="77777777" w:rsidR="00C56655" w:rsidRPr="00C56655" w:rsidRDefault="00C56655">
      <w:pPr>
        <w:pStyle w:val="TOC6"/>
        <w:rPr>
          <w:rFonts w:asciiTheme="minorHAnsi" w:eastAsiaTheme="minorEastAsia" w:hAnsiTheme="minorHAnsi" w:cstheme="minorBidi"/>
          <w:sz w:val="22"/>
          <w:lang w:eastAsia="en-GB"/>
        </w:rPr>
      </w:pPr>
      <w:hyperlink w:anchor="_Toc513580706" w:history="1">
        <w:r w:rsidRPr="00C56655">
          <w:rPr>
            <w:rStyle w:val="Hyperlink"/>
            <w:rFonts w:cs="Arial"/>
            <w14:scene3d>
              <w14:camera w14:prst="orthographicFront"/>
              <w14:lightRig w14:rig="threePt" w14:dir="t">
                <w14:rot w14:lat="0" w14:lon="0" w14:rev="0"/>
              </w14:lightRig>
            </w14:scene3d>
          </w:rPr>
          <w:t>4.3.1.1.3.1.</w:t>
        </w:r>
        <w:r w:rsidRPr="00C56655">
          <w:rPr>
            <w:rStyle w:val="Hyperlink"/>
          </w:rPr>
          <w:t xml:space="preserve"> General tab sheet</w:t>
        </w:r>
        <w:r w:rsidRPr="00C56655">
          <w:rPr>
            <w:webHidden/>
          </w:rPr>
          <w:tab/>
        </w:r>
        <w:r w:rsidRPr="00C56655">
          <w:rPr>
            <w:webHidden/>
          </w:rPr>
          <w:fldChar w:fldCharType="begin"/>
        </w:r>
        <w:r w:rsidRPr="00C56655">
          <w:rPr>
            <w:webHidden/>
          </w:rPr>
          <w:instrText xml:space="preserve"> PAGEREF _Toc513580706 \h </w:instrText>
        </w:r>
        <w:r w:rsidRPr="00C56655">
          <w:rPr>
            <w:webHidden/>
          </w:rPr>
        </w:r>
        <w:r w:rsidRPr="00C56655">
          <w:rPr>
            <w:webHidden/>
          </w:rPr>
          <w:fldChar w:fldCharType="separate"/>
        </w:r>
        <w:r>
          <w:rPr>
            <w:webHidden/>
          </w:rPr>
          <w:t>28</w:t>
        </w:r>
        <w:r w:rsidRPr="00C56655">
          <w:rPr>
            <w:webHidden/>
          </w:rPr>
          <w:fldChar w:fldCharType="end"/>
        </w:r>
      </w:hyperlink>
    </w:p>
    <w:p w14:paraId="2B40ACC7" w14:textId="77777777" w:rsidR="00C56655" w:rsidRPr="00C56655" w:rsidRDefault="00C56655">
      <w:pPr>
        <w:pStyle w:val="TOC6"/>
        <w:rPr>
          <w:rFonts w:asciiTheme="minorHAnsi" w:eastAsiaTheme="minorEastAsia" w:hAnsiTheme="minorHAnsi" w:cstheme="minorBidi"/>
          <w:sz w:val="22"/>
          <w:lang w:eastAsia="en-GB"/>
        </w:rPr>
      </w:pPr>
      <w:hyperlink w:anchor="_Toc513580707" w:history="1">
        <w:r w:rsidRPr="00C56655">
          <w:rPr>
            <w:rStyle w:val="Hyperlink"/>
            <w:rFonts w:cs="Arial"/>
            <w14:scene3d>
              <w14:camera w14:prst="orthographicFront"/>
              <w14:lightRig w14:rig="threePt" w14:dir="t">
                <w14:rot w14:lat="0" w14:lon="0" w14:rev="0"/>
              </w14:lightRig>
            </w14:scene3d>
          </w:rPr>
          <w:t>4.3.1.1.3.2.</w:t>
        </w:r>
        <w:r w:rsidRPr="00C56655">
          <w:rPr>
            <w:rStyle w:val="Hyperlink"/>
          </w:rPr>
          <w:t xml:space="preserve"> Setup tab sheet</w:t>
        </w:r>
        <w:r w:rsidRPr="00C56655">
          <w:rPr>
            <w:webHidden/>
          </w:rPr>
          <w:tab/>
        </w:r>
        <w:r w:rsidRPr="00C56655">
          <w:rPr>
            <w:webHidden/>
          </w:rPr>
          <w:fldChar w:fldCharType="begin"/>
        </w:r>
        <w:r w:rsidRPr="00C56655">
          <w:rPr>
            <w:webHidden/>
          </w:rPr>
          <w:instrText xml:space="preserve"> PAGEREF _Toc513580707 \h </w:instrText>
        </w:r>
        <w:r w:rsidRPr="00C56655">
          <w:rPr>
            <w:webHidden/>
          </w:rPr>
        </w:r>
        <w:r w:rsidRPr="00C56655">
          <w:rPr>
            <w:webHidden/>
          </w:rPr>
          <w:fldChar w:fldCharType="separate"/>
        </w:r>
        <w:r>
          <w:rPr>
            <w:webHidden/>
          </w:rPr>
          <w:t>31</w:t>
        </w:r>
        <w:r w:rsidRPr="00C56655">
          <w:rPr>
            <w:webHidden/>
          </w:rPr>
          <w:fldChar w:fldCharType="end"/>
        </w:r>
      </w:hyperlink>
    </w:p>
    <w:p w14:paraId="6B3110E7" w14:textId="77777777" w:rsidR="00C56655" w:rsidRPr="00C56655" w:rsidRDefault="00C56655">
      <w:pPr>
        <w:pStyle w:val="TOC6"/>
        <w:rPr>
          <w:rFonts w:asciiTheme="minorHAnsi" w:eastAsiaTheme="minorEastAsia" w:hAnsiTheme="minorHAnsi" w:cstheme="minorBidi"/>
          <w:sz w:val="22"/>
          <w:lang w:eastAsia="en-GB"/>
        </w:rPr>
      </w:pPr>
      <w:hyperlink w:anchor="_Toc513580708" w:history="1">
        <w:r w:rsidRPr="00C56655">
          <w:rPr>
            <w:rStyle w:val="Hyperlink"/>
            <w:rFonts w:cs="Arial"/>
            <w14:scene3d>
              <w14:camera w14:prst="orthographicFront"/>
              <w14:lightRig w14:rig="threePt" w14:dir="t">
                <w14:rot w14:lat="0" w14:lon="0" w14:rev="0"/>
              </w14:lightRig>
            </w14:scene3d>
          </w:rPr>
          <w:t>4.3.1.1.3.3.</w:t>
        </w:r>
        <w:r w:rsidRPr="00C56655">
          <w:rPr>
            <w:rStyle w:val="Hyperlink"/>
          </w:rPr>
          <w:t xml:space="preserve"> Custom Properties tab sheet</w:t>
        </w:r>
        <w:r w:rsidRPr="00C56655">
          <w:rPr>
            <w:webHidden/>
          </w:rPr>
          <w:tab/>
        </w:r>
        <w:r w:rsidRPr="00C56655">
          <w:rPr>
            <w:webHidden/>
          </w:rPr>
          <w:fldChar w:fldCharType="begin"/>
        </w:r>
        <w:r w:rsidRPr="00C56655">
          <w:rPr>
            <w:webHidden/>
          </w:rPr>
          <w:instrText xml:space="preserve"> PAGEREF _Toc513580708 \h </w:instrText>
        </w:r>
        <w:r w:rsidRPr="00C56655">
          <w:rPr>
            <w:webHidden/>
          </w:rPr>
        </w:r>
        <w:r w:rsidRPr="00C56655">
          <w:rPr>
            <w:webHidden/>
          </w:rPr>
          <w:fldChar w:fldCharType="separate"/>
        </w:r>
        <w:r>
          <w:rPr>
            <w:webHidden/>
          </w:rPr>
          <w:t>32</w:t>
        </w:r>
        <w:r w:rsidRPr="00C56655">
          <w:rPr>
            <w:webHidden/>
          </w:rPr>
          <w:fldChar w:fldCharType="end"/>
        </w:r>
      </w:hyperlink>
    </w:p>
    <w:p w14:paraId="54625A1D" w14:textId="77777777" w:rsidR="00C56655" w:rsidRPr="00C56655" w:rsidRDefault="00C56655">
      <w:pPr>
        <w:pStyle w:val="TOC4"/>
        <w:rPr>
          <w:rFonts w:asciiTheme="minorHAnsi" w:eastAsiaTheme="minorEastAsia" w:hAnsiTheme="minorHAnsi" w:cstheme="minorBidi"/>
          <w:sz w:val="22"/>
          <w:szCs w:val="22"/>
          <w:lang w:eastAsia="en-GB"/>
        </w:rPr>
      </w:pPr>
      <w:hyperlink w:anchor="_Toc513580709" w:history="1">
        <w:r w:rsidRPr="00C56655">
          <w:rPr>
            <w:rStyle w:val="Hyperlink"/>
            <w:rFonts w:cs="Arial"/>
            <w14:scene3d>
              <w14:camera w14:prst="orthographicFront"/>
              <w14:lightRig w14:rig="threePt" w14:dir="t">
                <w14:rot w14:lat="0" w14:lon="0" w14:rev="0"/>
              </w14:lightRig>
            </w14:scene3d>
          </w:rPr>
          <w:t>4.3.1.2.</w:t>
        </w:r>
        <w:r w:rsidRPr="00C56655">
          <w:rPr>
            <w:rStyle w:val="Hyperlink"/>
          </w:rPr>
          <w:t xml:space="preserve"> Export Properties </w:t>
        </w:r>
        <w:r w:rsidRPr="00C56655">
          <w:rPr>
            <w:rStyle w:val="Hyperlink"/>
          </w:rPr>
          <w:drawing>
            <wp:inline distT="0" distB="0" distL="0" distR="0" wp14:anchorId="24BF7740" wp14:editId="604EA651">
              <wp:extent cx="152421" cy="152421"/>
              <wp:effectExtent l="0" t="0" r="0" b="0"/>
              <wp:docPr id="111" name="Picture 111" descr="ActiveDocument.InlineShape -  45 of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ExportDocumentProperties.png"/>
                      <pic:cNvPicPr/>
                    </pic:nvPicPr>
                    <pic:blipFill>
                      <a:blip r:embed="rId12">
                        <a:extLst>
                          <a:ext uri="{28A0092B-C50C-407E-A947-70E740481C1C}">
                            <a14:useLocalDpi xmlns:a14="http://schemas.microsoft.com/office/drawing/2010/main" val="0"/>
                          </a:ext>
                        </a:extLst>
                      </a:blip>
                      <a:stretch>
                        <a:fillRect/>
                      </a:stretch>
                    </pic:blipFill>
                    <pic:spPr>
                      <a:xfrm>
                        <a:off x="0" y="0"/>
                        <a:ext cx="152421" cy="152421"/>
                      </a:xfrm>
                      <a:prstGeom prst="rect">
                        <a:avLst/>
                      </a:prstGeom>
                    </pic:spPr>
                  </pic:pic>
                </a:graphicData>
              </a:graphic>
            </wp:inline>
          </w:drawing>
        </w:r>
        <w:r w:rsidRPr="00C56655">
          <w:rPr>
            <w:webHidden/>
          </w:rPr>
          <w:tab/>
        </w:r>
        <w:r w:rsidRPr="00C56655">
          <w:rPr>
            <w:webHidden/>
          </w:rPr>
          <w:fldChar w:fldCharType="begin"/>
        </w:r>
        <w:r w:rsidRPr="00C56655">
          <w:rPr>
            <w:webHidden/>
          </w:rPr>
          <w:instrText xml:space="preserve"> PAGEREF _Toc513580709 \h </w:instrText>
        </w:r>
        <w:r w:rsidRPr="00C56655">
          <w:rPr>
            <w:webHidden/>
          </w:rPr>
        </w:r>
        <w:r w:rsidRPr="00C56655">
          <w:rPr>
            <w:webHidden/>
          </w:rPr>
          <w:fldChar w:fldCharType="separate"/>
        </w:r>
        <w:r>
          <w:rPr>
            <w:webHidden/>
          </w:rPr>
          <w:t>33</w:t>
        </w:r>
        <w:r w:rsidRPr="00C56655">
          <w:rPr>
            <w:webHidden/>
          </w:rPr>
          <w:fldChar w:fldCharType="end"/>
        </w:r>
      </w:hyperlink>
    </w:p>
    <w:p w14:paraId="5C27EF76" w14:textId="77777777" w:rsidR="00C56655" w:rsidRPr="00C56655" w:rsidRDefault="00C56655">
      <w:pPr>
        <w:pStyle w:val="TOC4"/>
        <w:rPr>
          <w:rFonts w:asciiTheme="minorHAnsi" w:eastAsiaTheme="minorEastAsia" w:hAnsiTheme="minorHAnsi" w:cstheme="minorBidi"/>
          <w:sz w:val="22"/>
          <w:szCs w:val="22"/>
          <w:lang w:eastAsia="en-GB"/>
        </w:rPr>
      </w:pPr>
      <w:hyperlink w:anchor="_Toc513580710" w:history="1">
        <w:r w:rsidRPr="00C56655">
          <w:rPr>
            <w:rStyle w:val="Hyperlink"/>
            <w:rFonts w:cs="Arial"/>
            <w14:scene3d>
              <w14:camera w14:prst="orthographicFront"/>
              <w14:lightRig w14:rig="threePt" w14:dir="t">
                <w14:rot w14:lat="0" w14:lon="0" w14:rev="0"/>
              </w14:lightRig>
            </w14:scene3d>
          </w:rPr>
          <w:t>4.3.1.3.</w:t>
        </w:r>
        <w:r w:rsidRPr="00C56655">
          <w:rPr>
            <w:rStyle w:val="Hyperlink"/>
          </w:rPr>
          <w:t xml:space="preserve"> Import Properties </w:t>
        </w:r>
        <w:r w:rsidRPr="00C56655">
          <w:rPr>
            <w:rStyle w:val="Hyperlink"/>
          </w:rPr>
          <w:drawing>
            <wp:inline distT="0" distB="0" distL="0" distR="0" wp14:anchorId="444F69FC" wp14:editId="35A1CC5A">
              <wp:extent cx="152421" cy="152421"/>
              <wp:effectExtent l="0" t="0" r="0" b="0"/>
              <wp:docPr id="112" name="Picture 112" descr="ActiveDocument.InlineShape -  46 of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ImportDocumentProperties.png"/>
                      <pic:cNvPicPr/>
                    </pic:nvPicPr>
                    <pic:blipFill>
                      <a:blip r:embed="rId13">
                        <a:extLst>
                          <a:ext uri="{28A0092B-C50C-407E-A947-70E740481C1C}">
                            <a14:useLocalDpi xmlns:a14="http://schemas.microsoft.com/office/drawing/2010/main" val="0"/>
                          </a:ext>
                        </a:extLst>
                      </a:blip>
                      <a:stretch>
                        <a:fillRect/>
                      </a:stretch>
                    </pic:blipFill>
                    <pic:spPr>
                      <a:xfrm>
                        <a:off x="0" y="0"/>
                        <a:ext cx="152421" cy="152421"/>
                      </a:xfrm>
                      <a:prstGeom prst="rect">
                        <a:avLst/>
                      </a:prstGeom>
                    </pic:spPr>
                  </pic:pic>
                </a:graphicData>
              </a:graphic>
            </wp:inline>
          </w:drawing>
        </w:r>
        <w:r w:rsidRPr="00C56655">
          <w:rPr>
            <w:webHidden/>
          </w:rPr>
          <w:tab/>
        </w:r>
        <w:r w:rsidRPr="00C56655">
          <w:rPr>
            <w:webHidden/>
          </w:rPr>
          <w:fldChar w:fldCharType="begin"/>
        </w:r>
        <w:r w:rsidRPr="00C56655">
          <w:rPr>
            <w:webHidden/>
          </w:rPr>
          <w:instrText xml:space="preserve"> PAGEREF _Toc513580710 \h </w:instrText>
        </w:r>
        <w:r w:rsidRPr="00C56655">
          <w:rPr>
            <w:webHidden/>
          </w:rPr>
        </w:r>
        <w:r w:rsidRPr="00C56655">
          <w:rPr>
            <w:webHidden/>
          </w:rPr>
          <w:fldChar w:fldCharType="separate"/>
        </w:r>
        <w:r>
          <w:rPr>
            <w:webHidden/>
          </w:rPr>
          <w:t>33</w:t>
        </w:r>
        <w:r w:rsidRPr="00C56655">
          <w:rPr>
            <w:webHidden/>
          </w:rPr>
          <w:fldChar w:fldCharType="end"/>
        </w:r>
      </w:hyperlink>
    </w:p>
    <w:p w14:paraId="031A7569" w14:textId="77777777" w:rsidR="00C56655" w:rsidRPr="00C56655" w:rsidRDefault="00C56655">
      <w:pPr>
        <w:pStyle w:val="TOC4"/>
        <w:rPr>
          <w:rFonts w:asciiTheme="minorHAnsi" w:eastAsiaTheme="minorEastAsia" w:hAnsiTheme="minorHAnsi" w:cstheme="minorBidi"/>
          <w:sz w:val="22"/>
          <w:szCs w:val="22"/>
          <w:lang w:eastAsia="en-GB"/>
        </w:rPr>
      </w:pPr>
      <w:hyperlink w:anchor="_Toc513580711" w:history="1">
        <w:r w:rsidRPr="00C56655">
          <w:rPr>
            <w:rStyle w:val="Hyperlink"/>
            <w:rFonts w:cs="Arial"/>
            <w14:scene3d>
              <w14:camera w14:prst="orthographicFront"/>
              <w14:lightRig w14:rig="threePt" w14:dir="t">
                <w14:rot w14:lat="0" w14:lon="0" w14:rev="0"/>
              </w14:lightRig>
            </w14:scene3d>
          </w:rPr>
          <w:t>4.3.1.4.</w:t>
        </w:r>
        <w:r w:rsidRPr="00C56655">
          <w:rPr>
            <w:rStyle w:val="Hyperlink"/>
          </w:rPr>
          <w:t xml:space="preserve"> Export Config </w:t>
        </w:r>
        <w:r w:rsidRPr="00C56655">
          <w:rPr>
            <w:rStyle w:val="Hyperlink"/>
          </w:rPr>
          <w:drawing>
            <wp:inline distT="0" distB="0" distL="0" distR="0" wp14:anchorId="1B297070" wp14:editId="1FCB4711">
              <wp:extent cx="152462" cy="152462"/>
              <wp:effectExtent l="0" t="0" r="0" b="0"/>
              <wp:docPr id="113" name="Picture 113" descr="ActiveDocument.InlineShape -  47 of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ExportDocConfigData.png"/>
                      <pic:cNvPicPr/>
                    </pic:nvPicPr>
                    <pic:blipFill>
                      <a:blip r:embed="rId14">
                        <a:extLst>
                          <a:ext uri="{28A0092B-C50C-407E-A947-70E740481C1C}">
                            <a14:useLocalDpi xmlns:a14="http://schemas.microsoft.com/office/drawing/2010/main" val="0"/>
                          </a:ext>
                        </a:extLst>
                      </a:blip>
                      <a:stretch>
                        <a:fillRect/>
                      </a:stretch>
                    </pic:blipFill>
                    <pic:spPr>
                      <a:xfrm>
                        <a:off x="0" y="0"/>
                        <a:ext cx="152462" cy="152462"/>
                      </a:xfrm>
                      <a:prstGeom prst="rect">
                        <a:avLst/>
                      </a:prstGeom>
                    </pic:spPr>
                  </pic:pic>
                </a:graphicData>
              </a:graphic>
            </wp:inline>
          </w:drawing>
        </w:r>
        <w:r w:rsidRPr="00C56655">
          <w:rPr>
            <w:webHidden/>
          </w:rPr>
          <w:tab/>
        </w:r>
        <w:r w:rsidRPr="00C56655">
          <w:rPr>
            <w:webHidden/>
          </w:rPr>
          <w:fldChar w:fldCharType="begin"/>
        </w:r>
        <w:r w:rsidRPr="00C56655">
          <w:rPr>
            <w:webHidden/>
          </w:rPr>
          <w:instrText xml:space="preserve"> PAGEREF _Toc513580711 \h </w:instrText>
        </w:r>
        <w:r w:rsidRPr="00C56655">
          <w:rPr>
            <w:webHidden/>
          </w:rPr>
        </w:r>
        <w:r w:rsidRPr="00C56655">
          <w:rPr>
            <w:webHidden/>
          </w:rPr>
          <w:fldChar w:fldCharType="separate"/>
        </w:r>
        <w:r>
          <w:rPr>
            <w:webHidden/>
          </w:rPr>
          <w:t>33</w:t>
        </w:r>
        <w:r w:rsidRPr="00C56655">
          <w:rPr>
            <w:webHidden/>
          </w:rPr>
          <w:fldChar w:fldCharType="end"/>
        </w:r>
      </w:hyperlink>
    </w:p>
    <w:p w14:paraId="2916F412" w14:textId="77777777" w:rsidR="00C56655" w:rsidRPr="00C56655" w:rsidRDefault="00C56655">
      <w:pPr>
        <w:pStyle w:val="TOC4"/>
        <w:rPr>
          <w:rFonts w:asciiTheme="minorHAnsi" w:eastAsiaTheme="minorEastAsia" w:hAnsiTheme="minorHAnsi" w:cstheme="minorBidi"/>
          <w:sz w:val="22"/>
          <w:szCs w:val="22"/>
          <w:lang w:eastAsia="en-GB"/>
        </w:rPr>
      </w:pPr>
      <w:hyperlink w:anchor="_Toc513580712" w:history="1">
        <w:r w:rsidRPr="00C56655">
          <w:rPr>
            <w:rStyle w:val="Hyperlink"/>
            <w:rFonts w:cs="Arial"/>
            <w14:scene3d>
              <w14:camera w14:prst="orthographicFront"/>
              <w14:lightRig w14:rig="threePt" w14:dir="t">
                <w14:rot w14:lat="0" w14:lon="0" w14:rev="0"/>
              </w14:lightRig>
            </w14:scene3d>
          </w:rPr>
          <w:t>4.3.1.5.</w:t>
        </w:r>
        <w:r w:rsidRPr="00C56655">
          <w:rPr>
            <w:rStyle w:val="Hyperlink"/>
          </w:rPr>
          <w:t xml:space="preserve"> Import Config </w:t>
        </w:r>
        <w:r w:rsidRPr="00C56655">
          <w:rPr>
            <w:rStyle w:val="Hyperlink"/>
          </w:rPr>
          <w:drawing>
            <wp:inline distT="0" distB="0" distL="0" distR="0" wp14:anchorId="54720A80" wp14:editId="3609BA99">
              <wp:extent cx="152462" cy="152462"/>
              <wp:effectExtent l="0" t="0" r="0" b="0"/>
              <wp:docPr id="114" name="Picture 114" descr="ActiveDocument.InlineShape -  48 of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ImportDocConfigData.png"/>
                      <pic:cNvPicPr/>
                    </pic:nvPicPr>
                    <pic:blipFill>
                      <a:blip r:embed="rId15">
                        <a:extLst>
                          <a:ext uri="{28A0092B-C50C-407E-A947-70E740481C1C}">
                            <a14:useLocalDpi xmlns:a14="http://schemas.microsoft.com/office/drawing/2010/main" val="0"/>
                          </a:ext>
                        </a:extLst>
                      </a:blip>
                      <a:stretch>
                        <a:fillRect/>
                      </a:stretch>
                    </pic:blipFill>
                    <pic:spPr>
                      <a:xfrm>
                        <a:off x="0" y="0"/>
                        <a:ext cx="152462" cy="152462"/>
                      </a:xfrm>
                      <a:prstGeom prst="rect">
                        <a:avLst/>
                      </a:prstGeom>
                    </pic:spPr>
                  </pic:pic>
                </a:graphicData>
              </a:graphic>
            </wp:inline>
          </w:drawing>
        </w:r>
        <w:r w:rsidRPr="00C56655">
          <w:rPr>
            <w:webHidden/>
          </w:rPr>
          <w:tab/>
        </w:r>
        <w:r w:rsidRPr="00C56655">
          <w:rPr>
            <w:webHidden/>
          </w:rPr>
          <w:fldChar w:fldCharType="begin"/>
        </w:r>
        <w:r w:rsidRPr="00C56655">
          <w:rPr>
            <w:webHidden/>
          </w:rPr>
          <w:instrText xml:space="preserve"> PAGEREF _Toc513580712 \h </w:instrText>
        </w:r>
        <w:r w:rsidRPr="00C56655">
          <w:rPr>
            <w:webHidden/>
          </w:rPr>
        </w:r>
        <w:r w:rsidRPr="00C56655">
          <w:rPr>
            <w:webHidden/>
          </w:rPr>
          <w:fldChar w:fldCharType="separate"/>
        </w:r>
        <w:r>
          <w:rPr>
            <w:webHidden/>
          </w:rPr>
          <w:t>33</w:t>
        </w:r>
        <w:r w:rsidRPr="00C56655">
          <w:rPr>
            <w:webHidden/>
          </w:rPr>
          <w:fldChar w:fldCharType="end"/>
        </w:r>
      </w:hyperlink>
    </w:p>
    <w:p w14:paraId="709E0F7C" w14:textId="77777777" w:rsidR="00C56655" w:rsidRPr="00C56655" w:rsidRDefault="00C56655">
      <w:pPr>
        <w:pStyle w:val="TOC3"/>
        <w:rPr>
          <w:rFonts w:asciiTheme="minorHAnsi" w:eastAsiaTheme="minorEastAsia" w:hAnsiTheme="minorHAnsi" w:cstheme="minorBidi"/>
          <w:sz w:val="22"/>
          <w:szCs w:val="22"/>
          <w:lang w:eastAsia="en-GB"/>
        </w:rPr>
      </w:pPr>
      <w:hyperlink w:anchor="_Toc513580713" w:history="1">
        <w:r w:rsidRPr="00C56655">
          <w:rPr>
            <w:rStyle w:val="Hyperlink"/>
            <w:rFonts w:cs="Arial"/>
            <w14:scene3d>
              <w14:camera w14:prst="orthographicFront"/>
              <w14:lightRig w14:rig="threePt" w14:dir="t">
                <w14:rot w14:lat="0" w14:lon="0" w14:rev="0"/>
              </w14:lightRig>
            </w14:scene3d>
          </w:rPr>
          <w:t>4.3.2.</w:t>
        </w:r>
        <w:r w:rsidRPr="00C56655">
          <w:rPr>
            <w:rStyle w:val="Hyperlink"/>
          </w:rPr>
          <w:t xml:space="preserve"> Page Setup Group</w:t>
        </w:r>
        <w:r w:rsidRPr="00C56655">
          <w:rPr>
            <w:webHidden/>
          </w:rPr>
          <w:tab/>
        </w:r>
        <w:r w:rsidRPr="00C56655">
          <w:rPr>
            <w:webHidden/>
          </w:rPr>
          <w:fldChar w:fldCharType="begin"/>
        </w:r>
        <w:r w:rsidRPr="00C56655">
          <w:rPr>
            <w:webHidden/>
          </w:rPr>
          <w:instrText xml:space="preserve"> PAGEREF _Toc513580713 \h </w:instrText>
        </w:r>
        <w:r w:rsidRPr="00C56655">
          <w:rPr>
            <w:webHidden/>
          </w:rPr>
        </w:r>
        <w:r w:rsidRPr="00C56655">
          <w:rPr>
            <w:webHidden/>
          </w:rPr>
          <w:fldChar w:fldCharType="separate"/>
        </w:r>
        <w:r>
          <w:rPr>
            <w:webHidden/>
          </w:rPr>
          <w:t>34</w:t>
        </w:r>
        <w:r w:rsidRPr="00C56655">
          <w:rPr>
            <w:webHidden/>
          </w:rPr>
          <w:fldChar w:fldCharType="end"/>
        </w:r>
      </w:hyperlink>
    </w:p>
    <w:p w14:paraId="7AC4FAAF" w14:textId="77777777" w:rsidR="00C56655" w:rsidRPr="00C56655" w:rsidRDefault="00C56655">
      <w:pPr>
        <w:pStyle w:val="TOC4"/>
        <w:rPr>
          <w:rFonts w:asciiTheme="minorHAnsi" w:eastAsiaTheme="minorEastAsia" w:hAnsiTheme="minorHAnsi" w:cstheme="minorBidi"/>
          <w:sz w:val="22"/>
          <w:szCs w:val="22"/>
          <w:lang w:eastAsia="en-GB"/>
        </w:rPr>
      </w:pPr>
      <w:hyperlink w:anchor="_Toc513580714" w:history="1">
        <w:r w:rsidRPr="00C56655">
          <w:rPr>
            <w:rStyle w:val="Hyperlink"/>
            <w:rFonts w:cs="Arial"/>
            <w14:scene3d>
              <w14:camera w14:prst="orthographicFront"/>
              <w14:lightRig w14:rig="threePt" w14:dir="t">
                <w14:rot w14:lat="0" w14:lon="0" w14:rev="0"/>
              </w14:lightRig>
            </w14:scene3d>
          </w:rPr>
          <w:t>4.3.2.1.</w:t>
        </w:r>
        <w:r w:rsidRPr="00C56655">
          <w:rPr>
            <w:rStyle w:val="Hyperlink"/>
          </w:rPr>
          <w:t xml:space="preserve"> Insert Landscape </w:t>
        </w:r>
        <w:r w:rsidRPr="00C56655">
          <w:rPr>
            <w:rStyle w:val="Hyperlink"/>
          </w:rPr>
          <w:drawing>
            <wp:inline distT="0" distB="0" distL="0" distR="0" wp14:anchorId="2E486137" wp14:editId="29C64875">
              <wp:extent cx="152421" cy="152421"/>
              <wp:effectExtent l="0" t="0" r="0" b="0"/>
              <wp:docPr id="115" name="Picture 115" descr="ActiveDocument.InlineShape -  49 of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InsertLandscapeSection.png"/>
                      <pic:cNvPicPr/>
                    </pic:nvPicPr>
                    <pic:blipFill>
                      <a:blip r:embed="rId16">
                        <a:extLst>
                          <a:ext uri="{28A0092B-C50C-407E-A947-70E740481C1C}">
                            <a14:useLocalDpi xmlns:a14="http://schemas.microsoft.com/office/drawing/2010/main" val="0"/>
                          </a:ext>
                        </a:extLst>
                      </a:blip>
                      <a:stretch>
                        <a:fillRect/>
                      </a:stretch>
                    </pic:blipFill>
                    <pic:spPr>
                      <a:xfrm>
                        <a:off x="0" y="0"/>
                        <a:ext cx="152421" cy="152421"/>
                      </a:xfrm>
                      <a:prstGeom prst="rect">
                        <a:avLst/>
                      </a:prstGeom>
                    </pic:spPr>
                  </pic:pic>
                </a:graphicData>
              </a:graphic>
            </wp:inline>
          </w:drawing>
        </w:r>
        <w:r w:rsidRPr="00C56655">
          <w:rPr>
            <w:webHidden/>
          </w:rPr>
          <w:tab/>
        </w:r>
        <w:r w:rsidRPr="00C56655">
          <w:rPr>
            <w:webHidden/>
          </w:rPr>
          <w:fldChar w:fldCharType="begin"/>
        </w:r>
        <w:r w:rsidRPr="00C56655">
          <w:rPr>
            <w:webHidden/>
          </w:rPr>
          <w:instrText xml:space="preserve"> PAGEREF _Toc513580714 \h </w:instrText>
        </w:r>
        <w:r w:rsidRPr="00C56655">
          <w:rPr>
            <w:webHidden/>
          </w:rPr>
        </w:r>
        <w:r w:rsidRPr="00C56655">
          <w:rPr>
            <w:webHidden/>
          </w:rPr>
          <w:fldChar w:fldCharType="separate"/>
        </w:r>
        <w:r>
          <w:rPr>
            <w:webHidden/>
          </w:rPr>
          <w:t>34</w:t>
        </w:r>
        <w:r w:rsidRPr="00C56655">
          <w:rPr>
            <w:webHidden/>
          </w:rPr>
          <w:fldChar w:fldCharType="end"/>
        </w:r>
      </w:hyperlink>
    </w:p>
    <w:p w14:paraId="71D2087A" w14:textId="77777777" w:rsidR="00C56655" w:rsidRPr="00C56655" w:rsidRDefault="00C56655">
      <w:pPr>
        <w:pStyle w:val="TOC4"/>
        <w:rPr>
          <w:rFonts w:asciiTheme="minorHAnsi" w:eastAsiaTheme="minorEastAsia" w:hAnsiTheme="minorHAnsi" w:cstheme="minorBidi"/>
          <w:sz w:val="22"/>
          <w:szCs w:val="22"/>
          <w:lang w:eastAsia="en-GB"/>
        </w:rPr>
      </w:pPr>
      <w:hyperlink w:anchor="_Toc513580715" w:history="1">
        <w:r w:rsidRPr="00C56655">
          <w:rPr>
            <w:rStyle w:val="Hyperlink"/>
            <w:rFonts w:cs="Arial"/>
            <w14:scene3d>
              <w14:camera w14:prst="orthographicFront"/>
              <w14:lightRig w14:rig="threePt" w14:dir="t">
                <w14:rot w14:lat="0" w14:lon="0" w14:rev="0"/>
              </w14:lightRig>
            </w14:scene3d>
          </w:rPr>
          <w:t>4.3.2.2.</w:t>
        </w:r>
        <w:r w:rsidRPr="00C56655">
          <w:rPr>
            <w:rStyle w:val="Hyperlink"/>
          </w:rPr>
          <w:t xml:space="preserve"> Insert Portrait </w:t>
        </w:r>
        <w:r w:rsidRPr="00C56655">
          <w:rPr>
            <w:rStyle w:val="Hyperlink"/>
          </w:rPr>
          <w:drawing>
            <wp:inline distT="0" distB="0" distL="0" distR="0" wp14:anchorId="7F1593DA" wp14:editId="79D61757">
              <wp:extent cx="152421" cy="152421"/>
              <wp:effectExtent l="0" t="0" r="0" b="0"/>
              <wp:docPr id="116" name="Picture 116" descr="ActiveDocument.InlineShape -  52 of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InsertPortraitSection.png"/>
                      <pic:cNvPicPr/>
                    </pic:nvPicPr>
                    <pic:blipFill>
                      <a:blip r:embed="rId17">
                        <a:extLst>
                          <a:ext uri="{28A0092B-C50C-407E-A947-70E740481C1C}">
                            <a14:useLocalDpi xmlns:a14="http://schemas.microsoft.com/office/drawing/2010/main" val="0"/>
                          </a:ext>
                        </a:extLst>
                      </a:blip>
                      <a:stretch>
                        <a:fillRect/>
                      </a:stretch>
                    </pic:blipFill>
                    <pic:spPr>
                      <a:xfrm>
                        <a:off x="0" y="0"/>
                        <a:ext cx="152421" cy="152421"/>
                      </a:xfrm>
                      <a:prstGeom prst="rect">
                        <a:avLst/>
                      </a:prstGeom>
                    </pic:spPr>
                  </pic:pic>
                </a:graphicData>
              </a:graphic>
            </wp:inline>
          </w:drawing>
        </w:r>
        <w:r w:rsidRPr="00C56655">
          <w:rPr>
            <w:webHidden/>
          </w:rPr>
          <w:tab/>
        </w:r>
        <w:r w:rsidRPr="00C56655">
          <w:rPr>
            <w:webHidden/>
          </w:rPr>
          <w:fldChar w:fldCharType="begin"/>
        </w:r>
        <w:r w:rsidRPr="00C56655">
          <w:rPr>
            <w:webHidden/>
          </w:rPr>
          <w:instrText xml:space="preserve"> PAGEREF _Toc513580715 \h </w:instrText>
        </w:r>
        <w:r w:rsidRPr="00C56655">
          <w:rPr>
            <w:webHidden/>
          </w:rPr>
        </w:r>
        <w:r w:rsidRPr="00C56655">
          <w:rPr>
            <w:webHidden/>
          </w:rPr>
          <w:fldChar w:fldCharType="separate"/>
        </w:r>
        <w:r>
          <w:rPr>
            <w:webHidden/>
          </w:rPr>
          <w:t>34</w:t>
        </w:r>
        <w:r w:rsidRPr="00C56655">
          <w:rPr>
            <w:webHidden/>
          </w:rPr>
          <w:fldChar w:fldCharType="end"/>
        </w:r>
      </w:hyperlink>
    </w:p>
    <w:p w14:paraId="219C28BB" w14:textId="77777777" w:rsidR="00C56655" w:rsidRPr="00C56655" w:rsidRDefault="00C56655">
      <w:pPr>
        <w:pStyle w:val="TOC4"/>
        <w:rPr>
          <w:rFonts w:asciiTheme="minorHAnsi" w:eastAsiaTheme="minorEastAsia" w:hAnsiTheme="minorHAnsi" w:cstheme="minorBidi"/>
          <w:sz w:val="22"/>
          <w:szCs w:val="22"/>
          <w:lang w:eastAsia="en-GB"/>
        </w:rPr>
      </w:pPr>
      <w:hyperlink w:anchor="_Toc513580716" w:history="1">
        <w:r w:rsidRPr="00C56655">
          <w:rPr>
            <w:rStyle w:val="Hyperlink"/>
            <w:rFonts w:cs="Arial"/>
            <w14:scene3d>
              <w14:camera w14:prst="orthographicFront"/>
              <w14:lightRig w14:rig="threePt" w14:dir="t">
                <w14:rot w14:lat="0" w14:lon="0" w14:rev="0"/>
              </w14:lightRig>
            </w14:scene3d>
          </w:rPr>
          <w:t>4.3.2.3.</w:t>
        </w:r>
        <w:r w:rsidRPr="00C56655">
          <w:rPr>
            <w:rStyle w:val="Hyperlink"/>
          </w:rPr>
          <w:t xml:space="preserve"> Setup Landscape </w:t>
        </w:r>
        <w:r w:rsidRPr="00C56655">
          <w:rPr>
            <w:rStyle w:val="Hyperlink"/>
          </w:rPr>
          <w:drawing>
            <wp:inline distT="0" distB="0" distL="0" distR="0" wp14:anchorId="79AC4CD4" wp14:editId="620C58D3">
              <wp:extent cx="152421" cy="152421"/>
              <wp:effectExtent l="0" t="0" r="0" b="0"/>
              <wp:docPr id="117" name="Picture 117" descr="ActiveDocument.InlineShape -  55 of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PageSetupLandscape.png"/>
                      <pic:cNvPicPr/>
                    </pic:nvPicPr>
                    <pic:blipFill>
                      <a:blip r:embed="rId18">
                        <a:extLst>
                          <a:ext uri="{28A0092B-C50C-407E-A947-70E740481C1C}">
                            <a14:useLocalDpi xmlns:a14="http://schemas.microsoft.com/office/drawing/2010/main" val="0"/>
                          </a:ext>
                        </a:extLst>
                      </a:blip>
                      <a:stretch>
                        <a:fillRect/>
                      </a:stretch>
                    </pic:blipFill>
                    <pic:spPr>
                      <a:xfrm>
                        <a:off x="0" y="0"/>
                        <a:ext cx="152421" cy="152421"/>
                      </a:xfrm>
                      <a:prstGeom prst="rect">
                        <a:avLst/>
                      </a:prstGeom>
                    </pic:spPr>
                  </pic:pic>
                </a:graphicData>
              </a:graphic>
            </wp:inline>
          </w:drawing>
        </w:r>
        <w:r w:rsidRPr="00C56655">
          <w:rPr>
            <w:webHidden/>
          </w:rPr>
          <w:tab/>
        </w:r>
        <w:r w:rsidRPr="00C56655">
          <w:rPr>
            <w:webHidden/>
          </w:rPr>
          <w:fldChar w:fldCharType="begin"/>
        </w:r>
        <w:r w:rsidRPr="00C56655">
          <w:rPr>
            <w:webHidden/>
          </w:rPr>
          <w:instrText xml:space="preserve"> PAGEREF _Toc513580716 \h </w:instrText>
        </w:r>
        <w:r w:rsidRPr="00C56655">
          <w:rPr>
            <w:webHidden/>
          </w:rPr>
        </w:r>
        <w:r w:rsidRPr="00C56655">
          <w:rPr>
            <w:webHidden/>
          </w:rPr>
          <w:fldChar w:fldCharType="separate"/>
        </w:r>
        <w:r>
          <w:rPr>
            <w:webHidden/>
          </w:rPr>
          <w:t>35</w:t>
        </w:r>
        <w:r w:rsidRPr="00C56655">
          <w:rPr>
            <w:webHidden/>
          </w:rPr>
          <w:fldChar w:fldCharType="end"/>
        </w:r>
      </w:hyperlink>
    </w:p>
    <w:p w14:paraId="7ED363DF" w14:textId="77777777" w:rsidR="00C56655" w:rsidRPr="00C56655" w:rsidRDefault="00C56655">
      <w:pPr>
        <w:pStyle w:val="TOC4"/>
        <w:rPr>
          <w:rFonts w:asciiTheme="minorHAnsi" w:eastAsiaTheme="minorEastAsia" w:hAnsiTheme="minorHAnsi" w:cstheme="minorBidi"/>
          <w:sz w:val="22"/>
          <w:szCs w:val="22"/>
          <w:lang w:eastAsia="en-GB"/>
        </w:rPr>
      </w:pPr>
      <w:hyperlink w:anchor="_Toc513580717" w:history="1">
        <w:r w:rsidRPr="00C56655">
          <w:rPr>
            <w:rStyle w:val="Hyperlink"/>
            <w:rFonts w:cs="Arial"/>
            <w14:scene3d>
              <w14:camera w14:prst="orthographicFront"/>
              <w14:lightRig w14:rig="threePt" w14:dir="t">
                <w14:rot w14:lat="0" w14:lon="0" w14:rev="0"/>
              </w14:lightRig>
            </w14:scene3d>
          </w:rPr>
          <w:t>4.3.2.4.</w:t>
        </w:r>
        <w:r w:rsidRPr="00C56655">
          <w:rPr>
            <w:rStyle w:val="Hyperlink"/>
          </w:rPr>
          <w:t xml:space="preserve"> Setup Portrait </w:t>
        </w:r>
        <w:r w:rsidRPr="00C56655">
          <w:rPr>
            <w:rStyle w:val="Hyperlink"/>
          </w:rPr>
          <w:drawing>
            <wp:inline distT="0" distB="0" distL="0" distR="0" wp14:anchorId="0EB88194" wp14:editId="574FC5F5">
              <wp:extent cx="152421" cy="152421"/>
              <wp:effectExtent l="0" t="0" r="0" b="0"/>
              <wp:docPr id="118" name="Picture 118" descr="ActiveDocument.InlineShape -  56 of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PageSetupPortrait.png"/>
                      <pic:cNvPicPr/>
                    </pic:nvPicPr>
                    <pic:blipFill>
                      <a:blip r:embed="rId19">
                        <a:extLst>
                          <a:ext uri="{28A0092B-C50C-407E-A947-70E740481C1C}">
                            <a14:useLocalDpi xmlns:a14="http://schemas.microsoft.com/office/drawing/2010/main" val="0"/>
                          </a:ext>
                        </a:extLst>
                      </a:blip>
                      <a:stretch>
                        <a:fillRect/>
                      </a:stretch>
                    </pic:blipFill>
                    <pic:spPr>
                      <a:xfrm>
                        <a:off x="0" y="0"/>
                        <a:ext cx="152421" cy="152421"/>
                      </a:xfrm>
                      <a:prstGeom prst="rect">
                        <a:avLst/>
                      </a:prstGeom>
                    </pic:spPr>
                  </pic:pic>
                </a:graphicData>
              </a:graphic>
            </wp:inline>
          </w:drawing>
        </w:r>
        <w:r w:rsidRPr="00C56655">
          <w:rPr>
            <w:webHidden/>
          </w:rPr>
          <w:tab/>
        </w:r>
        <w:r w:rsidRPr="00C56655">
          <w:rPr>
            <w:webHidden/>
          </w:rPr>
          <w:fldChar w:fldCharType="begin"/>
        </w:r>
        <w:r w:rsidRPr="00C56655">
          <w:rPr>
            <w:webHidden/>
          </w:rPr>
          <w:instrText xml:space="preserve"> PAGEREF _Toc513580717 \h </w:instrText>
        </w:r>
        <w:r w:rsidRPr="00C56655">
          <w:rPr>
            <w:webHidden/>
          </w:rPr>
        </w:r>
        <w:r w:rsidRPr="00C56655">
          <w:rPr>
            <w:webHidden/>
          </w:rPr>
          <w:fldChar w:fldCharType="separate"/>
        </w:r>
        <w:r>
          <w:rPr>
            <w:webHidden/>
          </w:rPr>
          <w:t>35</w:t>
        </w:r>
        <w:r w:rsidRPr="00C56655">
          <w:rPr>
            <w:webHidden/>
          </w:rPr>
          <w:fldChar w:fldCharType="end"/>
        </w:r>
      </w:hyperlink>
    </w:p>
    <w:p w14:paraId="0EAB6F54" w14:textId="77777777" w:rsidR="00C56655" w:rsidRPr="00C56655" w:rsidRDefault="00C56655">
      <w:pPr>
        <w:pStyle w:val="TOC4"/>
        <w:rPr>
          <w:rFonts w:asciiTheme="minorHAnsi" w:eastAsiaTheme="minorEastAsia" w:hAnsiTheme="minorHAnsi" w:cstheme="minorBidi"/>
          <w:sz w:val="22"/>
          <w:szCs w:val="22"/>
          <w:lang w:eastAsia="en-GB"/>
        </w:rPr>
      </w:pPr>
      <w:hyperlink w:anchor="_Toc513580718" w:history="1">
        <w:r w:rsidRPr="00C56655">
          <w:rPr>
            <w:rStyle w:val="Hyperlink"/>
            <w:rFonts w:cs="Arial"/>
            <w14:scene3d>
              <w14:camera w14:prst="orthographicFront"/>
              <w14:lightRig w14:rig="threePt" w14:dir="t">
                <w14:rot w14:lat="0" w14:lon="0" w14:rev="0"/>
              </w14:lightRig>
            </w14:scene3d>
          </w:rPr>
          <w:t>4.3.2.5.</w:t>
        </w:r>
        <w:r w:rsidRPr="00C56655">
          <w:rPr>
            <w:rStyle w:val="Hyperlink"/>
          </w:rPr>
          <w:t xml:space="preserve"> Page Defaults </w:t>
        </w:r>
        <w:r w:rsidRPr="00C56655">
          <w:rPr>
            <w:rStyle w:val="Hyperlink"/>
          </w:rPr>
          <w:drawing>
            <wp:inline distT="0" distB="0" distL="0" distR="0" wp14:anchorId="2A6A34E0" wp14:editId="477B4C4B">
              <wp:extent cx="152381" cy="152381"/>
              <wp:effectExtent l="0" t="0" r="635" b="635"/>
              <wp:docPr id="119" name="Picture 119" descr="ActiveDocument.InlineShape -  57 of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PageDefaults.png"/>
                      <pic:cNvPicPr/>
                    </pic:nvPicPr>
                    <pic:blipFill>
                      <a:blip r:embed="rId20">
                        <a:extLst>
                          <a:ext uri="{28A0092B-C50C-407E-A947-70E740481C1C}">
                            <a14:useLocalDpi xmlns:a14="http://schemas.microsoft.com/office/drawing/2010/main" val="0"/>
                          </a:ext>
                        </a:extLst>
                      </a:blip>
                      <a:stretch>
                        <a:fillRect/>
                      </a:stretch>
                    </pic:blipFill>
                    <pic:spPr>
                      <a:xfrm>
                        <a:off x="0" y="0"/>
                        <a:ext cx="152381" cy="152381"/>
                      </a:xfrm>
                      <a:prstGeom prst="rect">
                        <a:avLst/>
                      </a:prstGeom>
                    </pic:spPr>
                  </pic:pic>
                </a:graphicData>
              </a:graphic>
            </wp:inline>
          </w:drawing>
        </w:r>
        <w:r w:rsidRPr="00C56655">
          <w:rPr>
            <w:webHidden/>
          </w:rPr>
          <w:tab/>
        </w:r>
        <w:r w:rsidRPr="00C56655">
          <w:rPr>
            <w:webHidden/>
          </w:rPr>
          <w:fldChar w:fldCharType="begin"/>
        </w:r>
        <w:r w:rsidRPr="00C56655">
          <w:rPr>
            <w:webHidden/>
          </w:rPr>
          <w:instrText xml:space="preserve"> PAGEREF _Toc513580718 \h </w:instrText>
        </w:r>
        <w:r w:rsidRPr="00C56655">
          <w:rPr>
            <w:webHidden/>
          </w:rPr>
        </w:r>
        <w:r w:rsidRPr="00C56655">
          <w:rPr>
            <w:webHidden/>
          </w:rPr>
          <w:fldChar w:fldCharType="separate"/>
        </w:r>
        <w:r>
          <w:rPr>
            <w:webHidden/>
          </w:rPr>
          <w:t>35</w:t>
        </w:r>
        <w:r w:rsidRPr="00C56655">
          <w:rPr>
            <w:webHidden/>
          </w:rPr>
          <w:fldChar w:fldCharType="end"/>
        </w:r>
      </w:hyperlink>
    </w:p>
    <w:p w14:paraId="61DAB32B" w14:textId="77777777" w:rsidR="00C56655" w:rsidRPr="00C56655" w:rsidRDefault="00C56655">
      <w:pPr>
        <w:pStyle w:val="TOC3"/>
        <w:rPr>
          <w:rFonts w:asciiTheme="minorHAnsi" w:eastAsiaTheme="minorEastAsia" w:hAnsiTheme="minorHAnsi" w:cstheme="minorBidi"/>
          <w:sz w:val="22"/>
          <w:szCs w:val="22"/>
          <w:lang w:eastAsia="en-GB"/>
        </w:rPr>
      </w:pPr>
      <w:hyperlink w:anchor="_Toc513580719" w:history="1">
        <w:r w:rsidRPr="00C56655">
          <w:rPr>
            <w:rStyle w:val="Hyperlink"/>
            <w:rFonts w:cs="Arial"/>
            <w14:scene3d>
              <w14:camera w14:prst="orthographicFront"/>
              <w14:lightRig w14:rig="threePt" w14:dir="t">
                <w14:rot w14:lat="0" w14:lon="0" w14:rev="0"/>
              </w14:lightRig>
            </w14:scene3d>
          </w:rPr>
          <w:t>4.3.3.</w:t>
        </w:r>
        <w:r w:rsidRPr="00C56655">
          <w:rPr>
            <w:rStyle w:val="Hyperlink"/>
          </w:rPr>
          <w:t xml:space="preserve"> Table Group</w:t>
        </w:r>
        <w:r w:rsidRPr="00C56655">
          <w:rPr>
            <w:webHidden/>
          </w:rPr>
          <w:tab/>
        </w:r>
        <w:r w:rsidRPr="00C56655">
          <w:rPr>
            <w:webHidden/>
          </w:rPr>
          <w:fldChar w:fldCharType="begin"/>
        </w:r>
        <w:r w:rsidRPr="00C56655">
          <w:rPr>
            <w:webHidden/>
          </w:rPr>
          <w:instrText xml:space="preserve"> PAGEREF _Toc513580719 \h </w:instrText>
        </w:r>
        <w:r w:rsidRPr="00C56655">
          <w:rPr>
            <w:webHidden/>
          </w:rPr>
        </w:r>
        <w:r w:rsidRPr="00C56655">
          <w:rPr>
            <w:webHidden/>
          </w:rPr>
          <w:fldChar w:fldCharType="separate"/>
        </w:r>
        <w:r>
          <w:rPr>
            <w:webHidden/>
          </w:rPr>
          <w:t>35</w:t>
        </w:r>
        <w:r w:rsidRPr="00C56655">
          <w:rPr>
            <w:webHidden/>
          </w:rPr>
          <w:fldChar w:fldCharType="end"/>
        </w:r>
      </w:hyperlink>
    </w:p>
    <w:p w14:paraId="1E1867AB" w14:textId="77777777" w:rsidR="00C56655" w:rsidRPr="00C56655" w:rsidRDefault="00C56655">
      <w:pPr>
        <w:pStyle w:val="TOC4"/>
        <w:rPr>
          <w:rFonts w:asciiTheme="minorHAnsi" w:eastAsiaTheme="minorEastAsia" w:hAnsiTheme="minorHAnsi" w:cstheme="minorBidi"/>
          <w:sz w:val="22"/>
          <w:szCs w:val="22"/>
          <w:lang w:eastAsia="en-GB"/>
        </w:rPr>
      </w:pPr>
      <w:hyperlink w:anchor="_Toc513580720" w:history="1">
        <w:r w:rsidRPr="00C56655">
          <w:rPr>
            <w:rStyle w:val="Hyperlink"/>
            <w:rFonts w:cs="Arial"/>
            <w14:scene3d>
              <w14:camera w14:prst="orthographicFront"/>
              <w14:lightRig w14:rig="threePt" w14:dir="t">
                <w14:rot w14:lat="0" w14:lon="0" w14:rev="0"/>
              </w14:lightRig>
            </w14:scene3d>
          </w:rPr>
          <w:t>4.3.3.1.</w:t>
        </w:r>
        <w:r w:rsidRPr="00C56655">
          <w:rPr>
            <w:rStyle w:val="Hyperlink"/>
          </w:rPr>
          <w:t xml:space="preserve"> Format Table </w:t>
        </w:r>
        <w:r w:rsidRPr="00C56655">
          <w:rPr>
            <w:rStyle w:val="Hyperlink"/>
          </w:rPr>
          <w:drawing>
            <wp:inline distT="0" distB="0" distL="0" distR="0" wp14:anchorId="6F2D87C4" wp14:editId="40BE4C36">
              <wp:extent cx="152421" cy="152421"/>
              <wp:effectExtent l="0" t="0" r="0" b="0"/>
              <wp:docPr id="120" name="Picture 120" descr="ActiveDocument.InlineShape -  59 of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FormatTable.png"/>
                      <pic:cNvPicPr/>
                    </pic:nvPicPr>
                    <pic:blipFill>
                      <a:blip r:embed="rId21">
                        <a:extLst>
                          <a:ext uri="{28A0092B-C50C-407E-A947-70E740481C1C}">
                            <a14:useLocalDpi xmlns:a14="http://schemas.microsoft.com/office/drawing/2010/main" val="0"/>
                          </a:ext>
                        </a:extLst>
                      </a:blip>
                      <a:stretch>
                        <a:fillRect/>
                      </a:stretch>
                    </pic:blipFill>
                    <pic:spPr>
                      <a:xfrm>
                        <a:off x="0" y="0"/>
                        <a:ext cx="152421" cy="152421"/>
                      </a:xfrm>
                      <a:prstGeom prst="rect">
                        <a:avLst/>
                      </a:prstGeom>
                    </pic:spPr>
                  </pic:pic>
                </a:graphicData>
              </a:graphic>
            </wp:inline>
          </w:drawing>
        </w:r>
        <w:r w:rsidRPr="00C56655">
          <w:rPr>
            <w:webHidden/>
          </w:rPr>
          <w:tab/>
        </w:r>
        <w:r w:rsidRPr="00C56655">
          <w:rPr>
            <w:webHidden/>
          </w:rPr>
          <w:fldChar w:fldCharType="begin"/>
        </w:r>
        <w:r w:rsidRPr="00C56655">
          <w:rPr>
            <w:webHidden/>
          </w:rPr>
          <w:instrText xml:space="preserve"> PAGEREF _Toc513580720 \h </w:instrText>
        </w:r>
        <w:r w:rsidRPr="00C56655">
          <w:rPr>
            <w:webHidden/>
          </w:rPr>
        </w:r>
        <w:r w:rsidRPr="00C56655">
          <w:rPr>
            <w:webHidden/>
          </w:rPr>
          <w:fldChar w:fldCharType="separate"/>
        </w:r>
        <w:r>
          <w:rPr>
            <w:webHidden/>
          </w:rPr>
          <w:t>35</w:t>
        </w:r>
        <w:r w:rsidRPr="00C56655">
          <w:rPr>
            <w:webHidden/>
          </w:rPr>
          <w:fldChar w:fldCharType="end"/>
        </w:r>
      </w:hyperlink>
    </w:p>
    <w:p w14:paraId="294DC5F1" w14:textId="77777777" w:rsidR="00C56655" w:rsidRPr="00C56655" w:rsidRDefault="00C56655">
      <w:pPr>
        <w:pStyle w:val="TOC4"/>
        <w:rPr>
          <w:rFonts w:asciiTheme="minorHAnsi" w:eastAsiaTheme="minorEastAsia" w:hAnsiTheme="minorHAnsi" w:cstheme="minorBidi"/>
          <w:sz w:val="22"/>
          <w:szCs w:val="22"/>
          <w:lang w:eastAsia="en-GB"/>
        </w:rPr>
      </w:pPr>
      <w:hyperlink w:anchor="_Toc513580721" w:history="1">
        <w:r w:rsidRPr="00C56655">
          <w:rPr>
            <w:rStyle w:val="Hyperlink"/>
            <w:rFonts w:cs="Arial"/>
            <w14:scene3d>
              <w14:camera w14:prst="orthographicFront"/>
              <w14:lightRig w14:rig="threePt" w14:dir="t">
                <w14:rot w14:lat="0" w14:lon="0" w14:rev="0"/>
              </w14:lightRig>
            </w14:scene3d>
          </w:rPr>
          <w:t>4.3.3.2.</w:t>
        </w:r>
        <w:r w:rsidRPr="00C56655">
          <w:rPr>
            <w:rStyle w:val="Hyperlink"/>
          </w:rPr>
          <w:t xml:space="preserve"> Table Header </w:t>
        </w:r>
        <w:r w:rsidRPr="00C56655">
          <w:rPr>
            <w:rStyle w:val="Hyperlink"/>
          </w:rPr>
          <w:drawing>
            <wp:inline distT="0" distB="0" distL="0" distR="0" wp14:anchorId="5F7E7D92" wp14:editId="12A42E99">
              <wp:extent cx="152421" cy="152421"/>
              <wp:effectExtent l="0" t="0" r="0" b="0"/>
              <wp:docPr id="121" name="Picture 121" descr="ActiveDocument.InlineShape -  60 of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FormatTableHeaderOnly.png"/>
                      <pic:cNvPicPr/>
                    </pic:nvPicPr>
                    <pic:blipFill>
                      <a:blip r:embed="rId22">
                        <a:extLst>
                          <a:ext uri="{28A0092B-C50C-407E-A947-70E740481C1C}">
                            <a14:useLocalDpi xmlns:a14="http://schemas.microsoft.com/office/drawing/2010/main" val="0"/>
                          </a:ext>
                        </a:extLst>
                      </a:blip>
                      <a:stretch>
                        <a:fillRect/>
                      </a:stretch>
                    </pic:blipFill>
                    <pic:spPr>
                      <a:xfrm>
                        <a:off x="0" y="0"/>
                        <a:ext cx="152421" cy="152421"/>
                      </a:xfrm>
                      <a:prstGeom prst="rect">
                        <a:avLst/>
                      </a:prstGeom>
                    </pic:spPr>
                  </pic:pic>
                </a:graphicData>
              </a:graphic>
            </wp:inline>
          </w:drawing>
        </w:r>
        <w:r w:rsidRPr="00C56655">
          <w:rPr>
            <w:webHidden/>
          </w:rPr>
          <w:tab/>
        </w:r>
        <w:r w:rsidRPr="00C56655">
          <w:rPr>
            <w:webHidden/>
          </w:rPr>
          <w:fldChar w:fldCharType="begin"/>
        </w:r>
        <w:r w:rsidRPr="00C56655">
          <w:rPr>
            <w:webHidden/>
          </w:rPr>
          <w:instrText xml:space="preserve"> PAGEREF _Toc513580721 \h </w:instrText>
        </w:r>
        <w:r w:rsidRPr="00C56655">
          <w:rPr>
            <w:webHidden/>
          </w:rPr>
        </w:r>
        <w:r w:rsidRPr="00C56655">
          <w:rPr>
            <w:webHidden/>
          </w:rPr>
          <w:fldChar w:fldCharType="separate"/>
        </w:r>
        <w:r>
          <w:rPr>
            <w:webHidden/>
          </w:rPr>
          <w:t>36</w:t>
        </w:r>
        <w:r w:rsidRPr="00C56655">
          <w:rPr>
            <w:webHidden/>
          </w:rPr>
          <w:fldChar w:fldCharType="end"/>
        </w:r>
      </w:hyperlink>
    </w:p>
    <w:p w14:paraId="27AF7895" w14:textId="77777777" w:rsidR="00C56655" w:rsidRPr="00C56655" w:rsidRDefault="00C56655">
      <w:pPr>
        <w:pStyle w:val="TOC4"/>
        <w:rPr>
          <w:rFonts w:asciiTheme="minorHAnsi" w:eastAsiaTheme="minorEastAsia" w:hAnsiTheme="minorHAnsi" w:cstheme="minorBidi"/>
          <w:sz w:val="22"/>
          <w:szCs w:val="22"/>
          <w:lang w:eastAsia="en-GB"/>
        </w:rPr>
      </w:pPr>
      <w:hyperlink w:anchor="_Toc513580722" w:history="1">
        <w:r w:rsidRPr="00C56655">
          <w:rPr>
            <w:rStyle w:val="Hyperlink"/>
            <w:rFonts w:cs="Arial"/>
            <w14:scene3d>
              <w14:camera w14:prst="orthographicFront"/>
              <w14:lightRig w14:rig="threePt" w14:dir="t">
                <w14:rot w14:lat="0" w14:lon="0" w14:rev="0"/>
              </w14:lightRig>
            </w14:scene3d>
          </w:rPr>
          <w:t>4.3.3.3.</w:t>
        </w:r>
        <w:r w:rsidRPr="00C56655">
          <w:rPr>
            <w:rStyle w:val="Hyperlink"/>
          </w:rPr>
          <w:t xml:space="preserve"> Abbreviations </w:t>
        </w:r>
        <w:r w:rsidRPr="00C56655">
          <w:rPr>
            <w:rStyle w:val="Hyperlink"/>
          </w:rPr>
          <w:drawing>
            <wp:inline distT="0" distB="0" distL="0" distR="0" wp14:anchorId="3F9C4DEB" wp14:editId="6A65FBE6">
              <wp:extent cx="152421" cy="152421"/>
              <wp:effectExtent l="0" t="0" r="0" b="0"/>
              <wp:docPr id="122" name="Picture 122" descr="ActiveDocument.InlineShape -  61 of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CompileAbbreviationsTable.png"/>
                      <pic:cNvPicPr/>
                    </pic:nvPicPr>
                    <pic:blipFill>
                      <a:blip r:embed="rId23">
                        <a:extLst>
                          <a:ext uri="{28A0092B-C50C-407E-A947-70E740481C1C}">
                            <a14:useLocalDpi xmlns:a14="http://schemas.microsoft.com/office/drawing/2010/main" val="0"/>
                          </a:ext>
                        </a:extLst>
                      </a:blip>
                      <a:stretch>
                        <a:fillRect/>
                      </a:stretch>
                    </pic:blipFill>
                    <pic:spPr>
                      <a:xfrm>
                        <a:off x="0" y="0"/>
                        <a:ext cx="152421" cy="152421"/>
                      </a:xfrm>
                      <a:prstGeom prst="rect">
                        <a:avLst/>
                      </a:prstGeom>
                    </pic:spPr>
                  </pic:pic>
                </a:graphicData>
              </a:graphic>
            </wp:inline>
          </w:drawing>
        </w:r>
        <w:r w:rsidRPr="00C56655">
          <w:rPr>
            <w:webHidden/>
          </w:rPr>
          <w:tab/>
        </w:r>
        <w:r w:rsidRPr="00C56655">
          <w:rPr>
            <w:webHidden/>
          </w:rPr>
          <w:fldChar w:fldCharType="begin"/>
        </w:r>
        <w:r w:rsidRPr="00C56655">
          <w:rPr>
            <w:webHidden/>
          </w:rPr>
          <w:instrText xml:space="preserve"> PAGEREF _Toc513580722 \h </w:instrText>
        </w:r>
        <w:r w:rsidRPr="00C56655">
          <w:rPr>
            <w:webHidden/>
          </w:rPr>
        </w:r>
        <w:r w:rsidRPr="00C56655">
          <w:rPr>
            <w:webHidden/>
          </w:rPr>
          <w:fldChar w:fldCharType="separate"/>
        </w:r>
        <w:r>
          <w:rPr>
            <w:webHidden/>
          </w:rPr>
          <w:t>36</w:t>
        </w:r>
        <w:r w:rsidRPr="00C56655">
          <w:rPr>
            <w:webHidden/>
          </w:rPr>
          <w:fldChar w:fldCharType="end"/>
        </w:r>
      </w:hyperlink>
    </w:p>
    <w:p w14:paraId="11B1B14A" w14:textId="77777777" w:rsidR="00C56655" w:rsidRPr="00C56655" w:rsidRDefault="00C56655">
      <w:pPr>
        <w:pStyle w:val="TOC3"/>
        <w:rPr>
          <w:rFonts w:asciiTheme="minorHAnsi" w:eastAsiaTheme="minorEastAsia" w:hAnsiTheme="minorHAnsi" w:cstheme="minorBidi"/>
          <w:sz w:val="22"/>
          <w:szCs w:val="22"/>
          <w:lang w:eastAsia="en-GB"/>
        </w:rPr>
      </w:pPr>
      <w:hyperlink w:anchor="_Toc513580723" w:history="1">
        <w:r w:rsidRPr="00C56655">
          <w:rPr>
            <w:rStyle w:val="Hyperlink"/>
            <w:rFonts w:cs="Arial"/>
            <w14:scene3d>
              <w14:camera w14:prst="orthographicFront"/>
              <w14:lightRig w14:rig="threePt" w14:dir="t">
                <w14:rot w14:lat="0" w14:lon="0" w14:rev="0"/>
              </w14:lightRig>
            </w14:scene3d>
          </w:rPr>
          <w:t>4.3.4.</w:t>
        </w:r>
        <w:r w:rsidRPr="00C56655">
          <w:rPr>
            <w:rStyle w:val="Hyperlink"/>
          </w:rPr>
          <w:t xml:space="preserve"> Styles Group</w:t>
        </w:r>
        <w:r w:rsidRPr="00C56655">
          <w:rPr>
            <w:webHidden/>
          </w:rPr>
          <w:tab/>
        </w:r>
        <w:r w:rsidRPr="00C56655">
          <w:rPr>
            <w:webHidden/>
          </w:rPr>
          <w:fldChar w:fldCharType="begin"/>
        </w:r>
        <w:r w:rsidRPr="00C56655">
          <w:rPr>
            <w:webHidden/>
          </w:rPr>
          <w:instrText xml:space="preserve"> PAGEREF _Toc513580723 \h </w:instrText>
        </w:r>
        <w:r w:rsidRPr="00C56655">
          <w:rPr>
            <w:webHidden/>
          </w:rPr>
        </w:r>
        <w:r w:rsidRPr="00C56655">
          <w:rPr>
            <w:webHidden/>
          </w:rPr>
          <w:fldChar w:fldCharType="separate"/>
        </w:r>
        <w:r>
          <w:rPr>
            <w:webHidden/>
          </w:rPr>
          <w:t>36</w:t>
        </w:r>
        <w:r w:rsidRPr="00C56655">
          <w:rPr>
            <w:webHidden/>
          </w:rPr>
          <w:fldChar w:fldCharType="end"/>
        </w:r>
      </w:hyperlink>
    </w:p>
    <w:p w14:paraId="68EB3075" w14:textId="77777777" w:rsidR="00C56655" w:rsidRPr="00C56655" w:rsidRDefault="00C56655">
      <w:pPr>
        <w:pStyle w:val="TOC4"/>
        <w:rPr>
          <w:rFonts w:asciiTheme="minorHAnsi" w:eastAsiaTheme="minorEastAsia" w:hAnsiTheme="minorHAnsi" w:cstheme="minorBidi"/>
          <w:sz w:val="22"/>
          <w:szCs w:val="22"/>
          <w:lang w:eastAsia="en-GB"/>
        </w:rPr>
      </w:pPr>
      <w:hyperlink w:anchor="_Toc513580724" w:history="1">
        <w:r w:rsidRPr="00C56655">
          <w:rPr>
            <w:rStyle w:val="Hyperlink"/>
            <w:rFonts w:cs="Arial"/>
            <w14:scene3d>
              <w14:camera w14:prst="orthographicFront"/>
              <w14:lightRig w14:rig="threePt" w14:dir="t">
                <w14:rot w14:lat="0" w14:lon="0" w14:rev="0"/>
              </w14:lightRig>
            </w14:scene3d>
          </w:rPr>
          <w:t>4.3.4.1.</w:t>
        </w:r>
        <w:r w:rsidRPr="00C56655">
          <w:rPr>
            <w:rStyle w:val="Hyperlink"/>
          </w:rPr>
          <w:t xml:space="preserve"> Outline Numbering </w:t>
        </w:r>
        <w:r w:rsidRPr="00C56655">
          <w:rPr>
            <w:rStyle w:val="Hyperlink"/>
          </w:rPr>
          <w:drawing>
            <wp:inline distT="0" distB="0" distL="0" distR="0" wp14:anchorId="657D83FD" wp14:editId="1B3D6E28">
              <wp:extent cx="152421" cy="152421"/>
              <wp:effectExtent l="0" t="0" r="0" b="0"/>
              <wp:docPr id="123" name="Picture 123" descr="ActiveDocument.InlineShape -  62 of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OutlineListNumbering.png"/>
                      <pic:cNvPicPr/>
                    </pic:nvPicPr>
                    <pic:blipFill>
                      <a:blip r:embed="rId24">
                        <a:extLst>
                          <a:ext uri="{28A0092B-C50C-407E-A947-70E740481C1C}">
                            <a14:useLocalDpi xmlns:a14="http://schemas.microsoft.com/office/drawing/2010/main" val="0"/>
                          </a:ext>
                        </a:extLst>
                      </a:blip>
                      <a:stretch>
                        <a:fillRect/>
                      </a:stretch>
                    </pic:blipFill>
                    <pic:spPr>
                      <a:xfrm>
                        <a:off x="0" y="0"/>
                        <a:ext cx="152421" cy="152421"/>
                      </a:xfrm>
                      <a:prstGeom prst="rect">
                        <a:avLst/>
                      </a:prstGeom>
                    </pic:spPr>
                  </pic:pic>
                </a:graphicData>
              </a:graphic>
            </wp:inline>
          </w:drawing>
        </w:r>
        <w:r w:rsidRPr="00C56655">
          <w:rPr>
            <w:webHidden/>
          </w:rPr>
          <w:tab/>
        </w:r>
        <w:r w:rsidRPr="00C56655">
          <w:rPr>
            <w:webHidden/>
          </w:rPr>
          <w:fldChar w:fldCharType="begin"/>
        </w:r>
        <w:r w:rsidRPr="00C56655">
          <w:rPr>
            <w:webHidden/>
          </w:rPr>
          <w:instrText xml:space="preserve"> PAGEREF _Toc513580724 \h </w:instrText>
        </w:r>
        <w:r w:rsidRPr="00C56655">
          <w:rPr>
            <w:webHidden/>
          </w:rPr>
        </w:r>
        <w:r w:rsidRPr="00C56655">
          <w:rPr>
            <w:webHidden/>
          </w:rPr>
          <w:fldChar w:fldCharType="separate"/>
        </w:r>
        <w:r>
          <w:rPr>
            <w:webHidden/>
          </w:rPr>
          <w:t>36</w:t>
        </w:r>
        <w:r w:rsidRPr="00C56655">
          <w:rPr>
            <w:webHidden/>
          </w:rPr>
          <w:fldChar w:fldCharType="end"/>
        </w:r>
      </w:hyperlink>
    </w:p>
    <w:p w14:paraId="21AEEAC6" w14:textId="77777777" w:rsidR="00C56655" w:rsidRPr="00C56655" w:rsidRDefault="00C56655">
      <w:pPr>
        <w:pStyle w:val="TOC5"/>
        <w:rPr>
          <w:rFonts w:asciiTheme="minorHAnsi" w:eastAsiaTheme="minorEastAsia" w:hAnsiTheme="minorHAnsi" w:cstheme="minorBidi"/>
          <w:sz w:val="22"/>
          <w:szCs w:val="22"/>
          <w:lang w:eastAsia="en-GB"/>
        </w:rPr>
      </w:pPr>
      <w:hyperlink w:anchor="_Toc513580725" w:history="1">
        <w:r w:rsidRPr="00C56655">
          <w:rPr>
            <w:rStyle w:val="Hyperlink"/>
            <w:rFonts w:cs="Arial"/>
            <w14:scene3d>
              <w14:camera w14:prst="orthographicFront"/>
              <w14:lightRig w14:rig="threePt" w14:dir="t">
                <w14:rot w14:lat="0" w14:lon="0" w14:rev="0"/>
              </w14:lightRig>
            </w14:scene3d>
          </w:rPr>
          <w:t>4.3.4.1.1.</w:t>
        </w:r>
        <w:r w:rsidRPr="00C56655">
          <w:rPr>
            <w:rStyle w:val="Hyperlink"/>
          </w:rPr>
          <w:t xml:space="preserve"> Usage examples</w:t>
        </w:r>
        <w:r w:rsidRPr="00C56655">
          <w:rPr>
            <w:webHidden/>
          </w:rPr>
          <w:tab/>
        </w:r>
        <w:r w:rsidRPr="00C56655">
          <w:rPr>
            <w:webHidden/>
          </w:rPr>
          <w:fldChar w:fldCharType="begin"/>
        </w:r>
        <w:r w:rsidRPr="00C56655">
          <w:rPr>
            <w:webHidden/>
          </w:rPr>
          <w:instrText xml:space="preserve"> PAGEREF _Toc513580725 \h </w:instrText>
        </w:r>
        <w:r w:rsidRPr="00C56655">
          <w:rPr>
            <w:webHidden/>
          </w:rPr>
        </w:r>
        <w:r w:rsidRPr="00C56655">
          <w:rPr>
            <w:webHidden/>
          </w:rPr>
          <w:fldChar w:fldCharType="separate"/>
        </w:r>
        <w:r>
          <w:rPr>
            <w:webHidden/>
          </w:rPr>
          <w:t>37</w:t>
        </w:r>
        <w:r w:rsidRPr="00C56655">
          <w:rPr>
            <w:webHidden/>
          </w:rPr>
          <w:fldChar w:fldCharType="end"/>
        </w:r>
      </w:hyperlink>
    </w:p>
    <w:p w14:paraId="4E71617B" w14:textId="77777777" w:rsidR="00C56655" w:rsidRPr="00C56655" w:rsidRDefault="00C56655">
      <w:pPr>
        <w:pStyle w:val="TOC5"/>
        <w:rPr>
          <w:rFonts w:asciiTheme="minorHAnsi" w:eastAsiaTheme="minorEastAsia" w:hAnsiTheme="minorHAnsi" w:cstheme="minorBidi"/>
          <w:sz w:val="22"/>
          <w:szCs w:val="22"/>
          <w:lang w:eastAsia="en-GB"/>
        </w:rPr>
      </w:pPr>
      <w:hyperlink w:anchor="_Toc513580726" w:history="1">
        <w:r w:rsidRPr="00C56655">
          <w:rPr>
            <w:rStyle w:val="Hyperlink"/>
            <w:rFonts w:cs="Arial"/>
            <w14:scene3d>
              <w14:camera w14:prst="orthographicFront"/>
              <w14:lightRig w14:rig="threePt" w14:dir="t">
                <w14:rot w14:lat="0" w14:lon="0" w14:rev="0"/>
              </w14:lightRig>
            </w14:scene3d>
          </w:rPr>
          <w:t>4.3.4.1.2.</w:t>
        </w:r>
        <w:r w:rsidRPr="00C56655">
          <w:rPr>
            <w:rStyle w:val="Hyperlink"/>
          </w:rPr>
          <w:t xml:space="preserve"> Sequence-specific field switches</w:t>
        </w:r>
        <w:r w:rsidRPr="00C56655">
          <w:rPr>
            <w:webHidden/>
          </w:rPr>
          <w:tab/>
        </w:r>
        <w:r w:rsidRPr="00C56655">
          <w:rPr>
            <w:webHidden/>
          </w:rPr>
          <w:fldChar w:fldCharType="begin"/>
        </w:r>
        <w:r w:rsidRPr="00C56655">
          <w:rPr>
            <w:webHidden/>
          </w:rPr>
          <w:instrText xml:space="preserve"> PAGEREF _Toc513580726 \h </w:instrText>
        </w:r>
        <w:r w:rsidRPr="00C56655">
          <w:rPr>
            <w:webHidden/>
          </w:rPr>
        </w:r>
        <w:r w:rsidRPr="00C56655">
          <w:rPr>
            <w:webHidden/>
          </w:rPr>
          <w:fldChar w:fldCharType="separate"/>
        </w:r>
        <w:r>
          <w:rPr>
            <w:webHidden/>
          </w:rPr>
          <w:t>38</w:t>
        </w:r>
        <w:r w:rsidRPr="00C56655">
          <w:rPr>
            <w:webHidden/>
          </w:rPr>
          <w:fldChar w:fldCharType="end"/>
        </w:r>
      </w:hyperlink>
    </w:p>
    <w:p w14:paraId="6EB58452" w14:textId="77777777" w:rsidR="00C56655" w:rsidRPr="00C56655" w:rsidRDefault="00C56655">
      <w:pPr>
        <w:pStyle w:val="TOC4"/>
        <w:rPr>
          <w:rFonts w:asciiTheme="minorHAnsi" w:eastAsiaTheme="minorEastAsia" w:hAnsiTheme="minorHAnsi" w:cstheme="minorBidi"/>
          <w:sz w:val="22"/>
          <w:szCs w:val="22"/>
          <w:lang w:eastAsia="en-GB"/>
        </w:rPr>
      </w:pPr>
      <w:hyperlink w:anchor="_Toc513580727" w:history="1">
        <w:r w:rsidRPr="00C56655">
          <w:rPr>
            <w:rStyle w:val="Hyperlink"/>
            <w:rFonts w:cs="Arial"/>
            <w14:scene3d>
              <w14:camera w14:prst="orthographicFront"/>
              <w14:lightRig w14:rig="threePt" w14:dir="t">
                <w14:rot w14:lat="0" w14:lon="0" w14:rev="0"/>
              </w14:lightRig>
            </w14:scene3d>
          </w:rPr>
          <w:t>4.3.4.2.</w:t>
        </w:r>
        <w:r w:rsidRPr="00C56655">
          <w:rPr>
            <w:rStyle w:val="Hyperlink"/>
          </w:rPr>
          <w:t xml:space="preserve"> Delete Styles </w:t>
        </w:r>
        <w:r w:rsidRPr="00C56655">
          <w:rPr>
            <w:rStyle w:val="Hyperlink"/>
          </w:rPr>
          <w:drawing>
            <wp:inline distT="0" distB="0" distL="0" distR="0" wp14:anchorId="107A9DE6" wp14:editId="4B082C50">
              <wp:extent cx="152421" cy="152421"/>
              <wp:effectExtent l="0" t="0" r="0" b="0"/>
              <wp:docPr id="124" name="Picture 124" descr="ActiveDocument.InlineShape -  64 of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Styles_DeleteThoseNotInBaseTemplate.png"/>
                      <pic:cNvPicPr/>
                    </pic:nvPicPr>
                    <pic:blipFill>
                      <a:blip r:embed="rId25">
                        <a:extLst>
                          <a:ext uri="{28A0092B-C50C-407E-A947-70E740481C1C}">
                            <a14:useLocalDpi xmlns:a14="http://schemas.microsoft.com/office/drawing/2010/main" val="0"/>
                          </a:ext>
                        </a:extLst>
                      </a:blip>
                      <a:stretch>
                        <a:fillRect/>
                      </a:stretch>
                    </pic:blipFill>
                    <pic:spPr>
                      <a:xfrm>
                        <a:off x="0" y="0"/>
                        <a:ext cx="152421" cy="152421"/>
                      </a:xfrm>
                      <a:prstGeom prst="rect">
                        <a:avLst/>
                      </a:prstGeom>
                    </pic:spPr>
                  </pic:pic>
                </a:graphicData>
              </a:graphic>
            </wp:inline>
          </w:drawing>
        </w:r>
        <w:r w:rsidRPr="00C56655">
          <w:rPr>
            <w:webHidden/>
          </w:rPr>
          <w:tab/>
        </w:r>
        <w:r w:rsidRPr="00C56655">
          <w:rPr>
            <w:webHidden/>
          </w:rPr>
          <w:fldChar w:fldCharType="begin"/>
        </w:r>
        <w:r w:rsidRPr="00C56655">
          <w:rPr>
            <w:webHidden/>
          </w:rPr>
          <w:instrText xml:space="preserve"> PAGEREF _Toc513580727 \h </w:instrText>
        </w:r>
        <w:r w:rsidRPr="00C56655">
          <w:rPr>
            <w:webHidden/>
          </w:rPr>
        </w:r>
        <w:r w:rsidRPr="00C56655">
          <w:rPr>
            <w:webHidden/>
          </w:rPr>
          <w:fldChar w:fldCharType="separate"/>
        </w:r>
        <w:r>
          <w:rPr>
            <w:webHidden/>
          </w:rPr>
          <w:t>39</w:t>
        </w:r>
        <w:r w:rsidRPr="00C56655">
          <w:rPr>
            <w:webHidden/>
          </w:rPr>
          <w:fldChar w:fldCharType="end"/>
        </w:r>
      </w:hyperlink>
    </w:p>
    <w:p w14:paraId="44A2396C" w14:textId="77777777" w:rsidR="00C56655" w:rsidRPr="00C56655" w:rsidRDefault="00C56655">
      <w:pPr>
        <w:pStyle w:val="TOC4"/>
        <w:rPr>
          <w:rFonts w:asciiTheme="minorHAnsi" w:eastAsiaTheme="minorEastAsia" w:hAnsiTheme="minorHAnsi" w:cstheme="minorBidi"/>
          <w:sz w:val="22"/>
          <w:szCs w:val="22"/>
          <w:lang w:eastAsia="en-GB"/>
        </w:rPr>
      </w:pPr>
      <w:hyperlink w:anchor="_Toc513580728" w:history="1">
        <w:r w:rsidRPr="00C56655">
          <w:rPr>
            <w:rStyle w:val="Hyperlink"/>
            <w:rFonts w:cs="Arial"/>
            <w14:scene3d>
              <w14:camera w14:prst="orthographicFront"/>
              <w14:lightRig w14:rig="threePt" w14:dir="t">
                <w14:rot w14:lat="0" w14:lon="0" w14:rev="0"/>
              </w14:lightRig>
            </w14:scene3d>
          </w:rPr>
          <w:t>4.3.4.3.</w:t>
        </w:r>
        <w:r w:rsidRPr="00C56655">
          <w:rPr>
            <w:rStyle w:val="Hyperlink"/>
          </w:rPr>
          <w:t xml:space="preserve"> Update Case </w:t>
        </w:r>
        <w:r w:rsidRPr="00C56655">
          <w:rPr>
            <w:rStyle w:val="Hyperlink"/>
          </w:rPr>
          <w:drawing>
            <wp:inline distT="0" distB="0" distL="0" distR="0" wp14:anchorId="1E75150D" wp14:editId="0CB54D1F">
              <wp:extent cx="152421" cy="152421"/>
              <wp:effectExtent l="0" t="0" r="0" b="0"/>
              <wp:docPr id="4120" name="Picture 4120" descr="ActiveDocument.InlineShape -  67 of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UpdateHeadingCase.png"/>
                      <pic:cNvPicPr/>
                    </pic:nvPicPr>
                    <pic:blipFill>
                      <a:blip r:embed="rId26">
                        <a:extLst>
                          <a:ext uri="{28A0092B-C50C-407E-A947-70E740481C1C}">
                            <a14:useLocalDpi xmlns:a14="http://schemas.microsoft.com/office/drawing/2010/main" val="0"/>
                          </a:ext>
                        </a:extLst>
                      </a:blip>
                      <a:stretch>
                        <a:fillRect/>
                      </a:stretch>
                    </pic:blipFill>
                    <pic:spPr>
                      <a:xfrm>
                        <a:off x="0" y="0"/>
                        <a:ext cx="152421" cy="152421"/>
                      </a:xfrm>
                      <a:prstGeom prst="rect">
                        <a:avLst/>
                      </a:prstGeom>
                    </pic:spPr>
                  </pic:pic>
                </a:graphicData>
              </a:graphic>
            </wp:inline>
          </w:drawing>
        </w:r>
        <w:r w:rsidRPr="00C56655">
          <w:rPr>
            <w:webHidden/>
          </w:rPr>
          <w:tab/>
        </w:r>
        <w:r w:rsidRPr="00C56655">
          <w:rPr>
            <w:webHidden/>
          </w:rPr>
          <w:fldChar w:fldCharType="begin"/>
        </w:r>
        <w:r w:rsidRPr="00C56655">
          <w:rPr>
            <w:webHidden/>
          </w:rPr>
          <w:instrText xml:space="preserve"> PAGEREF _Toc513580728 \h </w:instrText>
        </w:r>
        <w:r w:rsidRPr="00C56655">
          <w:rPr>
            <w:webHidden/>
          </w:rPr>
        </w:r>
        <w:r w:rsidRPr="00C56655">
          <w:rPr>
            <w:webHidden/>
          </w:rPr>
          <w:fldChar w:fldCharType="separate"/>
        </w:r>
        <w:r>
          <w:rPr>
            <w:webHidden/>
          </w:rPr>
          <w:t>40</w:t>
        </w:r>
        <w:r w:rsidRPr="00C56655">
          <w:rPr>
            <w:webHidden/>
          </w:rPr>
          <w:fldChar w:fldCharType="end"/>
        </w:r>
      </w:hyperlink>
    </w:p>
    <w:p w14:paraId="1E81B2FD" w14:textId="77777777" w:rsidR="00C56655" w:rsidRPr="00C56655" w:rsidRDefault="00C56655">
      <w:pPr>
        <w:pStyle w:val="TOC3"/>
        <w:rPr>
          <w:rFonts w:asciiTheme="minorHAnsi" w:eastAsiaTheme="minorEastAsia" w:hAnsiTheme="minorHAnsi" w:cstheme="minorBidi"/>
          <w:sz w:val="22"/>
          <w:szCs w:val="22"/>
          <w:lang w:eastAsia="en-GB"/>
        </w:rPr>
      </w:pPr>
      <w:hyperlink w:anchor="_Toc513580729" w:history="1">
        <w:r w:rsidRPr="00C56655">
          <w:rPr>
            <w:rStyle w:val="Hyperlink"/>
            <w:rFonts w:cs="Arial"/>
            <w14:scene3d>
              <w14:camera w14:prst="orthographicFront"/>
              <w14:lightRig w14:rig="threePt" w14:dir="t">
                <w14:rot w14:lat="0" w14:lon="0" w14:rev="0"/>
              </w14:lightRig>
            </w14:scene3d>
          </w:rPr>
          <w:t>4.3.5.</w:t>
        </w:r>
        <w:r w:rsidRPr="00C56655">
          <w:rPr>
            <w:rStyle w:val="Hyperlink"/>
          </w:rPr>
          <w:t xml:space="preserve"> Utils Group</w:t>
        </w:r>
        <w:r w:rsidRPr="00C56655">
          <w:rPr>
            <w:webHidden/>
          </w:rPr>
          <w:tab/>
        </w:r>
        <w:r w:rsidRPr="00C56655">
          <w:rPr>
            <w:webHidden/>
          </w:rPr>
          <w:fldChar w:fldCharType="begin"/>
        </w:r>
        <w:r w:rsidRPr="00C56655">
          <w:rPr>
            <w:webHidden/>
          </w:rPr>
          <w:instrText xml:space="preserve"> PAGEREF _Toc513580729 \h </w:instrText>
        </w:r>
        <w:r w:rsidRPr="00C56655">
          <w:rPr>
            <w:webHidden/>
          </w:rPr>
        </w:r>
        <w:r w:rsidRPr="00C56655">
          <w:rPr>
            <w:webHidden/>
          </w:rPr>
          <w:fldChar w:fldCharType="separate"/>
        </w:r>
        <w:r>
          <w:rPr>
            <w:webHidden/>
          </w:rPr>
          <w:t>40</w:t>
        </w:r>
        <w:r w:rsidRPr="00C56655">
          <w:rPr>
            <w:webHidden/>
          </w:rPr>
          <w:fldChar w:fldCharType="end"/>
        </w:r>
      </w:hyperlink>
    </w:p>
    <w:p w14:paraId="70BC43B6" w14:textId="77777777" w:rsidR="00C56655" w:rsidRPr="00C56655" w:rsidRDefault="00C56655">
      <w:pPr>
        <w:pStyle w:val="TOC4"/>
        <w:rPr>
          <w:rFonts w:asciiTheme="minorHAnsi" w:eastAsiaTheme="minorEastAsia" w:hAnsiTheme="minorHAnsi" w:cstheme="minorBidi"/>
          <w:sz w:val="22"/>
          <w:szCs w:val="22"/>
          <w:lang w:eastAsia="en-GB"/>
        </w:rPr>
      </w:pPr>
      <w:hyperlink w:anchor="_Toc513580730" w:history="1">
        <w:r w:rsidRPr="00C56655">
          <w:rPr>
            <w:rStyle w:val="Hyperlink"/>
            <w:rFonts w:cs="Arial"/>
            <w14:scene3d>
              <w14:camera w14:prst="orthographicFront"/>
              <w14:lightRig w14:rig="threePt" w14:dir="t">
                <w14:rot w14:lat="0" w14:lon="0" w14:rev="0"/>
              </w14:lightRig>
            </w14:scene3d>
          </w:rPr>
          <w:t>4.3.5.1.</w:t>
        </w:r>
        <w:r w:rsidRPr="00C56655">
          <w:rPr>
            <w:rStyle w:val="Hyperlink"/>
          </w:rPr>
          <w:t xml:space="preserve"> Insert Symbol </w:t>
        </w:r>
        <w:r w:rsidRPr="00C56655">
          <w:rPr>
            <w:rStyle w:val="Hyperlink"/>
          </w:rPr>
          <w:drawing>
            <wp:inline distT="0" distB="0" distL="0" distR="0" wp14:anchorId="225C56FC" wp14:editId="4B81C847">
              <wp:extent cx="152421" cy="152421"/>
              <wp:effectExtent l="0" t="0" r="0" b="0"/>
              <wp:docPr id="4121" name="Picture 4121" descr="ActiveDocument.InlineShape -  68 of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TypeDegC.png"/>
                      <pic:cNvPicPr/>
                    </pic:nvPicPr>
                    <pic:blipFill>
                      <a:blip r:embed="rId27">
                        <a:extLst>
                          <a:ext uri="{28A0092B-C50C-407E-A947-70E740481C1C}">
                            <a14:useLocalDpi xmlns:a14="http://schemas.microsoft.com/office/drawing/2010/main" val="0"/>
                          </a:ext>
                        </a:extLst>
                      </a:blip>
                      <a:stretch>
                        <a:fillRect/>
                      </a:stretch>
                    </pic:blipFill>
                    <pic:spPr>
                      <a:xfrm>
                        <a:off x="0" y="0"/>
                        <a:ext cx="152421" cy="152421"/>
                      </a:xfrm>
                      <a:prstGeom prst="rect">
                        <a:avLst/>
                      </a:prstGeom>
                    </pic:spPr>
                  </pic:pic>
                </a:graphicData>
              </a:graphic>
            </wp:inline>
          </w:drawing>
        </w:r>
        <w:r w:rsidRPr="00C56655">
          <w:rPr>
            <w:webHidden/>
          </w:rPr>
          <w:tab/>
        </w:r>
        <w:r w:rsidRPr="00C56655">
          <w:rPr>
            <w:webHidden/>
          </w:rPr>
          <w:fldChar w:fldCharType="begin"/>
        </w:r>
        <w:r w:rsidRPr="00C56655">
          <w:rPr>
            <w:webHidden/>
          </w:rPr>
          <w:instrText xml:space="preserve"> PAGEREF _Toc513580730 \h </w:instrText>
        </w:r>
        <w:r w:rsidRPr="00C56655">
          <w:rPr>
            <w:webHidden/>
          </w:rPr>
        </w:r>
        <w:r w:rsidRPr="00C56655">
          <w:rPr>
            <w:webHidden/>
          </w:rPr>
          <w:fldChar w:fldCharType="separate"/>
        </w:r>
        <w:r>
          <w:rPr>
            <w:webHidden/>
          </w:rPr>
          <w:t>40</w:t>
        </w:r>
        <w:r w:rsidRPr="00C56655">
          <w:rPr>
            <w:webHidden/>
          </w:rPr>
          <w:fldChar w:fldCharType="end"/>
        </w:r>
      </w:hyperlink>
    </w:p>
    <w:p w14:paraId="017E98FA" w14:textId="77777777" w:rsidR="00C56655" w:rsidRPr="00C56655" w:rsidRDefault="00C56655">
      <w:pPr>
        <w:pStyle w:val="TOC4"/>
        <w:rPr>
          <w:rFonts w:asciiTheme="minorHAnsi" w:eastAsiaTheme="minorEastAsia" w:hAnsiTheme="minorHAnsi" w:cstheme="minorBidi"/>
          <w:sz w:val="22"/>
          <w:szCs w:val="22"/>
          <w:lang w:eastAsia="en-GB"/>
        </w:rPr>
      </w:pPr>
      <w:hyperlink w:anchor="_Toc513580731" w:history="1">
        <w:r w:rsidRPr="00C56655">
          <w:rPr>
            <w:rStyle w:val="Hyperlink"/>
            <w:rFonts w:cs="Arial"/>
            <w14:scene3d>
              <w14:camera w14:prst="orthographicFront"/>
              <w14:lightRig w14:rig="threePt" w14:dir="t">
                <w14:rot w14:lat="0" w14:lon="0" w14:rev="0"/>
              </w14:lightRig>
            </w14:scene3d>
          </w:rPr>
          <w:t>4.3.5.2.</w:t>
        </w:r>
        <w:r w:rsidRPr="00C56655">
          <w:rPr>
            <w:rStyle w:val="Hyperlink"/>
          </w:rPr>
          <w:t xml:space="preserve"> Insert Equation </w:t>
        </w:r>
        <w:r w:rsidRPr="00C56655">
          <w:rPr>
            <w:rStyle w:val="Hyperlink"/>
          </w:rPr>
          <w:drawing>
            <wp:inline distT="0" distB="0" distL="0" distR="0" wp14:anchorId="70B0F8D3" wp14:editId="5046B86D">
              <wp:extent cx="152381" cy="152381"/>
              <wp:effectExtent l="0" t="0" r="635" b="635"/>
              <wp:docPr id="4122" name="Picture 4122" descr="ActiveDocument.InlineShape -  69 of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ImportInsertEquation.png"/>
                      <pic:cNvPicPr/>
                    </pic:nvPicPr>
                    <pic:blipFill>
                      <a:blip r:embed="rId28">
                        <a:extLst>
                          <a:ext uri="{28A0092B-C50C-407E-A947-70E740481C1C}">
                            <a14:useLocalDpi xmlns:a14="http://schemas.microsoft.com/office/drawing/2010/main" val="0"/>
                          </a:ext>
                        </a:extLst>
                      </a:blip>
                      <a:stretch>
                        <a:fillRect/>
                      </a:stretch>
                    </pic:blipFill>
                    <pic:spPr>
                      <a:xfrm>
                        <a:off x="0" y="0"/>
                        <a:ext cx="152381" cy="152381"/>
                      </a:xfrm>
                      <a:prstGeom prst="rect">
                        <a:avLst/>
                      </a:prstGeom>
                    </pic:spPr>
                  </pic:pic>
                </a:graphicData>
              </a:graphic>
            </wp:inline>
          </w:drawing>
        </w:r>
        <w:r w:rsidRPr="00C56655">
          <w:rPr>
            <w:webHidden/>
          </w:rPr>
          <w:tab/>
        </w:r>
        <w:r w:rsidRPr="00C56655">
          <w:rPr>
            <w:webHidden/>
          </w:rPr>
          <w:fldChar w:fldCharType="begin"/>
        </w:r>
        <w:r w:rsidRPr="00C56655">
          <w:rPr>
            <w:webHidden/>
          </w:rPr>
          <w:instrText xml:space="preserve"> PAGEREF _Toc513580731 \h </w:instrText>
        </w:r>
        <w:r w:rsidRPr="00C56655">
          <w:rPr>
            <w:webHidden/>
          </w:rPr>
        </w:r>
        <w:r w:rsidRPr="00C56655">
          <w:rPr>
            <w:webHidden/>
          </w:rPr>
          <w:fldChar w:fldCharType="separate"/>
        </w:r>
        <w:r>
          <w:rPr>
            <w:webHidden/>
          </w:rPr>
          <w:t>40</w:t>
        </w:r>
        <w:r w:rsidRPr="00C56655">
          <w:rPr>
            <w:webHidden/>
          </w:rPr>
          <w:fldChar w:fldCharType="end"/>
        </w:r>
      </w:hyperlink>
    </w:p>
    <w:p w14:paraId="70BF6C09" w14:textId="77777777" w:rsidR="00C56655" w:rsidRPr="00C56655" w:rsidRDefault="00C56655">
      <w:pPr>
        <w:pStyle w:val="TOC4"/>
        <w:rPr>
          <w:rFonts w:asciiTheme="minorHAnsi" w:eastAsiaTheme="minorEastAsia" w:hAnsiTheme="minorHAnsi" w:cstheme="minorBidi"/>
          <w:sz w:val="22"/>
          <w:szCs w:val="22"/>
          <w:lang w:eastAsia="en-GB"/>
        </w:rPr>
      </w:pPr>
      <w:hyperlink w:anchor="_Toc513580732" w:history="1">
        <w:r w:rsidRPr="00C56655">
          <w:rPr>
            <w:rStyle w:val="Hyperlink"/>
            <w:rFonts w:cs="Arial"/>
            <w14:scene3d>
              <w14:camera w14:prst="orthographicFront"/>
              <w14:lightRig w14:rig="threePt" w14:dir="t">
                <w14:rot w14:lat="0" w14:lon="0" w14:rev="0"/>
              </w14:lightRig>
            </w14:scene3d>
          </w:rPr>
          <w:t>4.3.5.3.</w:t>
        </w:r>
        <w:r w:rsidRPr="00C56655">
          <w:rPr>
            <w:rStyle w:val="Hyperlink"/>
          </w:rPr>
          <w:t xml:space="preserve"> Sign Document </w:t>
        </w:r>
        <w:r w:rsidRPr="00C56655">
          <w:rPr>
            <w:rStyle w:val="Hyperlink"/>
          </w:rPr>
          <w:drawing>
            <wp:inline distT="0" distB="0" distL="0" distR="0" wp14:anchorId="662D7A22" wp14:editId="79B35F3D">
              <wp:extent cx="152381" cy="152381"/>
              <wp:effectExtent l="0" t="0" r="635" b="635"/>
              <wp:docPr id="4126" name="Picture 4126" descr="ActiveDocument.InlineShape -  71 of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SignDocument.png"/>
                      <pic:cNvPicPr/>
                    </pic:nvPicPr>
                    <pic:blipFill>
                      <a:blip r:embed="rId29">
                        <a:extLst>
                          <a:ext uri="{28A0092B-C50C-407E-A947-70E740481C1C}">
                            <a14:useLocalDpi xmlns:a14="http://schemas.microsoft.com/office/drawing/2010/main" val="0"/>
                          </a:ext>
                        </a:extLst>
                      </a:blip>
                      <a:stretch>
                        <a:fillRect/>
                      </a:stretch>
                    </pic:blipFill>
                    <pic:spPr>
                      <a:xfrm>
                        <a:off x="0" y="0"/>
                        <a:ext cx="152381" cy="152381"/>
                      </a:xfrm>
                      <a:prstGeom prst="rect">
                        <a:avLst/>
                      </a:prstGeom>
                    </pic:spPr>
                  </pic:pic>
                </a:graphicData>
              </a:graphic>
            </wp:inline>
          </w:drawing>
        </w:r>
        <w:r w:rsidRPr="00C56655">
          <w:rPr>
            <w:webHidden/>
          </w:rPr>
          <w:tab/>
        </w:r>
        <w:r w:rsidRPr="00C56655">
          <w:rPr>
            <w:webHidden/>
          </w:rPr>
          <w:fldChar w:fldCharType="begin"/>
        </w:r>
        <w:r w:rsidRPr="00C56655">
          <w:rPr>
            <w:webHidden/>
          </w:rPr>
          <w:instrText xml:space="preserve"> PAGEREF _Toc513580732 \h </w:instrText>
        </w:r>
        <w:r w:rsidRPr="00C56655">
          <w:rPr>
            <w:webHidden/>
          </w:rPr>
        </w:r>
        <w:r w:rsidRPr="00C56655">
          <w:rPr>
            <w:webHidden/>
          </w:rPr>
          <w:fldChar w:fldCharType="separate"/>
        </w:r>
        <w:r>
          <w:rPr>
            <w:webHidden/>
          </w:rPr>
          <w:t>41</w:t>
        </w:r>
        <w:r w:rsidRPr="00C56655">
          <w:rPr>
            <w:webHidden/>
          </w:rPr>
          <w:fldChar w:fldCharType="end"/>
        </w:r>
      </w:hyperlink>
    </w:p>
    <w:p w14:paraId="7AA07E77" w14:textId="77777777" w:rsidR="00C56655" w:rsidRPr="00C56655" w:rsidRDefault="00C56655">
      <w:pPr>
        <w:pStyle w:val="TOC4"/>
        <w:rPr>
          <w:rFonts w:asciiTheme="minorHAnsi" w:eastAsiaTheme="minorEastAsia" w:hAnsiTheme="minorHAnsi" w:cstheme="minorBidi"/>
          <w:sz w:val="22"/>
          <w:szCs w:val="22"/>
          <w:lang w:eastAsia="en-GB"/>
        </w:rPr>
      </w:pPr>
      <w:hyperlink w:anchor="_Toc513580733" w:history="1">
        <w:r w:rsidRPr="00C56655">
          <w:rPr>
            <w:rStyle w:val="Hyperlink"/>
            <w:rFonts w:cs="Arial"/>
            <w14:scene3d>
              <w14:camera w14:prst="orthographicFront"/>
              <w14:lightRig w14:rig="threePt" w14:dir="t">
                <w14:rot w14:lat="0" w14:lon="0" w14:rev="0"/>
              </w14:lightRig>
            </w14:scene3d>
          </w:rPr>
          <w:t>4.3.5.4.</w:t>
        </w:r>
        <w:r w:rsidRPr="00C56655">
          <w:rPr>
            <w:rStyle w:val="Hyperlink"/>
          </w:rPr>
          <w:t xml:space="preserve"> Caption Table </w:t>
        </w:r>
        <w:r w:rsidRPr="00C56655">
          <w:rPr>
            <w:rStyle w:val="Hyperlink"/>
          </w:rPr>
          <w:drawing>
            <wp:inline distT="0" distB="0" distL="0" distR="0" wp14:anchorId="6AF6D1B3" wp14:editId="19D7AFAC">
              <wp:extent cx="152421" cy="152421"/>
              <wp:effectExtent l="0" t="0" r="0" b="0"/>
              <wp:docPr id="4127" name="Picture 4127" descr="ActiveDocument.InlineShape -  73 of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CaptionTable.png"/>
                      <pic:cNvPicPr/>
                    </pic:nvPicPr>
                    <pic:blipFill>
                      <a:blip r:embed="rId30">
                        <a:extLst>
                          <a:ext uri="{28A0092B-C50C-407E-A947-70E740481C1C}">
                            <a14:useLocalDpi xmlns:a14="http://schemas.microsoft.com/office/drawing/2010/main" val="0"/>
                          </a:ext>
                        </a:extLst>
                      </a:blip>
                      <a:stretch>
                        <a:fillRect/>
                      </a:stretch>
                    </pic:blipFill>
                    <pic:spPr>
                      <a:xfrm>
                        <a:off x="0" y="0"/>
                        <a:ext cx="152421" cy="152421"/>
                      </a:xfrm>
                      <a:prstGeom prst="rect">
                        <a:avLst/>
                      </a:prstGeom>
                    </pic:spPr>
                  </pic:pic>
                </a:graphicData>
              </a:graphic>
            </wp:inline>
          </w:drawing>
        </w:r>
        <w:r w:rsidRPr="00C56655">
          <w:rPr>
            <w:webHidden/>
          </w:rPr>
          <w:tab/>
        </w:r>
        <w:r w:rsidRPr="00C56655">
          <w:rPr>
            <w:webHidden/>
          </w:rPr>
          <w:fldChar w:fldCharType="begin"/>
        </w:r>
        <w:r w:rsidRPr="00C56655">
          <w:rPr>
            <w:webHidden/>
          </w:rPr>
          <w:instrText xml:space="preserve"> PAGEREF _Toc513580733 \h </w:instrText>
        </w:r>
        <w:r w:rsidRPr="00C56655">
          <w:rPr>
            <w:webHidden/>
          </w:rPr>
        </w:r>
        <w:r w:rsidRPr="00C56655">
          <w:rPr>
            <w:webHidden/>
          </w:rPr>
          <w:fldChar w:fldCharType="separate"/>
        </w:r>
        <w:r>
          <w:rPr>
            <w:webHidden/>
          </w:rPr>
          <w:t>42</w:t>
        </w:r>
        <w:r w:rsidRPr="00C56655">
          <w:rPr>
            <w:webHidden/>
          </w:rPr>
          <w:fldChar w:fldCharType="end"/>
        </w:r>
      </w:hyperlink>
    </w:p>
    <w:p w14:paraId="7A20A7DE" w14:textId="77777777" w:rsidR="00C56655" w:rsidRPr="00C56655" w:rsidRDefault="00C56655">
      <w:pPr>
        <w:pStyle w:val="TOC4"/>
        <w:rPr>
          <w:rFonts w:asciiTheme="minorHAnsi" w:eastAsiaTheme="minorEastAsia" w:hAnsiTheme="minorHAnsi" w:cstheme="minorBidi"/>
          <w:sz w:val="22"/>
          <w:szCs w:val="22"/>
          <w:lang w:eastAsia="en-GB"/>
        </w:rPr>
      </w:pPr>
      <w:hyperlink w:anchor="_Toc513580734" w:history="1">
        <w:r w:rsidRPr="00C56655">
          <w:rPr>
            <w:rStyle w:val="Hyperlink"/>
            <w:rFonts w:cs="Arial"/>
            <w14:scene3d>
              <w14:camera w14:prst="orthographicFront"/>
              <w14:lightRig w14:rig="threePt" w14:dir="t">
                <w14:rot w14:lat="0" w14:lon="0" w14:rev="0"/>
              </w14:lightRig>
            </w14:scene3d>
          </w:rPr>
          <w:t>4.3.5.5.</w:t>
        </w:r>
        <w:r w:rsidRPr="00C56655">
          <w:rPr>
            <w:rStyle w:val="Hyperlink"/>
          </w:rPr>
          <w:t xml:space="preserve"> Caption Figure </w:t>
        </w:r>
        <w:r w:rsidRPr="00C56655">
          <w:rPr>
            <w:rStyle w:val="Hyperlink"/>
          </w:rPr>
          <w:drawing>
            <wp:inline distT="0" distB="0" distL="0" distR="0" wp14:anchorId="027B25D7" wp14:editId="4967601A">
              <wp:extent cx="152421" cy="152421"/>
              <wp:effectExtent l="0" t="0" r="0" b="0"/>
              <wp:docPr id="4128" name="Picture 4128" descr="ActiveDocument.InlineShape -  74 of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CaptionFigure.png"/>
                      <pic:cNvPicPr/>
                    </pic:nvPicPr>
                    <pic:blipFill>
                      <a:blip r:embed="rId31">
                        <a:extLst>
                          <a:ext uri="{28A0092B-C50C-407E-A947-70E740481C1C}">
                            <a14:useLocalDpi xmlns:a14="http://schemas.microsoft.com/office/drawing/2010/main" val="0"/>
                          </a:ext>
                        </a:extLst>
                      </a:blip>
                      <a:stretch>
                        <a:fillRect/>
                      </a:stretch>
                    </pic:blipFill>
                    <pic:spPr>
                      <a:xfrm>
                        <a:off x="0" y="0"/>
                        <a:ext cx="152421" cy="152421"/>
                      </a:xfrm>
                      <a:prstGeom prst="rect">
                        <a:avLst/>
                      </a:prstGeom>
                    </pic:spPr>
                  </pic:pic>
                </a:graphicData>
              </a:graphic>
            </wp:inline>
          </w:drawing>
        </w:r>
        <w:r w:rsidRPr="00C56655">
          <w:rPr>
            <w:webHidden/>
          </w:rPr>
          <w:tab/>
        </w:r>
        <w:r w:rsidRPr="00C56655">
          <w:rPr>
            <w:webHidden/>
          </w:rPr>
          <w:fldChar w:fldCharType="begin"/>
        </w:r>
        <w:r w:rsidRPr="00C56655">
          <w:rPr>
            <w:webHidden/>
          </w:rPr>
          <w:instrText xml:space="preserve"> PAGEREF _Toc513580734 \h </w:instrText>
        </w:r>
        <w:r w:rsidRPr="00C56655">
          <w:rPr>
            <w:webHidden/>
          </w:rPr>
        </w:r>
        <w:r w:rsidRPr="00C56655">
          <w:rPr>
            <w:webHidden/>
          </w:rPr>
          <w:fldChar w:fldCharType="separate"/>
        </w:r>
        <w:r>
          <w:rPr>
            <w:webHidden/>
          </w:rPr>
          <w:t>42</w:t>
        </w:r>
        <w:r w:rsidRPr="00C56655">
          <w:rPr>
            <w:webHidden/>
          </w:rPr>
          <w:fldChar w:fldCharType="end"/>
        </w:r>
      </w:hyperlink>
    </w:p>
    <w:p w14:paraId="51D4ED9A" w14:textId="77777777" w:rsidR="00C56655" w:rsidRPr="00C56655" w:rsidRDefault="00C56655">
      <w:pPr>
        <w:pStyle w:val="TOC4"/>
        <w:rPr>
          <w:rFonts w:asciiTheme="minorHAnsi" w:eastAsiaTheme="minorEastAsia" w:hAnsiTheme="minorHAnsi" w:cstheme="minorBidi"/>
          <w:sz w:val="22"/>
          <w:szCs w:val="22"/>
          <w:lang w:eastAsia="en-GB"/>
        </w:rPr>
      </w:pPr>
      <w:hyperlink w:anchor="_Toc513580735" w:history="1">
        <w:r w:rsidRPr="00C56655">
          <w:rPr>
            <w:rStyle w:val="Hyperlink"/>
            <w:rFonts w:cs="Arial"/>
            <w14:scene3d>
              <w14:camera w14:prst="orthographicFront"/>
              <w14:lightRig w14:rig="threePt" w14:dir="t">
                <w14:rot w14:lat="0" w14:lon="0" w14:rev="0"/>
              </w14:lightRig>
            </w14:scene3d>
          </w:rPr>
          <w:t>4.3.5.6.</w:t>
        </w:r>
        <w:r w:rsidRPr="00C56655">
          <w:rPr>
            <w:rStyle w:val="Hyperlink"/>
          </w:rPr>
          <w:t xml:space="preserve"> Requirements </w:t>
        </w:r>
        <w:r w:rsidRPr="00C56655">
          <w:rPr>
            <w:rStyle w:val="Hyperlink"/>
          </w:rPr>
          <w:drawing>
            <wp:inline distT="0" distB="0" distL="0" distR="0" wp14:anchorId="1DDEABBA" wp14:editId="026EC6BB">
              <wp:extent cx="152381" cy="152381"/>
              <wp:effectExtent l="0" t="0" r="635" b="635"/>
              <wp:docPr id="4130" name="Picture 4130" descr="ActiveDocument.InlineShape -  75 of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RequirementsTable.png"/>
                      <pic:cNvPicPr/>
                    </pic:nvPicPr>
                    <pic:blipFill>
                      <a:blip r:embed="rId32">
                        <a:extLst>
                          <a:ext uri="{28A0092B-C50C-407E-A947-70E740481C1C}">
                            <a14:useLocalDpi xmlns:a14="http://schemas.microsoft.com/office/drawing/2010/main" val="0"/>
                          </a:ext>
                        </a:extLst>
                      </a:blip>
                      <a:stretch>
                        <a:fillRect/>
                      </a:stretch>
                    </pic:blipFill>
                    <pic:spPr>
                      <a:xfrm>
                        <a:off x="0" y="0"/>
                        <a:ext cx="152381" cy="152381"/>
                      </a:xfrm>
                      <a:prstGeom prst="rect">
                        <a:avLst/>
                      </a:prstGeom>
                    </pic:spPr>
                  </pic:pic>
                </a:graphicData>
              </a:graphic>
            </wp:inline>
          </w:drawing>
        </w:r>
        <w:r w:rsidRPr="00C56655">
          <w:rPr>
            <w:webHidden/>
          </w:rPr>
          <w:tab/>
        </w:r>
        <w:r w:rsidRPr="00C56655">
          <w:rPr>
            <w:webHidden/>
          </w:rPr>
          <w:fldChar w:fldCharType="begin"/>
        </w:r>
        <w:r w:rsidRPr="00C56655">
          <w:rPr>
            <w:webHidden/>
          </w:rPr>
          <w:instrText xml:space="preserve"> PAGEREF _Toc513580735 \h </w:instrText>
        </w:r>
        <w:r w:rsidRPr="00C56655">
          <w:rPr>
            <w:webHidden/>
          </w:rPr>
        </w:r>
        <w:r w:rsidRPr="00C56655">
          <w:rPr>
            <w:webHidden/>
          </w:rPr>
          <w:fldChar w:fldCharType="separate"/>
        </w:r>
        <w:r>
          <w:rPr>
            <w:webHidden/>
          </w:rPr>
          <w:t>42</w:t>
        </w:r>
        <w:r w:rsidRPr="00C56655">
          <w:rPr>
            <w:webHidden/>
          </w:rPr>
          <w:fldChar w:fldCharType="end"/>
        </w:r>
      </w:hyperlink>
    </w:p>
    <w:p w14:paraId="70AC13D2" w14:textId="77777777" w:rsidR="00C56655" w:rsidRPr="00C56655" w:rsidRDefault="00C56655">
      <w:pPr>
        <w:pStyle w:val="TOC5"/>
        <w:rPr>
          <w:rFonts w:asciiTheme="minorHAnsi" w:eastAsiaTheme="minorEastAsia" w:hAnsiTheme="minorHAnsi" w:cstheme="minorBidi"/>
          <w:sz w:val="22"/>
          <w:szCs w:val="22"/>
          <w:lang w:eastAsia="en-GB"/>
        </w:rPr>
      </w:pPr>
      <w:hyperlink w:anchor="_Toc513580736" w:history="1">
        <w:r w:rsidRPr="00C56655">
          <w:rPr>
            <w:rStyle w:val="Hyperlink"/>
            <w:rFonts w:cs="Arial"/>
            <w14:scene3d>
              <w14:camera w14:prst="orthographicFront"/>
              <w14:lightRig w14:rig="threePt" w14:dir="t">
                <w14:rot w14:lat="0" w14:lon="0" w14:rev="0"/>
              </w14:lightRig>
            </w14:scene3d>
          </w:rPr>
          <w:t>4.3.5.6.1.</w:t>
        </w:r>
        <w:r w:rsidRPr="00C56655">
          <w:rPr>
            <w:rStyle w:val="Hyperlink"/>
          </w:rPr>
          <w:t xml:space="preserve"> Requirements numbered with list level numbering</w:t>
        </w:r>
        <w:r w:rsidRPr="00C56655">
          <w:rPr>
            <w:webHidden/>
          </w:rPr>
          <w:tab/>
        </w:r>
        <w:r w:rsidRPr="00C56655">
          <w:rPr>
            <w:webHidden/>
          </w:rPr>
          <w:fldChar w:fldCharType="begin"/>
        </w:r>
        <w:r w:rsidRPr="00C56655">
          <w:rPr>
            <w:webHidden/>
          </w:rPr>
          <w:instrText xml:space="preserve"> PAGEREF _Toc513580736 \h </w:instrText>
        </w:r>
        <w:r w:rsidRPr="00C56655">
          <w:rPr>
            <w:webHidden/>
          </w:rPr>
        </w:r>
        <w:r w:rsidRPr="00C56655">
          <w:rPr>
            <w:webHidden/>
          </w:rPr>
          <w:fldChar w:fldCharType="separate"/>
        </w:r>
        <w:r>
          <w:rPr>
            <w:webHidden/>
          </w:rPr>
          <w:t>42</w:t>
        </w:r>
        <w:r w:rsidRPr="00C56655">
          <w:rPr>
            <w:webHidden/>
          </w:rPr>
          <w:fldChar w:fldCharType="end"/>
        </w:r>
      </w:hyperlink>
    </w:p>
    <w:p w14:paraId="14814831" w14:textId="77777777" w:rsidR="00C56655" w:rsidRPr="00C56655" w:rsidRDefault="00C56655">
      <w:pPr>
        <w:pStyle w:val="TOC5"/>
        <w:rPr>
          <w:rFonts w:asciiTheme="minorHAnsi" w:eastAsiaTheme="minorEastAsia" w:hAnsiTheme="minorHAnsi" w:cstheme="minorBidi"/>
          <w:sz w:val="22"/>
          <w:szCs w:val="22"/>
          <w:lang w:eastAsia="en-GB"/>
        </w:rPr>
      </w:pPr>
      <w:hyperlink w:anchor="_Toc513580737" w:history="1">
        <w:r w:rsidRPr="00C56655">
          <w:rPr>
            <w:rStyle w:val="Hyperlink"/>
            <w:rFonts w:cs="Arial"/>
            <w14:scene3d>
              <w14:camera w14:prst="orthographicFront"/>
              <w14:lightRig w14:rig="threePt" w14:dir="t">
                <w14:rot w14:lat="0" w14:lon="0" w14:rev="0"/>
              </w14:lightRig>
            </w14:scene3d>
          </w:rPr>
          <w:t>4.3.5.6.2.</w:t>
        </w:r>
        <w:r w:rsidRPr="00C56655">
          <w:rPr>
            <w:rStyle w:val="Hyperlink"/>
          </w:rPr>
          <w:t xml:space="preserve"> Requirements numbered with outline numbering</w:t>
        </w:r>
        <w:r w:rsidRPr="00C56655">
          <w:rPr>
            <w:webHidden/>
          </w:rPr>
          <w:tab/>
        </w:r>
        <w:r w:rsidRPr="00C56655">
          <w:rPr>
            <w:webHidden/>
          </w:rPr>
          <w:fldChar w:fldCharType="begin"/>
        </w:r>
        <w:r w:rsidRPr="00C56655">
          <w:rPr>
            <w:webHidden/>
          </w:rPr>
          <w:instrText xml:space="preserve"> PAGEREF _Toc513580737 \h </w:instrText>
        </w:r>
        <w:r w:rsidRPr="00C56655">
          <w:rPr>
            <w:webHidden/>
          </w:rPr>
        </w:r>
        <w:r w:rsidRPr="00C56655">
          <w:rPr>
            <w:webHidden/>
          </w:rPr>
          <w:fldChar w:fldCharType="separate"/>
        </w:r>
        <w:r>
          <w:rPr>
            <w:webHidden/>
          </w:rPr>
          <w:t>43</w:t>
        </w:r>
        <w:r w:rsidRPr="00C56655">
          <w:rPr>
            <w:webHidden/>
          </w:rPr>
          <w:fldChar w:fldCharType="end"/>
        </w:r>
      </w:hyperlink>
    </w:p>
    <w:p w14:paraId="3EBB3EAB" w14:textId="77777777" w:rsidR="00C56655" w:rsidRPr="00C56655" w:rsidRDefault="00C56655">
      <w:pPr>
        <w:pStyle w:val="TOC4"/>
        <w:rPr>
          <w:rFonts w:asciiTheme="minorHAnsi" w:eastAsiaTheme="minorEastAsia" w:hAnsiTheme="minorHAnsi" w:cstheme="minorBidi"/>
          <w:sz w:val="22"/>
          <w:szCs w:val="22"/>
          <w:lang w:eastAsia="en-GB"/>
        </w:rPr>
      </w:pPr>
      <w:r w:rsidRPr="00C56655">
        <w:rPr>
          <w:rStyle w:val="Hyperlink"/>
        </w:rPr>
        <w:fldChar w:fldCharType="begin"/>
      </w:r>
      <w:r w:rsidRPr="00C56655">
        <w:rPr>
          <w:rStyle w:val="Hyperlink"/>
        </w:rPr>
        <w:instrText xml:space="preserve"> </w:instrText>
      </w:r>
      <w:r w:rsidRPr="00C56655">
        <w:instrText>HYPERLINK \l "_Toc513580738"</w:instrText>
      </w:r>
      <w:r w:rsidRPr="00C56655">
        <w:rPr>
          <w:rStyle w:val="Hyperlink"/>
        </w:rPr>
        <w:instrText xml:space="preserve"> </w:instrText>
      </w:r>
      <w:r w:rsidRPr="00C56655">
        <w:rPr>
          <w:rStyle w:val="Hyperlink"/>
        </w:rPr>
      </w:r>
      <w:r w:rsidRPr="00C56655">
        <w:rPr>
          <w:rStyle w:val="Hyperlink"/>
        </w:rPr>
        <w:fldChar w:fldCharType="separate"/>
      </w:r>
      <w:r w:rsidRPr="00C56655">
        <w:rPr>
          <w:rStyle w:val="Hyperlink"/>
          <w:rFonts w:cs="Arial"/>
          <w14:scene3d>
            <w14:camera w14:prst="orthographicFront"/>
            <w14:lightRig w14:rig="threePt" w14:dir="t">
              <w14:rot w14:lat="0" w14:lon="0" w14:rev="0"/>
            </w14:lightRig>
          </w14:scene3d>
        </w:rPr>
        <w:t>4.3.5.7.</w:t>
      </w:r>
      <w:r w:rsidRPr="00C56655">
        <w:rPr>
          <w:rStyle w:val="Hyperlink"/>
        </w:rPr>
        <w:t xml:space="preserve"> Clauses </w:t>
      </w:r>
      <w:ins w:id="0" w:author="J A Odendaal" w:date="2018-05-02T17:51:00Z">
        <w:r w:rsidRPr="00C56655">
          <w:rPr>
            <w:rStyle w:val="Hyperlink"/>
          </w:rPr>
          <w:drawing>
            <wp:inline distT="0" distB="0" distL="0" distR="0" wp14:anchorId="4A96BABB" wp14:editId="138666FC">
              <wp:extent cx="152381" cy="152381"/>
              <wp:effectExtent l="0" t="0" r="635" b="635"/>
              <wp:docPr id="4131" name="Picture 4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Clauses.png"/>
                      <pic:cNvPicPr/>
                    </pic:nvPicPr>
                    <pic:blipFill>
                      <a:blip r:embed="rId33">
                        <a:extLst>
                          <a:ext uri="{28A0092B-C50C-407E-A947-70E740481C1C}">
                            <a14:useLocalDpi xmlns:a14="http://schemas.microsoft.com/office/drawing/2010/main" val="0"/>
                          </a:ext>
                        </a:extLst>
                      </a:blip>
                      <a:stretch>
                        <a:fillRect/>
                      </a:stretch>
                    </pic:blipFill>
                    <pic:spPr>
                      <a:xfrm>
                        <a:off x="0" y="0"/>
                        <a:ext cx="152381" cy="152381"/>
                      </a:xfrm>
                      <a:prstGeom prst="rect">
                        <a:avLst/>
                      </a:prstGeom>
                    </pic:spPr>
                  </pic:pic>
                </a:graphicData>
              </a:graphic>
            </wp:inline>
          </w:drawing>
        </w:r>
      </w:ins>
      <w:r w:rsidRPr="00C56655">
        <w:rPr>
          <w:webHidden/>
        </w:rPr>
        <w:tab/>
      </w:r>
      <w:r w:rsidRPr="00C56655">
        <w:rPr>
          <w:webHidden/>
        </w:rPr>
        <w:fldChar w:fldCharType="begin"/>
      </w:r>
      <w:r w:rsidRPr="00C56655">
        <w:rPr>
          <w:webHidden/>
        </w:rPr>
        <w:instrText xml:space="preserve"> PAGEREF _Toc513580738 \h </w:instrText>
      </w:r>
      <w:r w:rsidRPr="00C56655">
        <w:rPr>
          <w:webHidden/>
        </w:rPr>
      </w:r>
      <w:r w:rsidRPr="00C56655">
        <w:rPr>
          <w:webHidden/>
        </w:rPr>
        <w:fldChar w:fldCharType="separate"/>
      </w:r>
      <w:r>
        <w:rPr>
          <w:webHidden/>
        </w:rPr>
        <w:t>44</w:t>
      </w:r>
      <w:r w:rsidRPr="00C56655">
        <w:rPr>
          <w:webHidden/>
        </w:rPr>
        <w:fldChar w:fldCharType="end"/>
      </w:r>
      <w:r w:rsidRPr="00C56655">
        <w:rPr>
          <w:rStyle w:val="Hyperlink"/>
        </w:rPr>
        <w:fldChar w:fldCharType="end"/>
      </w:r>
    </w:p>
    <w:p w14:paraId="305FE8CF" w14:textId="77777777" w:rsidR="00C56655" w:rsidRPr="00C56655" w:rsidRDefault="00C56655">
      <w:pPr>
        <w:pStyle w:val="TOC2"/>
        <w:rPr>
          <w:rFonts w:asciiTheme="minorHAnsi" w:eastAsiaTheme="minorEastAsia" w:hAnsiTheme="minorHAnsi" w:cstheme="minorBidi"/>
          <w:caps w:val="0"/>
          <w:sz w:val="22"/>
          <w:szCs w:val="22"/>
          <w:lang w:eastAsia="en-GB"/>
        </w:rPr>
      </w:pPr>
      <w:hyperlink w:anchor="_Toc513580739" w:history="1">
        <w:r w:rsidRPr="00C56655">
          <w:rPr>
            <w:rStyle w:val="Hyperlink"/>
            <w:rFonts w:cs="Arial"/>
            <w14:scene3d>
              <w14:camera w14:prst="orthographicFront"/>
              <w14:lightRig w14:rig="threePt" w14:dir="t">
                <w14:rot w14:lat="0" w14:lon="0" w14:rev="0"/>
              </w14:lightRig>
            </w14:scene3d>
          </w:rPr>
          <w:t>4.4.</w:t>
        </w:r>
        <w:r w:rsidRPr="00C56655">
          <w:rPr>
            <w:rStyle w:val="Hyperlink"/>
          </w:rPr>
          <w:t xml:space="preserve"> Embedded Fields</w:t>
        </w:r>
        <w:r w:rsidRPr="00C56655">
          <w:rPr>
            <w:webHidden/>
          </w:rPr>
          <w:tab/>
        </w:r>
        <w:r w:rsidRPr="00C56655">
          <w:rPr>
            <w:webHidden/>
          </w:rPr>
          <w:fldChar w:fldCharType="begin"/>
        </w:r>
        <w:r w:rsidRPr="00C56655">
          <w:rPr>
            <w:webHidden/>
          </w:rPr>
          <w:instrText xml:space="preserve"> PAGEREF _Toc513580739 \h </w:instrText>
        </w:r>
        <w:r w:rsidRPr="00C56655">
          <w:rPr>
            <w:webHidden/>
          </w:rPr>
        </w:r>
        <w:r w:rsidRPr="00C56655">
          <w:rPr>
            <w:webHidden/>
          </w:rPr>
          <w:fldChar w:fldCharType="separate"/>
        </w:r>
        <w:r>
          <w:rPr>
            <w:webHidden/>
          </w:rPr>
          <w:t>45</w:t>
        </w:r>
        <w:r w:rsidRPr="00C56655">
          <w:rPr>
            <w:webHidden/>
          </w:rPr>
          <w:fldChar w:fldCharType="end"/>
        </w:r>
      </w:hyperlink>
    </w:p>
    <w:p w14:paraId="6A731A00" w14:textId="77777777" w:rsidR="00C56655" w:rsidRPr="00C56655" w:rsidRDefault="00C56655">
      <w:pPr>
        <w:pStyle w:val="TOC2"/>
        <w:rPr>
          <w:rFonts w:asciiTheme="minorHAnsi" w:eastAsiaTheme="minorEastAsia" w:hAnsiTheme="minorHAnsi" w:cstheme="minorBidi"/>
          <w:caps w:val="0"/>
          <w:sz w:val="22"/>
          <w:szCs w:val="22"/>
          <w:lang w:eastAsia="en-GB"/>
        </w:rPr>
      </w:pPr>
      <w:hyperlink w:anchor="_Toc513580740" w:history="1">
        <w:r w:rsidRPr="00C56655">
          <w:rPr>
            <w:rStyle w:val="Hyperlink"/>
            <w:rFonts w:cs="Arial"/>
            <w14:scene3d>
              <w14:camera w14:prst="orthographicFront"/>
              <w14:lightRig w14:rig="threePt" w14:dir="t">
                <w14:rot w14:lat="0" w14:lon="0" w14:rev="0"/>
              </w14:lightRig>
            </w14:scene3d>
          </w:rPr>
          <w:t>4.5.</w:t>
        </w:r>
        <w:r w:rsidRPr="00C56655">
          <w:rPr>
            <w:rStyle w:val="Hyperlink"/>
          </w:rPr>
          <w:t xml:space="preserve"> Custom Document Properties</w:t>
        </w:r>
        <w:r w:rsidRPr="00C56655">
          <w:rPr>
            <w:webHidden/>
          </w:rPr>
          <w:tab/>
        </w:r>
        <w:r w:rsidRPr="00C56655">
          <w:rPr>
            <w:webHidden/>
          </w:rPr>
          <w:fldChar w:fldCharType="begin"/>
        </w:r>
        <w:r w:rsidRPr="00C56655">
          <w:rPr>
            <w:webHidden/>
          </w:rPr>
          <w:instrText xml:space="preserve"> PAGEREF _Toc513580740 \h </w:instrText>
        </w:r>
        <w:r w:rsidRPr="00C56655">
          <w:rPr>
            <w:webHidden/>
          </w:rPr>
        </w:r>
        <w:r w:rsidRPr="00C56655">
          <w:rPr>
            <w:webHidden/>
          </w:rPr>
          <w:fldChar w:fldCharType="separate"/>
        </w:r>
        <w:r>
          <w:rPr>
            <w:webHidden/>
          </w:rPr>
          <w:t>46</w:t>
        </w:r>
        <w:r w:rsidRPr="00C56655">
          <w:rPr>
            <w:webHidden/>
          </w:rPr>
          <w:fldChar w:fldCharType="end"/>
        </w:r>
      </w:hyperlink>
    </w:p>
    <w:p w14:paraId="5CB952CE" w14:textId="77777777" w:rsidR="00C56655" w:rsidRPr="00C56655" w:rsidRDefault="00C56655">
      <w:pPr>
        <w:pStyle w:val="TOC3"/>
        <w:rPr>
          <w:rFonts w:asciiTheme="minorHAnsi" w:eastAsiaTheme="minorEastAsia" w:hAnsiTheme="minorHAnsi" w:cstheme="minorBidi"/>
          <w:sz w:val="22"/>
          <w:szCs w:val="22"/>
          <w:lang w:eastAsia="en-GB"/>
        </w:rPr>
      </w:pPr>
      <w:hyperlink w:anchor="_Toc513580741" w:history="1">
        <w:r w:rsidRPr="00C56655">
          <w:rPr>
            <w:rStyle w:val="Hyperlink"/>
            <w:rFonts w:cs="Arial"/>
            <w14:scene3d>
              <w14:camera w14:prst="orthographicFront"/>
              <w14:lightRig w14:rig="threePt" w14:dir="t">
                <w14:rot w14:lat="0" w14:lon="0" w14:rev="0"/>
              </w14:lightRig>
            </w14:scene3d>
          </w:rPr>
          <w:t>4.5.1.</w:t>
        </w:r>
        <w:r w:rsidRPr="00C56655">
          <w:rPr>
            <w:rStyle w:val="Hyperlink"/>
          </w:rPr>
          <w:t xml:space="preserve"> Showing Default Values</w:t>
        </w:r>
        <w:r w:rsidRPr="00C56655">
          <w:rPr>
            <w:webHidden/>
          </w:rPr>
          <w:tab/>
        </w:r>
        <w:r w:rsidRPr="00C56655">
          <w:rPr>
            <w:webHidden/>
          </w:rPr>
          <w:fldChar w:fldCharType="begin"/>
        </w:r>
        <w:r w:rsidRPr="00C56655">
          <w:rPr>
            <w:webHidden/>
          </w:rPr>
          <w:instrText xml:space="preserve"> PAGEREF _Toc513580741 \h </w:instrText>
        </w:r>
        <w:r w:rsidRPr="00C56655">
          <w:rPr>
            <w:webHidden/>
          </w:rPr>
        </w:r>
        <w:r w:rsidRPr="00C56655">
          <w:rPr>
            <w:webHidden/>
          </w:rPr>
          <w:fldChar w:fldCharType="separate"/>
        </w:r>
        <w:r>
          <w:rPr>
            <w:webHidden/>
          </w:rPr>
          <w:t>46</w:t>
        </w:r>
        <w:r w:rsidRPr="00C56655">
          <w:rPr>
            <w:webHidden/>
          </w:rPr>
          <w:fldChar w:fldCharType="end"/>
        </w:r>
      </w:hyperlink>
    </w:p>
    <w:p w14:paraId="4CAA9CC0" w14:textId="77777777" w:rsidR="00C56655" w:rsidRPr="00C56655" w:rsidRDefault="00C56655">
      <w:pPr>
        <w:pStyle w:val="TOC3"/>
        <w:rPr>
          <w:rFonts w:asciiTheme="minorHAnsi" w:eastAsiaTheme="minorEastAsia" w:hAnsiTheme="minorHAnsi" w:cstheme="minorBidi"/>
          <w:sz w:val="22"/>
          <w:szCs w:val="22"/>
          <w:lang w:eastAsia="en-GB"/>
        </w:rPr>
      </w:pPr>
      <w:hyperlink w:anchor="_Toc513580742" w:history="1">
        <w:r w:rsidRPr="00C56655">
          <w:rPr>
            <w:rStyle w:val="Hyperlink"/>
            <w:rFonts w:cs="Arial"/>
            <w14:scene3d>
              <w14:camera w14:prst="orthographicFront"/>
              <w14:lightRig w14:rig="threePt" w14:dir="t">
                <w14:rot w14:lat="0" w14:lon="0" w14:rev="0"/>
              </w14:lightRig>
            </w14:scene3d>
          </w:rPr>
          <w:t>4.5.2.</w:t>
        </w:r>
        <w:r w:rsidRPr="00C56655">
          <w:rPr>
            <w:rStyle w:val="Hyperlink"/>
          </w:rPr>
          <w:t xml:space="preserve"> Manipulating Table of Contents (TOC)</w:t>
        </w:r>
        <w:r w:rsidRPr="00C56655">
          <w:rPr>
            <w:webHidden/>
          </w:rPr>
          <w:tab/>
        </w:r>
        <w:r w:rsidRPr="00C56655">
          <w:rPr>
            <w:webHidden/>
          </w:rPr>
          <w:fldChar w:fldCharType="begin"/>
        </w:r>
        <w:r w:rsidRPr="00C56655">
          <w:rPr>
            <w:webHidden/>
          </w:rPr>
          <w:instrText xml:space="preserve"> PAGEREF _Toc513580742 \h </w:instrText>
        </w:r>
        <w:r w:rsidRPr="00C56655">
          <w:rPr>
            <w:webHidden/>
          </w:rPr>
        </w:r>
        <w:r w:rsidRPr="00C56655">
          <w:rPr>
            <w:webHidden/>
          </w:rPr>
          <w:fldChar w:fldCharType="separate"/>
        </w:r>
        <w:r>
          <w:rPr>
            <w:webHidden/>
          </w:rPr>
          <w:t>46</w:t>
        </w:r>
        <w:r w:rsidRPr="00C56655">
          <w:rPr>
            <w:webHidden/>
          </w:rPr>
          <w:fldChar w:fldCharType="end"/>
        </w:r>
      </w:hyperlink>
    </w:p>
    <w:p w14:paraId="484C4B84" w14:textId="77777777" w:rsidR="00C56655" w:rsidRPr="00C56655" w:rsidRDefault="00C56655">
      <w:pPr>
        <w:pStyle w:val="TOC3"/>
        <w:rPr>
          <w:rFonts w:asciiTheme="minorHAnsi" w:eastAsiaTheme="minorEastAsia" w:hAnsiTheme="minorHAnsi" w:cstheme="minorBidi"/>
          <w:sz w:val="22"/>
          <w:szCs w:val="22"/>
          <w:lang w:eastAsia="en-GB"/>
        </w:rPr>
      </w:pPr>
      <w:hyperlink w:anchor="_Toc513580743" w:history="1">
        <w:r w:rsidRPr="00C56655">
          <w:rPr>
            <w:rStyle w:val="Hyperlink"/>
            <w:rFonts w:cs="Arial"/>
            <w14:scene3d>
              <w14:camera w14:prst="orthographicFront"/>
              <w14:lightRig w14:rig="threePt" w14:dir="t">
                <w14:rot w14:lat="0" w14:lon="0" w14:rev="0"/>
              </w14:lightRig>
            </w14:scene3d>
          </w:rPr>
          <w:t>4.5.3.</w:t>
        </w:r>
        <w:r w:rsidRPr="00C56655">
          <w:rPr>
            <w:rStyle w:val="Hyperlink"/>
          </w:rPr>
          <w:t xml:space="preserve"> Manipulating Default Tab Stop</w:t>
        </w:r>
        <w:r w:rsidRPr="00C56655">
          <w:rPr>
            <w:webHidden/>
          </w:rPr>
          <w:tab/>
        </w:r>
        <w:r w:rsidRPr="00C56655">
          <w:rPr>
            <w:webHidden/>
          </w:rPr>
          <w:fldChar w:fldCharType="begin"/>
        </w:r>
        <w:r w:rsidRPr="00C56655">
          <w:rPr>
            <w:webHidden/>
          </w:rPr>
          <w:instrText xml:space="preserve"> PAGEREF _Toc513580743 \h </w:instrText>
        </w:r>
        <w:r w:rsidRPr="00C56655">
          <w:rPr>
            <w:webHidden/>
          </w:rPr>
        </w:r>
        <w:r w:rsidRPr="00C56655">
          <w:rPr>
            <w:webHidden/>
          </w:rPr>
          <w:fldChar w:fldCharType="separate"/>
        </w:r>
        <w:r>
          <w:rPr>
            <w:webHidden/>
          </w:rPr>
          <w:t>48</w:t>
        </w:r>
        <w:r w:rsidRPr="00C56655">
          <w:rPr>
            <w:webHidden/>
          </w:rPr>
          <w:fldChar w:fldCharType="end"/>
        </w:r>
      </w:hyperlink>
    </w:p>
    <w:p w14:paraId="31F9D1A8" w14:textId="77777777" w:rsidR="00C56655" w:rsidRPr="00C56655" w:rsidRDefault="00C56655">
      <w:pPr>
        <w:pStyle w:val="TOC3"/>
        <w:rPr>
          <w:rFonts w:asciiTheme="minorHAnsi" w:eastAsiaTheme="minorEastAsia" w:hAnsiTheme="minorHAnsi" w:cstheme="minorBidi"/>
          <w:sz w:val="22"/>
          <w:szCs w:val="22"/>
          <w:lang w:eastAsia="en-GB"/>
        </w:rPr>
      </w:pPr>
      <w:hyperlink w:anchor="_Toc513580744" w:history="1">
        <w:r w:rsidRPr="00C56655">
          <w:rPr>
            <w:rStyle w:val="Hyperlink"/>
            <w:rFonts w:cs="Arial"/>
            <w14:scene3d>
              <w14:camera w14:prst="orthographicFront"/>
              <w14:lightRig w14:rig="threePt" w14:dir="t">
                <w14:rot w14:lat="0" w14:lon="0" w14:rev="0"/>
              </w14:lightRig>
            </w14:scene3d>
          </w:rPr>
          <w:t>4.5.4.</w:t>
        </w:r>
        <w:r w:rsidRPr="00C56655">
          <w:rPr>
            <w:rStyle w:val="Hyperlink"/>
          </w:rPr>
          <w:t xml:space="preserve"> Manipulating First Page Header/Footer in a Section</w:t>
        </w:r>
        <w:r w:rsidRPr="00C56655">
          <w:rPr>
            <w:webHidden/>
          </w:rPr>
          <w:tab/>
        </w:r>
        <w:r w:rsidRPr="00C56655">
          <w:rPr>
            <w:webHidden/>
          </w:rPr>
          <w:fldChar w:fldCharType="begin"/>
        </w:r>
        <w:r w:rsidRPr="00C56655">
          <w:rPr>
            <w:webHidden/>
          </w:rPr>
          <w:instrText xml:space="preserve"> PAGEREF _Toc513580744 \h </w:instrText>
        </w:r>
        <w:r w:rsidRPr="00C56655">
          <w:rPr>
            <w:webHidden/>
          </w:rPr>
        </w:r>
        <w:r w:rsidRPr="00C56655">
          <w:rPr>
            <w:webHidden/>
          </w:rPr>
          <w:fldChar w:fldCharType="separate"/>
        </w:r>
        <w:r>
          <w:rPr>
            <w:webHidden/>
          </w:rPr>
          <w:t>49</w:t>
        </w:r>
        <w:r w:rsidRPr="00C56655">
          <w:rPr>
            <w:webHidden/>
          </w:rPr>
          <w:fldChar w:fldCharType="end"/>
        </w:r>
      </w:hyperlink>
    </w:p>
    <w:p w14:paraId="57ECF78A" w14:textId="77777777" w:rsidR="00C56655" w:rsidRPr="00C56655" w:rsidRDefault="00C56655">
      <w:pPr>
        <w:pStyle w:val="TOC3"/>
        <w:rPr>
          <w:rFonts w:asciiTheme="minorHAnsi" w:eastAsiaTheme="minorEastAsia" w:hAnsiTheme="minorHAnsi" w:cstheme="minorBidi"/>
          <w:sz w:val="22"/>
          <w:szCs w:val="22"/>
          <w:lang w:eastAsia="en-GB"/>
        </w:rPr>
      </w:pPr>
      <w:hyperlink w:anchor="_Toc513580745" w:history="1">
        <w:r w:rsidRPr="00C56655">
          <w:rPr>
            <w:rStyle w:val="Hyperlink"/>
            <w:rFonts w:cs="Arial"/>
            <w14:scene3d>
              <w14:camera w14:prst="orthographicFront"/>
              <w14:lightRig w14:rig="threePt" w14:dir="t">
                <w14:rot w14:lat="0" w14:lon="0" w14:rev="0"/>
              </w14:lightRig>
            </w14:scene3d>
          </w:rPr>
          <w:t>4.5.5.</w:t>
        </w:r>
        <w:r w:rsidRPr="00C56655">
          <w:rPr>
            <w:rStyle w:val="Hyperlink"/>
          </w:rPr>
          <w:t xml:space="preserve"> Manipulating Default Document Language</w:t>
        </w:r>
        <w:r w:rsidRPr="00C56655">
          <w:rPr>
            <w:webHidden/>
          </w:rPr>
          <w:tab/>
        </w:r>
        <w:r w:rsidRPr="00C56655">
          <w:rPr>
            <w:webHidden/>
          </w:rPr>
          <w:fldChar w:fldCharType="begin"/>
        </w:r>
        <w:r w:rsidRPr="00C56655">
          <w:rPr>
            <w:webHidden/>
          </w:rPr>
          <w:instrText xml:space="preserve"> PAGEREF _Toc513580745 \h </w:instrText>
        </w:r>
        <w:r w:rsidRPr="00C56655">
          <w:rPr>
            <w:webHidden/>
          </w:rPr>
        </w:r>
        <w:r w:rsidRPr="00C56655">
          <w:rPr>
            <w:webHidden/>
          </w:rPr>
          <w:fldChar w:fldCharType="separate"/>
        </w:r>
        <w:r>
          <w:rPr>
            <w:webHidden/>
          </w:rPr>
          <w:t>50</w:t>
        </w:r>
        <w:r w:rsidRPr="00C56655">
          <w:rPr>
            <w:webHidden/>
          </w:rPr>
          <w:fldChar w:fldCharType="end"/>
        </w:r>
      </w:hyperlink>
    </w:p>
    <w:p w14:paraId="38E15D59" w14:textId="77777777" w:rsidR="00C56655" w:rsidRPr="00C56655" w:rsidRDefault="00C56655">
      <w:pPr>
        <w:pStyle w:val="TOC3"/>
        <w:rPr>
          <w:rFonts w:asciiTheme="minorHAnsi" w:eastAsiaTheme="minorEastAsia" w:hAnsiTheme="minorHAnsi" w:cstheme="minorBidi"/>
          <w:sz w:val="22"/>
          <w:szCs w:val="22"/>
          <w:lang w:eastAsia="en-GB"/>
        </w:rPr>
      </w:pPr>
      <w:hyperlink w:anchor="_Toc513580746" w:history="1">
        <w:r w:rsidRPr="00C56655">
          <w:rPr>
            <w:rStyle w:val="Hyperlink"/>
            <w:rFonts w:cs="Arial"/>
            <w14:scene3d>
              <w14:camera w14:prst="orthographicFront"/>
              <w14:lightRig w14:rig="threePt" w14:dir="t">
                <w14:rot w14:lat="0" w14:lon="0" w14:rev="0"/>
              </w14:lightRig>
            </w14:scene3d>
          </w:rPr>
          <w:t>4.5.6.</w:t>
        </w:r>
        <w:r w:rsidRPr="00C56655">
          <w:rPr>
            <w:rStyle w:val="Hyperlink"/>
          </w:rPr>
          <w:t xml:space="preserve"> User-definable Custom Document Properties</w:t>
        </w:r>
        <w:r w:rsidRPr="00C56655">
          <w:rPr>
            <w:webHidden/>
          </w:rPr>
          <w:tab/>
        </w:r>
        <w:r w:rsidRPr="00C56655">
          <w:rPr>
            <w:webHidden/>
          </w:rPr>
          <w:fldChar w:fldCharType="begin"/>
        </w:r>
        <w:r w:rsidRPr="00C56655">
          <w:rPr>
            <w:webHidden/>
          </w:rPr>
          <w:instrText xml:space="preserve"> PAGEREF _Toc513580746 \h </w:instrText>
        </w:r>
        <w:r w:rsidRPr="00C56655">
          <w:rPr>
            <w:webHidden/>
          </w:rPr>
        </w:r>
        <w:r w:rsidRPr="00C56655">
          <w:rPr>
            <w:webHidden/>
          </w:rPr>
          <w:fldChar w:fldCharType="separate"/>
        </w:r>
        <w:r>
          <w:rPr>
            <w:webHidden/>
          </w:rPr>
          <w:t>51</w:t>
        </w:r>
        <w:r w:rsidRPr="00C56655">
          <w:rPr>
            <w:webHidden/>
          </w:rPr>
          <w:fldChar w:fldCharType="end"/>
        </w:r>
      </w:hyperlink>
    </w:p>
    <w:p w14:paraId="38C6EE9B" w14:textId="77777777" w:rsidR="00C56655" w:rsidRPr="00C56655" w:rsidRDefault="00C56655">
      <w:pPr>
        <w:pStyle w:val="TOC2"/>
        <w:rPr>
          <w:rFonts w:asciiTheme="minorHAnsi" w:eastAsiaTheme="minorEastAsia" w:hAnsiTheme="minorHAnsi" w:cstheme="minorBidi"/>
          <w:caps w:val="0"/>
          <w:sz w:val="22"/>
          <w:szCs w:val="22"/>
          <w:lang w:eastAsia="en-GB"/>
        </w:rPr>
      </w:pPr>
      <w:hyperlink w:anchor="_Toc513580747" w:history="1">
        <w:r w:rsidRPr="00C56655">
          <w:rPr>
            <w:rStyle w:val="Hyperlink"/>
            <w:rFonts w:cs="Arial"/>
            <w14:scene3d>
              <w14:camera w14:prst="orthographicFront"/>
              <w14:lightRig w14:rig="threePt" w14:dir="t">
                <w14:rot w14:lat="0" w14:lon="0" w14:rev="0"/>
              </w14:lightRig>
            </w14:scene3d>
          </w:rPr>
          <w:t>4.6.</w:t>
        </w:r>
        <w:r w:rsidRPr="00C56655">
          <w:rPr>
            <w:rStyle w:val="Hyperlink"/>
          </w:rPr>
          <w:t xml:space="preserve"> Creating Forms with Restricted Editing that Users can Complete</w:t>
        </w:r>
        <w:r w:rsidRPr="00C56655">
          <w:rPr>
            <w:webHidden/>
          </w:rPr>
          <w:tab/>
        </w:r>
        <w:r w:rsidRPr="00C56655">
          <w:rPr>
            <w:webHidden/>
          </w:rPr>
          <w:fldChar w:fldCharType="begin"/>
        </w:r>
        <w:r w:rsidRPr="00C56655">
          <w:rPr>
            <w:webHidden/>
          </w:rPr>
          <w:instrText xml:space="preserve"> PAGEREF _Toc513580747 \h </w:instrText>
        </w:r>
        <w:r w:rsidRPr="00C56655">
          <w:rPr>
            <w:webHidden/>
          </w:rPr>
        </w:r>
        <w:r w:rsidRPr="00C56655">
          <w:rPr>
            <w:webHidden/>
          </w:rPr>
          <w:fldChar w:fldCharType="separate"/>
        </w:r>
        <w:r>
          <w:rPr>
            <w:webHidden/>
          </w:rPr>
          <w:t>52</w:t>
        </w:r>
        <w:r w:rsidRPr="00C56655">
          <w:rPr>
            <w:webHidden/>
          </w:rPr>
          <w:fldChar w:fldCharType="end"/>
        </w:r>
      </w:hyperlink>
    </w:p>
    <w:p w14:paraId="42BC90E4" w14:textId="77777777" w:rsidR="00C56655" w:rsidRPr="00C56655" w:rsidRDefault="00C56655">
      <w:pPr>
        <w:pStyle w:val="TOC3"/>
        <w:rPr>
          <w:rFonts w:asciiTheme="minorHAnsi" w:eastAsiaTheme="minorEastAsia" w:hAnsiTheme="minorHAnsi" w:cstheme="minorBidi"/>
          <w:sz w:val="22"/>
          <w:szCs w:val="22"/>
          <w:lang w:eastAsia="en-GB"/>
        </w:rPr>
      </w:pPr>
      <w:hyperlink w:anchor="_Toc513580748" w:history="1">
        <w:r w:rsidRPr="00C56655">
          <w:rPr>
            <w:rStyle w:val="Hyperlink"/>
            <w:rFonts w:cs="Arial"/>
            <w14:scene3d>
              <w14:camera w14:prst="orthographicFront"/>
              <w14:lightRig w14:rig="threePt" w14:dir="t">
                <w14:rot w14:lat="0" w14:lon="0" w14:rev="0"/>
              </w14:lightRig>
            </w14:scene3d>
          </w:rPr>
          <w:t>4.6.1.</w:t>
        </w:r>
        <w:r w:rsidRPr="00C56655">
          <w:rPr>
            <w:rStyle w:val="Hyperlink"/>
          </w:rPr>
          <w:t xml:space="preserve"> Developer Tab and Ribbon</w:t>
        </w:r>
        <w:r w:rsidRPr="00C56655">
          <w:rPr>
            <w:webHidden/>
          </w:rPr>
          <w:tab/>
        </w:r>
        <w:r w:rsidRPr="00C56655">
          <w:rPr>
            <w:webHidden/>
          </w:rPr>
          <w:fldChar w:fldCharType="begin"/>
        </w:r>
        <w:r w:rsidRPr="00C56655">
          <w:rPr>
            <w:webHidden/>
          </w:rPr>
          <w:instrText xml:space="preserve"> PAGEREF _Toc513580748 \h </w:instrText>
        </w:r>
        <w:r w:rsidRPr="00C56655">
          <w:rPr>
            <w:webHidden/>
          </w:rPr>
        </w:r>
        <w:r w:rsidRPr="00C56655">
          <w:rPr>
            <w:webHidden/>
          </w:rPr>
          <w:fldChar w:fldCharType="separate"/>
        </w:r>
        <w:r>
          <w:rPr>
            <w:webHidden/>
          </w:rPr>
          <w:t>52</w:t>
        </w:r>
        <w:r w:rsidRPr="00C56655">
          <w:rPr>
            <w:webHidden/>
          </w:rPr>
          <w:fldChar w:fldCharType="end"/>
        </w:r>
      </w:hyperlink>
    </w:p>
    <w:p w14:paraId="570F59D6" w14:textId="77777777" w:rsidR="00C56655" w:rsidRPr="00C56655" w:rsidRDefault="00C56655">
      <w:pPr>
        <w:pStyle w:val="TOC3"/>
        <w:rPr>
          <w:rFonts w:asciiTheme="minorHAnsi" w:eastAsiaTheme="minorEastAsia" w:hAnsiTheme="minorHAnsi" w:cstheme="minorBidi"/>
          <w:sz w:val="22"/>
          <w:szCs w:val="22"/>
          <w:lang w:eastAsia="en-GB"/>
        </w:rPr>
      </w:pPr>
      <w:hyperlink w:anchor="_Toc513580749" w:history="1">
        <w:r w:rsidRPr="00C56655">
          <w:rPr>
            <w:rStyle w:val="Hyperlink"/>
            <w:rFonts w:cs="Arial"/>
            <w14:scene3d>
              <w14:camera w14:prst="orthographicFront"/>
              <w14:lightRig w14:rig="threePt" w14:dir="t">
                <w14:rot w14:lat="0" w14:lon="0" w14:rev="0"/>
              </w14:lightRig>
            </w14:scene3d>
          </w:rPr>
          <w:t>4.6.2.</w:t>
        </w:r>
        <w:r w:rsidRPr="00C56655">
          <w:rPr>
            <w:rStyle w:val="Hyperlink"/>
          </w:rPr>
          <w:t xml:space="preserve"> Basic Empty Form and Signatory Blocks</w:t>
        </w:r>
        <w:r w:rsidRPr="00C56655">
          <w:rPr>
            <w:webHidden/>
          </w:rPr>
          <w:tab/>
        </w:r>
        <w:r w:rsidRPr="00C56655">
          <w:rPr>
            <w:webHidden/>
          </w:rPr>
          <w:fldChar w:fldCharType="begin"/>
        </w:r>
        <w:r w:rsidRPr="00C56655">
          <w:rPr>
            <w:webHidden/>
          </w:rPr>
          <w:instrText xml:space="preserve"> PAGEREF _Toc513580749 \h </w:instrText>
        </w:r>
        <w:r w:rsidRPr="00C56655">
          <w:rPr>
            <w:webHidden/>
          </w:rPr>
        </w:r>
        <w:r w:rsidRPr="00C56655">
          <w:rPr>
            <w:webHidden/>
          </w:rPr>
          <w:fldChar w:fldCharType="separate"/>
        </w:r>
        <w:r>
          <w:rPr>
            <w:webHidden/>
          </w:rPr>
          <w:t>53</w:t>
        </w:r>
        <w:r w:rsidRPr="00C56655">
          <w:rPr>
            <w:webHidden/>
          </w:rPr>
          <w:fldChar w:fldCharType="end"/>
        </w:r>
      </w:hyperlink>
    </w:p>
    <w:p w14:paraId="02F64CE0" w14:textId="77777777" w:rsidR="00C56655" w:rsidRPr="00C56655" w:rsidRDefault="00C56655">
      <w:pPr>
        <w:pStyle w:val="TOC4"/>
        <w:rPr>
          <w:rFonts w:asciiTheme="minorHAnsi" w:eastAsiaTheme="minorEastAsia" w:hAnsiTheme="minorHAnsi" w:cstheme="minorBidi"/>
          <w:sz w:val="22"/>
          <w:szCs w:val="22"/>
          <w:lang w:eastAsia="en-GB"/>
        </w:rPr>
      </w:pPr>
      <w:hyperlink w:anchor="_Toc513580750" w:history="1">
        <w:r w:rsidRPr="00C56655">
          <w:rPr>
            <w:rStyle w:val="Hyperlink"/>
            <w:rFonts w:cs="Arial"/>
            <w14:scene3d>
              <w14:camera w14:prst="orthographicFront"/>
              <w14:lightRig w14:rig="threePt" w14:dir="t">
                <w14:rot w14:lat="0" w14:lon="0" w14:rev="0"/>
              </w14:lightRig>
            </w14:scene3d>
          </w:rPr>
          <w:t>4.6.2.1.</w:t>
        </w:r>
        <w:r w:rsidRPr="00C56655">
          <w:rPr>
            <w:rStyle w:val="Hyperlink"/>
          </w:rPr>
          <w:t xml:space="preserve"> Reapplying formatting to signatory blocks – default formatting</w:t>
        </w:r>
        <w:r w:rsidRPr="00C56655">
          <w:rPr>
            <w:webHidden/>
          </w:rPr>
          <w:tab/>
        </w:r>
        <w:r w:rsidRPr="00C56655">
          <w:rPr>
            <w:webHidden/>
          </w:rPr>
          <w:fldChar w:fldCharType="begin"/>
        </w:r>
        <w:r w:rsidRPr="00C56655">
          <w:rPr>
            <w:webHidden/>
          </w:rPr>
          <w:instrText xml:space="preserve"> PAGEREF _Toc513580750 \h </w:instrText>
        </w:r>
        <w:r w:rsidRPr="00C56655">
          <w:rPr>
            <w:webHidden/>
          </w:rPr>
        </w:r>
        <w:r w:rsidRPr="00C56655">
          <w:rPr>
            <w:webHidden/>
          </w:rPr>
          <w:fldChar w:fldCharType="separate"/>
        </w:r>
        <w:r>
          <w:rPr>
            <w:webHidden/>
          </w:rPr>
          <w:t>53</w:t>
        </w:r>
        <w:r w:rsidRPr="00C56655">
          <w:rPr>
            <w:webHidden/>
          </w:rPr>
          <w:fldChar w:fldCharType="end"/>
        </w:r>
      </w:hyperlink>
    </w:p>
    <w:p w14:paraId="3DEFD097" w14:textId="77777777" w:rsidR="00C56655" w:rsidRPr="00C56655" w:rsidRDefault="00C56655">
      <w:pPr>
        <w:pStyle w:val="TOC4"/>
        <w:rPr>
          <w:rFonts w:asciiTheme="minorHAnsi" w:eastAsiaTheme="minorEastAsia" w:hAnsiTheme="minorHAnsi" w:cstheme="minorBidi"/>
          <w:sz w:val="22"/>
          <w:szCs w:val="22"/>
          <w:lang w:eastAsia="en-GB"/>
        </w:rPr>
      </w:pPr>
      <w:hyperlink w:anchor="_Toc513580751" w:history="1">
        <w:r w:rsidRPr="00C56655">
          <w:rPr>
            <w:rStyle w:val="Hyperlink"/>
            <w:rFonts w:cs="Arial"/>
            <w14:scene3d>
              <w14:camera w14:prst="orthographicFront"/>
              <w14:lightRig w14:rig="threePt" w14:dir="t">
                <w14:rot w14:lat="0" w14:lon="0" w14:rev="0"/>
              </w14:lightRig>
            </w14:scene3d>
          </w:rPr>
          <w:t>4.6.2.2.</w:t>
        </w:r>
        <w:r w:rsidRPr="00C56655">
          <w:rPr>
            <w:rStyle w:val="Hyperlink"/>
          </w:rPr>
          <w:t xml:space="preserve"> Reapplying formatting to signatory blocks – custom formatting</w:t>
        </w:r>
        <w:r w:rsidRPr="00C56655">
          <w:rPr>
            <w:webHidden/>
          </w:rPr>
          <w:tab/>
        </w:r>
        <w:r w:rsidRPr="00C56655">
          <w:rPr>
            <w:webHidden/>
          </w:rPr>
          <w:fldChar w:fldCharType="begin"/>
        </w:r>
        <w:r w:rsidRPr="00C56655">
          <w:rPr>
            <w:webHidden/>
          </w:rPr>
          <w:instrText xml:space="preserve"> PAGEREF _Toc513580751 \h </w:instrText>
        </w:r>
        <w:r w:rsidRPr="00C56655">
          <w:rPr>
            <w:webHidden/>
          </w:rPr>
        </w:r>
        <w:r w:rsidRPr="00C56655">
          <w:rPr>
            <w:webHidden/>
          </w:rPr>
          <w:fldChar w:fldCharType="separate"/>
        </w:r>
        <w:r>
          <w:rPr>
            <w:webHidden/>
          </w:rPr>
          <w:t>54</w:t>
        </w:r>
        <w:r w:rsidRPr="00C56655">
          <w:rPr>
            <w:webHidden/>
          </w:rPr>
          <w:fldChar w:fldCharType="end"/>
        </w:r>
      </w:hyperlink>
    </w:p>
    <w:p w14:paraId="342218EF" w14:textId="77777777" w:rsidR="00C56655" w:rsidRPr="00C56655" w:rsidRDefault="00C56655">
      <w:pPr>
        <w:pStyle w:val="TOC5"/>
        <w:rPr>
          <w:rFonts w:asciiTheme="minorHAnsi" w:eastAsiaTheme="minorEastAsia" w:hAnsiTheme="minorHAnsi" w:cstheme="minorBidi"/>
          <w:sz w:val="22"/>
          <w:szCs w:val="22"/>
          <w:lang w:eastAsia="en-GB"/>
        </w:rPr>
      </w:pPr>
      <w:hyperlink w:anchor="_Toc513580752" w:history="1">
        <w:r w:rsidRPr="00C56655">
          <w:rPr>
            <w:rStyle w:val="Hyperlink"/>
            <w:rFonts w:cs="Arial"/>
            <w14:scene3d>
              <w14:camera w14:prst="orthographicFront"/>
              <w14:lightRig w14:rig="threePt" w14:dir="t">
                <w14:rot w14:lat="0" w14:lon="0" w14:rev="0"/>
              </w14:lightRig>
            </w14:scene3d>
          </w:rPr>
          <w:t>4.6.2.2.1.</w:t>
        </w:r>
        <w:r w:rsidRPr="00C56655">
          <w:rPr>
            <w:rStyle w:val="Hyperlink"/>
          </w:rPr>
          <w:t xml:space="preserve"> Creating the macro</w:t>
        </w:r>
        <w:r w:rsidRPr="00C56655">
          <w:rPr>
            <w:webHidden/>
          </w:rPr>
          <w:tab/>
        </w:r>
        <w:r w:rsidRPr="00C56655">
          <w:rPr>
            <w:webHidden/>
          </w:rPr>
          <w:fldChar w:fldCharType="begin"/>
        </w:r>
        <w:r w:rsidRPr="00C56655">
          <w:rPr>
            <w:webHidden/>
          </w:rPr>
          <w:instrText xml:space="preserve"> PAGEREF _Toc513580752 \h </w:instrText>
        </w:r>
        <w:r w:rsidRPr="00C56655">
          <w:rPr>
            <w:webHidden/>
          </w:rPr>
        </w:r>
        <w:r w:rsidRPr="00C56655">
          <w:rPr>
            <w:webHidden/>
          </w:rPr>
          <w:fldChar w:fldCharType="separate"/>
        </w:r>
        <w:r>
          <w:rPr>
            <w:webHidden/>
          </w:rPr>
          <w:t>54</w:t>
        </w:r>
        <w:r w:rsidRPr="00C56655">
          <w:rPr>
            <w:webHidden/>
          </w:rPr>
          <w:fldChar w:fldCharType="end"/>
        </w:r>
      </w:hyperlink>
    </w:p>
    <w:p w14:paraId="1B235EC5" w14:textId="77777777" w:rsidR="00C56655" w:rsidRPr="00C56655" w:rsidRDefault="00C56655">
      <w:pPr>
        <w:pStyle w:val="TOC5"/>
        <w:rPr>
          <w:rFonts w:asciiTheme="minorHAnsi" w:eastAsiaTheme="minorEastAsia" w:hAnsiTheme="minorHAnsi" w:cstheme="minorBidi"/>
          <w:sz w:val="22"/>
          <w:szCs w:val="22"/>
          <w:lang w:eastAsia="en-GB"/>
        </w:rPr>
      </w:pPr>
      <w:hyperlink w:anchor="_Toc513580753" w:history="1">
        <w:r w:rsidRPr="00C56655">
          <w:rPr>
            <w:rStyle w:val="Hyperlink"/>
            <w:rFonts w:cs="Arial"/>
            <w14:scene3d>
              <w14:camera w14:prst="orthographicFront"/>
              <w14:lightRig w14:rig="threePt" w14:dir="t">
                <w14:rot w14:lat="0" w14:lon="0" w14:rev="0"/>
              </w14:lightRig>
            </w14:scene3d>
          </w:rPr>
          <w:t>4.6.2.2.2.</w:t>
        </w:r>
        <w:r w:rsidRPr="00C56655">
          <w:rPr>
            <w:rStyle w:val="Hyperlink"/>
          </w:rPr>
          <w:t xml:space="preserve"> Using the macro</w:t>
        </w:r>
        <w:r w:rsidRPr="00C56655">
          <w:rPr>
            <w:webHidden/>
          </w:rPr>
          <w:tab/>
        </w:r>
        <w:r w:rsidRPr="00C56655">
          <w:rPr>
            <w:webHidden/>
          </w:rPr>
          <w:fldChar w:fldCharType="begin"/>
        </w:r>
        <w:r w:rsidRPr="00C56655">
          <w:rPr>
            <w:webHidden/>
          </w:rPr>
          <w:instrText xml:space="preserve"> PAGEREF _Toc513580753 \h </w:instrText>
        </w:r>
        <w:r w:rsidRPr="00C56655">
          <w:rPr>
            <w:webHidden/>
          </w:rPr>
        </w:r>
        <w:r w:rsidRPr="00C56655">
          <w:rPr>
            <w:webHidden/>
          </w:rPr>
          <w:fldChar w:fldCharType="separate"/>
        </w:r>
        <w:r>
          <w:rPr>
            <w:webHidden/>
          </w:rPr>
          <w:t>56</w:t>
        </w:r>
        <w:r w:rsidRPr="00C56655">
          <w:rPr>
            <w:webHidden/>
          </w:rPr>
          <w:fldChar w:fldCharType="end"/>
        </w:r>
      </w:hyperlink>
    </w:p>
    <w:p w14:paraId="36F76C28" w14:textId="77777777" w:rsidR="00C56655" w:rsidRPr="00C56655" w:rsidRDefault="00C56655">
      <w:pPr>
        <w:pStyle w:val="TOC3"/>
        <w:rPr>
          <w:rFonts w:asciiTheme="minorHAnsi" w:eastAsiaTheme="minorEastAsia" w:hAnsiTheme="minorHAnsi" w:cstheme="minorBidi"/>
          <w:sz w:val="22"/>
          <w:szCs w:val="22"/>
          <w:lang w:eastAsia="en-GB"/>
        </w:rPr>
      </w:pPr>
      <w:hyperlink w:anchor="_Toc513580754" w:history="1">
        <w:r w:rsidRPr="00C56655">
          <w:rPr>
            <w:rStyle w:val="Hyperlink"/>
            <w:rFonts w:cs="Arial"/>
            <w14:scene3d>
              <w14:camera w14:prst="orthographicFront"/>
              <w14:lightRig w14:rig="threePt" w14:dir="t">
                <w14:rot w14:lat="0" w14:lon="0" w14:rev="0"/>
              </w14:lightRig>
            </w14:scene3d>
          </w:rPr>
          <w:t>4.6.3.</w:t>
        </w:r>
        <w:r w:rsidRPr="00C56655">
          <w:rPr>
            <w:rStyle w:val="Hyperlink"/>
          </w:rPr>
          <w:t xml:space="preserve"> Form Fields/Content Controls</w:t>
        </w:r>
        <w:r w:rsidRPr="00C56655">
          <w:rPr>
            <w:webHidden/>
          </w:rPr>
          <w:tab/>
        </w:r>
        <w:r w:rsidRPr="00C56655">
          <w:rPr>
            <w:webHidden/>
          </w:rPr>
          <w:fldChar w:fldCharType="begin"/>
        </w:r>
        <w:r w:rsidRPr="00C56655">
          <w:rPr>
            <w:webHidden/>
          </w:rPr>
          <w:instrText xml:space="preserve"> PAGEREF _Toc513580754 \h </w:instrText>
        </w:r>
        <w:r w:rsidRPr="00C56655">
          <w:rPr>
            <w:webHidden/>
          </w:rPr>
        </w:r>
        <w:r w:rsidRPr="00C56655">
          <w:rPr>
            <w:webHidden/>
          </w:rPr>
          <w:fldChar w:fldCharType="separate"/>
        </w:r>
        <w:r>
          <w:rPr>
            <w:webHidden/>
          </w:rPr>
          <w:t>56</w:t>
        </w:r>
        <w:r w:rsidRPr="00C56655">
          <w:rPr>
            <w:webHidden/>
          </w:rPr>
          <w:fldChar w:fldCharType="end"/>
        </w:r>
      </w:hyperlink>
    </w:p>
    <w:p w14:paraId="4CFD0409" w14:textId="77777777" w:rsidR="00C56655" w:rsidRPr="00C56655" w:rsidRDefault="00C56655">
      <w:pPr>
        <w:pStyle w:val="TOC3"/>
        <w:rPr>
          <w:rFonts w:asciiTheme="minorHAnsi" w:eastAsiaTheme="minorEastAsia" w:hAnsiTheme="minorHAnsi" w:cstheme="minorBidi"/>
          <w:sz w:val="22"/>
          <w:szCs w:val="22"/>
          <w:lang w:eastAsia="en-GB"/>
        </w:rPr>
      </w:pPr>
      <w:hyperlink w:anchor="_Toc513580755" w:history="1">
        <w:r w:rsidRPr="00C56655">
          <w:rPr>
            <w:rStyle w:val="Hyperlink"/>
            <w:rFonts w:cs="Arial"/>
            <w14:scene3d>
              <w14:camera w14:prst="orthographicFront"/>
              <w14:lightRig w14:rig="threePt" w14:dir="t">
                <w14:rot w14:lat="0" w14:lon="0" w14:rev="0"/>
              </w14:lightRig>
            </w14:scene3d>
          </w:rPr>
          <w:t>4.6.4.</w:t>
        </w:r>
        <w:r w:rsidRPr="00C56655">
          <w:rPr>
            <w:rStyle w:val="Hyperlink"/>
          </w:rPr>
          <w:t xml:space="preserve"> Protecting the Form</w:t>
        </w:r>
        <w:r w:rsidRPr="00C56655">
          <w:rPr>
            <w:webHidden/>
          </w:rPr>
          <w:tab/>
        </w:r>
        <w:r w:rsidRPr="00C56655">
          <w:rPr>
            <w:webHidden/>
          </w:rPr>
          <w:fldChar w:fldCharType="begin"/>
        </w:r>
        <w:r w:rsidRPr="00C56655">
          <w:rPr>
            <w:webHidden/>
          </w:rPr>
          <w:instrText xml:space="preserve"> PAGEREF _Toc513580755 \h </w:instrText>
        </w:r>
        <w:r w:rsidRPr="00C56655">
          <w:rPr>
            <w:webHidden/>
          </w:rPr>
        </w:r>
        <w:r w:rsidRPr="00C56655">
          <w:rPr>
            <w:webHidden/>
          </w:rPr>
          <w:fldChar w:fldCharType="separate"/>
        </w:r>
        <w:r>
          <w:rPr>
            <w:webHidden/>
          </w:rPr>
          <w:t>56</w:t>
        </w:r>
        <w:r w:rsidRPr="00C56655">
          <w:rPr>
            <w:webHidden/>
          </w:rPr>
          <w:fldChar w:fldCharType="end"/>
        </w:r>
      </w:hyperlink>
    </w:p>
    <w:p w14:paraId="2190AE61" w14:textId="77777777" w:rsidR="00C56655" w:rsidRPr="00C56655" w:rsidRDefault="00C56655">
      <w:pPr>
        <w:pStyle w:val="TOC2"/>
        <w:rPr>
          <w:rFonts w:asciiTheme="minorHAnsi" w:eastAsiaTheme="minorEastAsia" w:hAnsiTheme="minorHAnsi" w:cstheme="minorBidi"/>
          <w:caps w:val="0"/>
          <w:sz w:val="22"/>
          <w:szCs w:val="22"/>
          <w:lang w:eastAsia="en-GB"/>
        </w:rPr>
      </w:pPr>
      <w:hyperlink w:anchor="_Toc513580756" w:history="1">
        <w:r w:rsidRPr="00C56655">
          <w:rPr>
            <w:rStyle w:val="Hyperlink"/>
            <w:rFonts w:cs="Arial"/>
            <w14:scene3d>
              <w14:camera w14:prst="orthographicFront"/>
              <w14:lightRig w14:rig="threePt" w14:dir="t">
                <w14:rot w14:lat="0" w14:lon="0" w14:rev="0"/>
              </w14:lightRig>
            </w14:scene3d>
          </w:rPr>
          <w:t>4.7.</w:t>
        </w:r>
        <w:r w:rsidRPr="00C56655">
          <w:rPr>
            <w:rStyle w:val="Hyperlink"/>
          </w:rPr>
          <w:t xml:space="preserve"> Tips and Tricks</w:t>
        </w:r>
        <w:r w:rsidRPr="00C56655">
          <w:rPr>
            <w:webHidden/>
          </w:rPr>
          <w:tab/>
        </w:r>
        <w:r w:rsidRPr="00C56655">
          <w:rPr>
            <w:webHidden/>
          </w:rPr>
          <w:fldChar w:fldCharType="begin"/>
        </w:r>
        <w:r w:rsidRPr="00C56655">
          <w:rPr>
            <w:webHidden/>
          </w:rPr>
          <w:instrText xml:space="preserve"> PAGEREF _Toc513580756 \h </w:instrText>
        </w:r>
        <w:r w:rsidRPr="00C56655">
          <w:rPr>
            <w:webHidden/>
          </w:rPr>
        </w:r>
        <w:r w:rsidRPr="00C56655">
          <w:rPr>
            <w:webHidden/>
          </w:rPr>
          <w:fldChar w:fldCharType="separate"/>
        </w:r>
        <w:r>
          <w:rPr>
            <w:webHidden/>
          </w:rPr>
          <w:t>57</w:t>
        </w:r>
        <w:r w:rsidRPr="00C56655">
          <w:rPr>
            <w:webHidden/>
          </w:rPr>
          <w:fldChar w:fldCharType="end"/>
        </w:r>
      </w:hyperlink>
    </w:p>
    <w:p w14:paraId="467E824D" w14:textId="77777777" w:rsidR="00C56655" w:rsidRPr="00C56655" w:rsidRDefault="00C56655">
      <w:pPr>
        <w:pStyle w:val="TOC3"/>
        <w:rPr>
          <w:rFonts w:asciiTheme="minorHAnsi" w:eastAsiaTheme="minorEastAsia" w:hAnsiTheme="minorHAnsi" w:cstheme="minorBidi"/>
          <w:sz w:val="22"/>
          <w:szCs w:val="22"/>
          <w:lang w:eastAsia="en-GB"/>
        </w:rPr>
      </w:pPr>
      <w:hyperlink w:anchor="_Toc513580757" w:history="1">
        <w:r w:rsidRPr="00C56655">
          <w:rPr>
            <w:rStyle w:val="Hyperlink"/>
            <w:rFonts w:cs="Arial"/>
            <w14:scene3d>
              <w14:camera w14:prst="orthographicFront"/>
              <w14:lightRig w14:rig="threePt" w14:dir="t">
                <w14:rot w14:lat="0" w14:lon="0" w14:rev="0"/>
              </w14:lightRig>
            </w14:scene3d>
          </w:rPr>
          <w:t>4.7.1.</w:t>
        </w:r>
        <w:r w:rsidRPr="00C56655">
          <w:rPr>
            <w:rStyle w:val="Hyperlink"/>
          </w:rPr>
          <w:t xml:space="preserve"> How to Copy Old Document Content into a New Document</w:t>
        </w:r>
        <w:r w:rsidRPr="00C56655">
          <w:rPr>
            <w:webHidden/>
          </w:rPr>
          <w:tab/>
        </w:r>
        <w:r w:rsidRPr="00C56655">
          <w:rPr>
            <w:webHidden/>
          </w:rPr>
          <w:fldChar w:fldCharType="begin"/>
        </w:r>
        <w:r w:rsidRPr="00C56655">
          <w:rPr>
            <w:webHidden/>
          </w:rPr>
          <w:instrText xml:space="preserve"> PAGEREF _Toc513580757 \h </w:instrText>
        </w:r>
        <w:r w:rsidRPr="00C56655">
          <w:rPr>
            <w:webHidden/>
          </w:rPr>
        </w:r>
        <w:r w:rsidRPr="00C56655">
          <w:rPr>
            <w:webHidden/>
          </w:rPr>
          <w:fldChar w:fldCharType="separate"/>
        </w:r>
        <w:r>
          <w:rPr>
            <w:webHidden/>
          </w:rPr>
          <w:t>57</w:t>
        </w:r>
        <w:r w:rsidRPr="00C56655">
          <w:rPr>
            <w:webHidden/>
          </w:rPr>
          <w:fldChar w:fldCharType="end"/>
        </w:r>
      </w:hyperlink>
    </w:p>
    <w:p w14:paraId="7E598D40" w14:textId="77777777" w:rsidR="00C56655" w:rsidRPr="00C56655" w:rsidRDefault="00C56655">
      <w:pPr>
        <w:pStyle w:val="TOC3"/>
        <w:rPr>
          <w:rFonts w:asciiTheme="minorHAnsi" w:eastAsiaTheme="minorEastAsia" w:hAnsiTheme="minorHAnsi" w:cstheme="minorBidi"/>
          <w:sz w:val="22"/>
          <w:szCs w:val="22"/>
          <w:lang w:eastAsia="en-GB"/>
        </w:rPr>
      </w:pPr>
      <w:hyperlink w:anchor="_Toc513580758" w:history="1">
        <w:r w:rsidRPr="00C56655">
          <w:rPr>
            <w:rStyle w:val="Hyperlink"/>
            <w:rFonts w:cs="Arial"/>
            <w14:scene3d>
              <w14:camera w14:prst="orthographicFront"/>
              <w14:lightRig w14:rig="threePt" w14:dir="t">
                <w14:rot w14:lat="0" w14:lon="0" w14:rev="0"/>
              </w14:lightRig>
            </w14:scene3d>
          </w:rPr>
          <w:t>4.7.2.</w:t>
        </w:r>
        <w:r w:rsidRPr="00C56655">
          <w:rPr>
            <w:rStyle w:val="Hyperlink"/>
          </w:rPr>
          <w:t xml:space="preserve"> Last Page Orientation Format</w:t>
        </w:r>
        <w:r w:rsidRPr="00C56655">
          <w:rPr>
            <w:webHidden/>
          </w:rPr>
          <w:tab/>
        </w:r>
        <w:r w:rsidRPr="00C56655">
          <w:rPr>
            <w:webHidden/>
          </w:rPr>
          <w:fldChar w:fldCharType="begin"/>
        </w:r>
        <w:r w:rsidRPr="00C56655">
          <w:rPr>
            <w:webHidden/>
          </w:rPr>
          <w:instrText xml:space="preserve"> PAGEREF _Toc513580758 \h </w:instrText>
        </w:r>
        <w:r w:rsidRPr="00C56655">
          <w:rPr>
            <w:webHidden/>
          </w:rPr>
        </w:r>
        <w:r w:rsidRPr="00C56655">
          <w:rPr>
            <w:webHidden/>
          </w:rPr>
          <w:fldChar w:fldCharType="separate"/>
        </w:r>
        <w:r>
          <w:rPr>
            <w:webHidden/>
          </w:rPr>
          <w:t>58</w:t>
        </w:r>
        <w:r w:rsidRPr="00C56655">
          <w:rPr>
            <w:webHidden/>
          </w:rPr>
          <w:fldChar w:fldCharType="end"/>
        </w:r>
      </w:hyperlink>
    </w:p>
    <w:p w14:paraId="4C8CC2D1" w14:textId="77777777" w:rsidR="00C56655" w:rsidRPr="00C56655" w:rsidRDefault="00C56655">
      <w:pPr>
        <w:pStyle w:val="TOC3"/>
        <w:rPr>
          <w:rFonts w:asciiTheme="minorHAnsi" w:eastAsiaTheme="minorEastAsia" w:hAnsiTheme="minorHAnsi" w:cstheme="minorBidi"/>
          <w:sz w:val="22"/>
          <w:szCs w:val="22"/>
          <w:lang w:eastAsia="en-GB"/>
        </w:rPr>
      </w:pPr>
      <w:hyperlink w:anchor="_Toc513580759" w:history="1">
        <w:r w:rsidRPr="00C56655">
          <w:rPr>
            <w:rStyle w:val="Hyperlink"/>
            <w:rFonts w:cs="Arial"/>
            <w14:scene3d>
              <w14:camera w14:prst="orthographicFront"/>
              <w14:lightRig w14:rig="threePt" w14:dir="t">
                <w14:rot w14:lat="0" w14:lon="0" w14:rev="0"/>
              </w14:lightRig>
            </w14:scene3d>
          </w:rPr>
          <w:t>4.7.3.</w:t>
        </w:r>
        <w:r w:rsidRPr="00C56655">
          <w:rPr>
            <w:rStyle w:val="Hyperlink"/>
          </w:rPr>
          <w:t xml:space="preserve"> Formatting</w:t>
        </w:r>
        <w:r w:rsidRPr="00C56655">
          <w:rPr>
            <w:webHidden/>
          </w:rPr>
          <w:tab/>
        </w:r>
        <w:r w:rsidRPr="00C56655">
          <w:rPr>
            <w:webHidden/>
          </w:rPr>
          <w:fldChar w:fldCharType="begin"/>
        </w:r>
        <w:r w:rsidRPr="00C56655">
          <w:rPr>
            <w:webHidden/>
          </w:rPr>
          <w:instrText xml:space="preserve"> PAGEREF _Toc513580759 \h </w:instrText>
        </w:r>
        <w:r w:rsidRPr="00C56655">
          <w:rPr>
            <w:webHidden/>
          </w:rPr>
        </w:r>
        <w:r w:rsidRPr="00C56655">
          <w:rPr>
            <w:webHidden/>
          </w:rPr>
          <w:fldChar w:fldCharType="separate"/>
        </w:r>
        <w:r>
          <w:rPr>
            <w:webHidden/>
          </w:rPr>
          <w:t>58</w:t>
        </w:r>
        <w:r w:rsidRPr="00C56655">
          <w:rPr>
            <w:webHidden/>
          </w:rPr>
          <w:fldChar w:fldCharType="end"/>
        </w:r>
      </w:hyperlink>
    </w:p>
    <w:p w14:paraId="4F1A9B6D" w14:textId="77777777" w:rsidR="00C56655" w:rsidRPr="00C56655" w:rsidRDefault="00C56655">
      <w:pPr>
        <w:pStyle w:val="TOC3"/>
        <w:rPr>
          <w:rFonts w:asciiTheme="minorHAnsi" w:eastAsiaTheme="minorEastAsia" w:hAnsiTheme="minorHAnsi" w:cstheme="minorBidi"/>
          <w:sz w:val="22"/>
          <w:szCs w:val="22"/>
          <w:lang w:eastAsia="en-GB"/>
        </w:rPr>
      </w:pPr>
      <w:hyperlink w:anchor="_Toc513580760" w:history="1">
        <w:r w:rsidRPr="00C56655">
          <w:rPr>
            <w:rStyle w:val="Hyperlink"/>
            <w:rFonts w:cs="Arial"/>
            <w14:scene3d>
              <w14:camera w14:prst="orthographicFront"/>
              <w14:lightRig w14:rig="threePt" w14:dir="t">
                <w14:rot w14:lat="0" w14:lon="0" w14:rev="0"/>
              </w14:lightRig>
            </w14:scene3d>
          </w:rPr>
          <w:t>4.7.4.</w:t>
        </w:r>
        <w:r w:rsidRPr="00C56655">
          <w:rPr>
            <w:rStyle w:val="Hyperlink"/>
          </w:rPr>
          <w:t xml:space="preserve"> Graphics in Documents</w:t>
        </w:r>
        <w:r w:rsidRPr="00C56655">
          <w:rPr>
            <w:webHidden/>
          </w:rPr>
          <w:tab/>
        </w:r>
        <w:r w:rsidRPr="00C56655">
          <w:rPr>
            <w:webHidden/>
          </w:rPr>
          <w:fldChar w:fldCharType="begin"/>
        </w:r>
        <w:r w:rsidRPr="00C56655">
          <w:rPr>
            <w:webHidden/>
          </w:rPr>
          <w:instrText xml:space="preserve"> PAGEREF _Toc513580760 \h </w:instrText>
        </w:r>
        <w:r w:rsidRPr="00C56655">
          <w:rPr>
            <w:webHidden/>
          </w:rPr>
        </w:r>
        <w:r w:rsidRPr="00C56655">
          <w:rPr>
            <w:webHidden/>
          </w:rPr>
          <w:fldChar w:fldCharType="separate"/>
        </w:r>
        <w:r>
          <w:rPr>
            <w:webHidden/>
          </w:rPr>
          <w:t>59</w:t>
        </w:r>
        <w:r w:rsidRPr="00C56655">
          <w:rPr>
            <w:webHidden/>
          </w:rPr>
          <w:fldChar w:fldCharType="end"/>
        </w:r>
      </w:hyperlink>
    </w:p>
    <w:p w14:paraId="4AC973B9" w14:textId="77777777" w:rsidR="00C56655" w:rsidRPr="00C56655" w:rsidRDefault="00C56655">
      <w:pPr>
        <w:pStyle w:val="TOC1"/>
        <w:rPr>
          <w:rFonts w:asciiTheme="minorHAnsi" w:eastAsiaTheme="minorEastAsia" w:hAnsiTheme="minorHAnsi" w:cstheme="minorBidi"/>
          <w:b w:val="0"/>
          <w:caps w:val="0"/>
          <w:sz w:val="22"/>
          <w:szCs w:val="22"/>
          <w:lang w:eastAsia="en-GB"/>
        </w:rPr>
      </w:pPr>
      <w:hyperlink w:anchor="_Toc513580761" w:history="1">
        <w:r w:rsidRPr="00C56655">
          <w:rPr>
            <w:rStyle w:val="Hyperlink"/>
            <w:rFonts w:cs="Arial"/>
            <w14:scene3d>
              <w14:camera w14:prst="orthographicFront"/>
              <w14:lightRig w14:rig="threePt" w14:dir="t">
                <w14:rot w14:lat="0" w14:lon="0" w14:rev="0"/>
              </w14:lightRig>
            </w14:scene3d>
          </w:rPr>
          <w:t>5.</w:t>
        </w:r>
        <w:r w:rsidRPr="00C56655">
          <w:rPr>
            <w:rStyle w:val="Hyperlink"/>
          </w:rPr>
          <w:t xml:space="preserve"> Linked Databases</w:t>
        </w:r>
        <w:r w:rsidRPr="00C56655">
          <w:rPr>
            <w:webHidden/>
          </w:rPr>
          <w:tab/>
        </w:r>
        <w:r w:rsidRPr="00C56655">
          <w:rPr>
            <w:webHidden/>
          </w:rPr>
          <w:fldChar w:fldCharType="begin"/>
        </w:r>
        <w:r w:rsidRPr="00C56655">
          <w:rPr>
            <w:webHidden/>
          </w:rPr>
          <w:instrText xml:space="preserve"> PAGEREF _Toc513580761 \h </w:instrText>
        </w:r>
        <w:r w:rsidRPr="00C56655">
          <w:rPr>
            <w:webHidden/>
          </w:rPr>
        </w:r>
        <w:r w:rsidRPr="00C56655">
          <w:rPr>
            <w:webHidden/>
          </w:rPr>
          <w:fldChar w:fldCharType="separate"/>
        </w:r>
        <w:r>
          <w:rPr>
            <w:webHidden/>
          </w:rPr>
          <w:t>60</w:t>
        </w:r>
        <w:r w:rsidRPr="00C56655">
          <w:rPr>
            <w:webHidden/>
          </w:rPr>
          <w:fldChar w:fldCharType="end"/>
        </w:r>
      </w:hyperlink>
    </w:p>
    <w:p w14:paraId="2D6952DB" w14:textId="77777777" w:rsidR="00C56655" w:rsidRPr="00C56655" w:rsidRDefault="00C56655">
      <w:pPr>
        <w:pStyle w:val="TOC2"/>
        <w:rPr>
          <w:rFonts w:asciiTheme="minorHAnsi" w:eastAsiaTheme="minorEastAsia" w:hAnsiTheme="minorHAnsi" w:cstheme="minorBidi"/>
          <w:caps w:val="0"/>
          <w:sz w:val="22"/>
          <w:szCs w:val="22"/>
          <w:lang w:eastAsia="en-GB"/>
        </w:rPr>
      </w:pPr>
      <w:hyperlink w:anchor="_Toc513580762" w:history="1">
        <w:r w:rsidRPr="00C56655">
          <w:rPr>
            <w:rStyle w:val="Hyperlink"/>
            <w:rFonts w:cs="Arial"/>
            <w14:scene3d>
              <w14:camera w14:prst="orthographicFront"/>
              <w14:lightRig w14:rig="threePt" w14:dir="t">
                <w14:rot w14:lat="0" w14:lon="0" w14:rev="0"/>
              </w14:lightRig>
            </w14:scene3d>
          </w:rPr>
          <w:t>5.1.</w:t>
        </w:r>
        <w:r w:rsidRPr="00C56655">
          <w:rPr>
            <w:rStyle w:val="Hyperlink"/>
          </w:rPr>
          <w:t xml:space="preserve"> Template Database</w:t>
        </w:r>
        <w:r w:rsidRPr="00C56655">
          <w:rPr>
            <w:webHidden/>
          </w:rPr>
          <w:tab/>
        </w:r>
        <w:r w:rsidRPr="00C56655">
          <w:rPr>
            <w:webHidden/>
          </w:rPr>
          <w:fldChar w:fldCharType="begin"/>
        </w:r>
        <w:r w:rsidRPr="00C56655">
          <w:rPr>
            <w:webHidden/>
          </w:rPr>
          <w:instrText xml:space="preserve"> PAGEREF _Toc513580762 \h </w:instrText>
        </w:r>
        <w:r w:rsidRPr="00C56655">
          <w:rPr>
            <w:webHidden/>
          </w:rPr>
        </w:r>
        <w:r w:rsidRPr="00C56655">
          <w:rPr>
            <w:webHidden/>
          </w:rPr>
          <w:fldChar w:fldCharType="separate"/>
        </w:r>
        <w:r>
          <w:rPr>
            <w:webHidden/>
          </w:rPr>
          <w:t>60</w:t>
        </w:r>
        <w:r w:rsidRPr="00C56655">
          <w:rPr>
            <w:webHidden/>
          </w:rPr>
          <w:fldChar w:fldCharType="end"/>
        </w:r>
      </w:hyperlink>
    </w:p>
    <w:p w14:paraId="3C9C5C72" w14:textId="77777777" w:rsidR="00C56655" w:rsidRPr="00C56655" w:rsidRDefault="00C56655">
      <w:pPr>
        <w:pStyle w:val="TOC2"/>
        <w:rPr>
          <w:rFonts w:asciiTheme="minorHAnsi" w:eastAsiaTheme="minorEastAsia" w:hAnsiTheme="minorHAnsi" w:cstheme="minorBidi"/>
          <w:caps w:val="0"/>
          <w:sz w:val="22"/>
          <w:szCs w:val="22"/>
          <w:lang w:eastAsia="en-GB"/>
        </w:rPr>
      </w:pPr>
      <w:hyperlink w:anchor="_Toc513580763" w:history="1">
        <w:r w:rsidRPr="00C56655">
          <w:rPr>
            <w:rStyle w:val="Hyperlink"/>
            <w:rFonts w:cs="Arial"/>
            <w14:scene3d>
              <w14:camera w14:prst="orthographicFront"/>
              <w14:lightRig w14:rig="threePt" w14:dir="t">
                <w14:rot w14:lat="0" w14:lon="0" w14:rev="0"/>
              </w14:lightRig>
            </w14:scene3d>
          </w:rPr>
          <w:t>5.2.</w:t>
        </w:r>
        <w:r w:rsidRPr="00C56655">
          <w:rPr>
            <w:rStyle w:val="Hyperlink"/>
          </w:rPr>
          <w:t xml:space="preserve"> Business Contacts Database</w:t>
        </w:r>
        <w:r w:rsidRPr="00C56655">
          <w:rPr>
            <w:webHidden/>
          </w:rPr>
          <w:tab/>
        </w:r>
        <w:r w:rsidRPr="00C56655">
          <w:rPr>
            <w:webHidden/>
          </w:rPr>
          <w:fldChar w:fldCharType="begin"/>
        </w:r>
        <w:r w:rsidRPr="00C56655">
          <w:rPr>
            <w:webHidden/>
          </w:rPr>
          <w:instrText xml:space="preserve"> PAGEREF _Toc513580763 \h </w:instrText>
        </w:r>
        <w:r w:rsidRPr="00C56655">
          <w:rPr>
            <w:webHidden/>
          </w:rPr>
        </w:r>
        <w:r w:rsidRPr="00C56655">
          <w:rPr>
            <w:webHidden/>
          </w:rPr>
          <w:fldChar w:fldCharType="separate"/>
        </w:r>
        <w:r>
          <w:rPr>
            <w:webHidden/>
          </w:rPr>
          <w:t>62</w:t>
        </w:r>
        <w:r w:rsidRPr="00C56655">
          <w:rPr>
            <w:webHidden/>
          </w:rPr>
          <w:fldChar w:fldCharType="end"/>
        </w:r>
      </w:hyperlink>
    </w:p>
    <w:p w14:paraId="559366CB" w14:textId="77777777" w:rsidR="00C56655" w:rsidRPr="00C56655" w:rsidRDefault="00C56655">
      <w:pPr>
        <w:pStyle w:val="TOC3"/>
        <w:rPr>
          <w:rFonts w:asciiTheme="minorHAnsi" w:eastAsiaTheme="minorEastAsia" w:hAnsiTheme="minorHAnsi" w:cstheme="minorBidi"/>
          <w:sz w:val="22"/>
          <w:szCs w:val="22"/>
          <w:lang w:eastAsia="en-GB"/>
        </w:rPr>
      </w:pPr>
      <w:hyperlink w:anchor="_Toc513580764" w:history="1">
        <w:r w:rsidRPr="00C56655">
          <w:rPr>
            <w:rStyle w:val="Hyperlink"/>
            <w:rFonts w:cs="Arial"/>
            <w14:scene3d>
              <w14:camera w14:prst="orthographicFront"/>
              <w14:lightRig w14:rig="threePt" w14:dir="t">
                <w14:rot w14:lat="0" w14:lon="0" w14:rev="0"/>
              </w14:lightRig>
            </w14:scene3d>
          </w:rPr>
          <w:t>5.2.1.</w:t>
        </w:r>
        <w:r w:rsidRPr="00C56655">
          <w:rPr>
            <w:rStyle w:val="Hyperlink"/>
          </w:rPr>
          <w:t xml:space="preserve"> Contents</w:t>
        </w:r>
        <w:r w:rsidRPr="00C56655">
          <w:rPr>
            <w:webHidden/>
          </w:rPr>
          <w:tab/>
        </w:r>
        <w:r w:rsidRPr="00C56655">
          <w:rPr>
            <w:webHidden/>
          </w:rPr>
          <w:fldChar w:fldCharType="begin"/>
        </w:r>
        <w:r w:rsidRPr="00C56655">
          <w:rPr>
            <w:webHidden/>
          </w:rPr>
          <w:instrText xml:space="preserve"> PAGEREF _Toc513580764 \h </w:instrText>
        </w:r>
        <w:r w:rsidRPr="00C56655">
          <w:rPr>
            <w:webHidden/>
          </w:rPr>
        </w:r>
        <w:r w:rsidRPr="00C56655">
          <w:rPr>
            <w:webHidden/>
          </w:rPr>
          <w:fldChar w:fldCharType="separate"/>
        </w:r>
        <w:r>
          <w:rPr>
            <w:webHidden/>
          </w:rPr>
          <w:t>62</w:t>
        </w:r>
        <w:r w:rsidRPr="00C56655">
          <w:rPr>
            <w:webHidden/>
          </w:rPr>
          <w:fldChar w:fldCharType="end"/>
        </w:r>
      </w:hyperlink>
    </w:p>
    <w:p w14:paraId="12DB4A5F" w14:textId="77777777" w:rsidR="00C56655" w:rsidRPr="00C56655" w:rsidRDefault="00C56655">
      <w:pPr>
        <w:pStyle w:val="TOC3"/>
        <w:rPr>
          <w:rFonts w:asciiTheme="minorHAnsi" w:eastAsiaTheme="minorEastAsia" w:hAnsiTheme="minorHAnsi" w:cstheme="minorBidi"/>
          <w:sz w:val="22"/>
          <w:szCs w:val="22"/>
          <w:lang w:eastAsia="en-GB"/>
        </w:rPr>
      </w:pPr>
      <w:hyperlink w:anchor="_Toc513580765" w:history="1">
        <w:r w:rsidRPr="00C56655">
          <w:rPr>
            <w:rStyle w:val="Hyperlink"/>
            <w:rFonts w:cs="Arial"/>
            <w14:scene3d>
              <w14:camera w14:prst="orthographicFront"/>
              <w14:lightRig w14:rig="threePt" w14:dir="t">
                <w14:rot w14:lat="0" w14:lon="0" w14:rev="0"/>
              </w14:lightRig>
            </w14:scene3d>
          </w:rPr>
          <w:t>5.2.2.</w:t>
        </w:r>
        <w:r w:rsidRPr="00C56655">
          <w:rPr>
            <w:rStyle w:val="Hyperlink"/>
          </w:rPr>
          <w:t xml:space="preserve"> Using the Embedded Macro</w:t>
        </w:r>
        <w:r w:rsidRPr="00C56655">
          <w:rPr>
            <w:webHidden/>
          </w:rPr>
          <w:tab/>
        </w:r>
        <w:r w:rsidRPr="00C56655">
          <w:rPr>
            <w:webHidden/>
          </w:rPr>
          <w:fldChar w:fldCharType="begin"/>
        </w:r>
        <w:r w:rsidRPr="00C56655">
          <w:rPr>
            <w:webHidden/>
          </w:rPr>
          <w:instrText xml:space="preserve"> PAGEREF _Toc513580765 \h </w:instrText>
        </w:r>
        <w:r w:rsidRPr="00C56655">
          <w:rPr>
            <w:webHidden/>
          </w:rPr>
        </w:r>
        <w:r w:rsidRPr="00C56655">
          <w:rPr>
            <w:webHidden/>
          </w:rPr>
          <w:fldChar w:fldCharType="separate"/>
        </w:r>
        <w:r>
          <w:rPr>
            <w:webHidden/>
          </w:rPr>
          <w:t>63</w:t>
        </w:r>
        <w:r w:rsidRPr="00C56655">
          <w:rPr>
            <w:webHidden/>
          </w:rPr>
          <w:fldChar w:fldCharType="end"/>
        </w:r>
      </w:hyperlink>
    </w:p>
    <w:p w14:paraId="01C0E313" w14:textId="77777777" w:rsidR="00C56655" w:rsidRPr="00C56655" w:rsidRDefault="00C56655">
      <w:pPr>
        <w:pStyle w:val="TOC2"/>
        <w:rPr>
          <w:rFonts w:asciiTheme="minorHAnsi" w:eastAsiaTheme="minorEastAsia" w:hAnsiTheme="minorHAnsi" w:cstheme="minorBidi"/>
          <w:caps w:val="0"/>
          <w:sz w:val="22"/>
          <w:szCs w:val="22"/>
          <w:lang w:eastAsia="en-GB"/>
        </w:rPr>
      </w:pPr>
      <w:hyperlink w:anchor="_Toc513580766" w:history="1">
        <w:r w:rsidRPr="00C56655">
          <w:rPr>
            <w:rStyle w:val="Hyperlink"/>
            <w:rFonts w:cs="Arial"/>
            <w14:scene3d>
              <w14:camera w14:prst="orthographicFront"/>
              <w14:lightRig w14:rig="threePt" w14:dir="t">
                <w14:rot w14:lat="0" w14:lon="0" w14:rev="0"/>
              </w14:lightRig>
            </w14:scene3d>
          </w:rPr>
          <w:t>5.3.</w:t>
        </w:r>
        <w:r w:rsidRPr="00C56655">
          <w:rPr>
            <w:rStyle w:val="Hyperlink"/>
          </w:rPr>
          <w:t xml:space="preserve"> User Abbreviations Database</w:t>
        </w:r>
        <w:r w:rsidRPr="00C56655">
          <w:rPr>
            <w:webHidden/>
          </w:rPr>
          <w:tab/>
        </w:r>
        <w:r w:rsidRPr="00C56655">
          <w:rPr>
            <w:webHidden/>
          </w:rPr>
          <w:fldChar w:fldCharType="begin"/>
        </w:r>
        <w:r w:rsidRPr="00C56655">
          <w:rPr>
            <w:webHidden/>
          </w:rPr>
          <w:instrText xml:space="preserve"> PAGEREF _Toc513580766 \h </w:instrText>
        </w:r>
        <w:r w:rsidRPr="00C56655">
          <w:rPr>
            <w:webHidden/>
          </w:rPr>
        </w:r>
        <w:r w:rsidRPr="00C56655">
          <w:rPr>
            <w:webHidden/>
          </w:rPr>
          <w:fldChar w:fldCharType="separate"/>
        </w:r>
        <w:r>
          <w:rPr>
            <w:webHidden/>
          </w:rPr>
          <w:t>63</w:t>
        </w:r>
        <w:r w:rsidRPr="00C56655">
          <w:rPr>
            <w:webHidden/>
          </w:rPr>
          <w:fldChar w:fldCharType="end"/>
        </w:r>
      </w:hyperlink>
    </w:p>
    <w:p w14:paraId="5FD40B18" w14:textId="77777777" w:rsidR="00C56655" w:rsidRPr="00C56655" w:rsidRDefault="00C56655">
      <w:pPr>
        <w:pStyle w:val="TOC2"/>
        <w:rPr>
          <w:rFonts w:asciiTheme="minorHAnsi" w:eastAsiaTheme="minorEastAsia" w:hAnsiTheme="minorHAnsi" w:cstheme="minorBidi"/>
          <w:caps w:val="0"/>
          <w:sz w:val="22"/>
          <w:szCs w:val="22"/>
          <w:lang w:eastAsia="en-GB"/>
        </w:rPr>
      </w:pPr>
      <w:hyperlink w:anchor="_Toc513580767" w:history="1">
        <w:r w:rsidRPr="00C56655">
          <w:rPr>
            <w:rStyle w:val="Hyperlink"/>
            <w:rFonts w:cs="Arial"/>
            <w14:scene3d>
              <w14:camera w14:prst="orthographicFront"/>
              <w14:lightRig w14:rig="threePt" w14:dir="t">
                <w14:rot w14:lat="0" w14:lon="0" w14:rev="0"/>
              </w14:lightRig>
            </w14:scene3d>
          </w:rPr>
          <w:t>5.4.</w:t>
        </w:r>
        <w:r w:rsidRPr="00C56655">
          <w:rPr>
            <w:rStyle w:val="Hyperlink"/>
          </w:rPr>
          <w:t xml:space="preserve"> Resources and Competencies Database</w:t>
        </w:r>
        <w:r w:rsidRPr="00C56655">
          <w:rPr>
            <w:webHidden/>
          </w:rPr>
          <w:tab/>
        </w:r>
        <w:r w:rsidRPr="00C56655">
          <w:rPr>
            <w:webHidden/>
          </w:rPr>
          <w:fldChar w:fldCharType="begin"/>
        </w:r>
        <w:r w:rsidRPr="00C56655">
          <w:rPr>
            <w:webHidden/>
          </w:rPr>
          <w:instrText xml:space="preserve"> PAGEREF _Toc513580767 \h </w:instrText>
        </w:r>
        <w:r w:rsidRPr="00C56655">
          <w:rPr>
            <w:webHidden/>
          </w:rPr>
        </w:r>
        <w:r w:rsidRPr="00C56655">
          <w:rPr>
            <w:webHidden/>
          </w:rPr>
          <w:fldChar w:fldCharType="separate"/>
        </w:r>
        <w:r>
          <w:rPr>
            <w:webHidden/>
          </w:rPr>
          <w:t>64</w:t>
        </w:r>
        <w:r w:rsidRPr="00C56655">
          <w:rPr>
            <w:webHidden/>
          </w:rPr>
          <w:fldChar w:fldCharType="end"/>
        </w:r>
      </w:hyperlink>
    </w:p>
    <w:p w14:paraId="64BA8497" w14:textId="77777777" w:rsidR="00C56655" w:rsidRPr="00C56655" w:rsidRDefault="00C56655">
      <w:pPr>
        <w:pStyle w:val="TOC2"/>
        <w:rPr>
          <w:rFonts w:asciiTheme="minorHAnsi" w:eastAsiaTheme="minorEastAsia" w:hAnsiTheme="minorHAnsi" w:cstheme="minorBidi"/>
          <w:caps w:val="0"/>
          <w:sz w:val="22"/>
          <w:szCs w:val="22"/>
          <w:lang w:eastAsia="en-GB"/>
        </w:rPr>
      </w:pPr>
      <w:hyperlink w:anchor="_Toc513580768" w:history="1">
        <w:r w:rsidRPr="00C56655">
          <w:rPr>
            <w:rStyle w:val="Hyperlink"/>
            <w:rFonts w:cs="Arial"/>
            <w14:scene3d>
              <w14:camera w14:prst="orthographicFront"/>
              <w14:lightRig w14:rig="threePt" w14:dir="t">
                <w14:rot w14:lat="0" w14:lon="0" w14:rev="0"/>
              </w14:lightRig>
            </w14:scene3d>
          </w:rPr>
          <w:t>5.5.</w:t>
        </w:r>
        <w:r w:rsidRPr="00C56655">
          <w:rPr>
            <w:rStyle w:val="Hyperlink"/>
          </w:rPr>
          <w:t xml:space="preserve"> Clauses Database</w:t>
        </w:r>
        <w:r w:rsidRPr="00C56655">
          <w:rPr>
            <w:webHidden/>
          </w:rPr>
          <w:tab/>
        </w:r>
        <w:r w:rsidRPr="00C56655">
          <w:rPr>
            <w:webHidden/>
          </w:rPr>
          <w:fldChar w:fldCharType="begin"/>
        </w:r>
        <w:r w:rsidRPr="00C56655">
          <w:rPr>
            <w:webHidden/>
          </w:rPr>
          <w:instrText xml:space="preserve"> PAGEREF _Toc513580768 \h </w:instrText>
        </w:r>
        <w:r w:rsidRPr="00C56655">
          <w:rPr>
            <w:webHidden/>
          </w:rPr>
        </w:r>
        <w:r w:rsidRPr="00C56655">
          <w:rPr>
            <w:webHidden/>
          </w:rPr>
          <w:fldChar w:fldCharType="separate"/>
        </w:r>
        <w:r>
          <w:rPr>
            <w:webHidden/>
          </w:rPr>
          <w:t>65</w:t>
        </w:r>
        <w:r w:rsidRPr="00C56655">
          <w:rPr>
            <w:webHidden/>
          </w:rPr>
          <w:fldChar w:fldCharType="end"/>
        </w:r>
      </w:hyperlink>
    </w:p>
    <w:p w14:paraId="627D82C6" w14:textId="77777777" w:rsidR="00C56655" w:rsidRPr="00C56655" w:rsidRDefault="00C56655">
      <w:pPr>
        <w:pStyle w:val="TOC3"/>
        <w:rPr>
          <w:rFonts w:asciiTheme="minorHAnsi" w:eastAsiaTheme="minorEastAsia" w:hAnsiTheme="minorHAnsi" w:cstheme="minorBidi"/>
          <w:sz w:val="22"/>
          <w:szCs w:val="22"/>
          <w:lang w:eastAsia="en-GB"/>
        </w:rPr>
      </w:pPr>
      <w:hyperlink w:anchor="_Toc513580769" w:history="1">
        <w:r w:rsidRPr="00C56655">
          <w:rPr>
            <w:rStyle w:val="Hyperlink"/>
            <w:rFonts w:cs="Arial"/>
            <w14:scene3d>
              <w14:camera w14:prst="orthographicFront"/>
              <w14:lightRig w14:rig="threePt" w14:dir="t">
                <w14:rot w14:lat="0" w14:lon="0" w14:rev="0"/>
              </w14:lightRig>
            </w14:scene3d>
          </w:rPr>
          <w:t>5.5.1.</w:t>
        </w:r>
        <w:r w:rsidRPr="00C56655">
          <w:rPr>
            <w:rStyle w:val="Hyperlink"/>
          </w:rPr>
          <w:t xml:space="preserve"> Contents</w:t>
        </w:r>
        <w:r w:rsidRPr="00C56655">
          <w:rPr>
            <w:webHidden/>
          </w:rPr>
          <w:tab/>
        </w:r>
        <w:r w:rsidRPr="00C56655">
          <w:rPr>
            <w:webHidden/>
          </w:rPr>
          <w:fldChar w:fldCharType="begin"/>
        </w:r>
        <w:r w:rsidRPr="00C56655">
          <w:rPr>
            <w:webHidden/>
          </w:rPr>
          <w:instrText xml:space="preserve"> PAGEREF _Toc513580769 \h </w:instrText>
        </w:r>
        <w:r w:rsidRPr="00C56655">
          <w:rPr>
            <w:webHidden/>
          </w:rPr>
        </w:r>
        <w:r w:rsidRPr="00C56655">
          <w:rPr>
            <w:webHidden/>
          </w:rPr>
          <w:fldChar w:fldCharType="separate"/>
        </w:r>
        <w:r>
          <w:rPr>
            <w:webHidden/>
          </w:rPr>
          <w:t>65</w:t>
        </w:r>
        <w:r w:rsidRPr="00C56655">
          <w:rPr>
            <w:webHidden/>
          </w:rPr>
          <w:fldChar w:fldCharType="end"/>
        </w:r>
      </w:hyperlink>
    </w:p>
    <w:p w14:paraId="040ED1AE" w14:textId="77777777" w:rsidR="00C56655" w:rsidRPr="00C56655" w:rsidRDefault="00C56655">
      <w:pPr>
        <w:pStyle w:val="TOC3"/>
        <w:rPr>
          <w:rFonts w:asciiTheme="minorHAnsi" w:eastAsiaTheme="minorEastAsia" w:hAnsiTheme="minorHAnsi" w:cstheme="minorBidi"/>
          <w:sz w:val="22"/>
          <w:szCs w:val="22"/>
          <w:lang w:eastAsia="en-GB"/>
        </w:rPr>
      </w:pPr>
      <w:hyperlink w:anchor="_Toc513580770" w:history="1">
        <w:r w:rsidRPr="00C56655">
          <w:rPr>
            <w:rStyle w:val="Hyperlink"/>
            <w:rFonts w:cs="Arial"/>
            <w14:scene3d>
              <w14:camera w14:prst="orthographicFront"/>
              <w14:lightRig w14:rig="threePt" w14:dir="t">
                <w14:rot w14:lat="0" w14:lon="0" w14:rev="0"/>
              </w14:lightRig>
            </w14:scene3d>
          </w:rPr>
          <w:t>5.5.2.</w:t>
        </w:r>
        <w:r w:rsidRPr="00C56655">
          <w:rPr>
            <w:rStyle w:val="Hyperlink"/>
          </w:rPr>
          <w:t xml:space="preserve"> Using the Embedded Macro</w:t>
        </w:r>
        <w:r w:rsidRPr="00C56655">
          <w:rPr>
            <w:webHidden/>
          </w:rPr>
          <w:tab/>
        </w:r>
        <w:r w:rsidRPr="00C56655">
          <w:rPr>
            <w:webHidden/>
          </w:rPr>
          <w:fldChar w:fldCharType="begin"/>
        </w:r>
        <w:r w:rsidRPr="00C56655">
          <w:rPr>
            <w:webHidden/>
          </w:rPr>
          <w:instrText xml:space="preserve"> PAGEREF _Toc513580770 \h </w:instrText>
        </w:r>
        <w:r w:rsidRPr="00C56655">
          <w:rPr>
            <w:webHidden/>
          </w:rPr>
        </w:r>
        <w:r w:rsidRPr="00C56655">
          <w:rPr>
            <w:webHidden/>
          </w:rPr>
          <w:fldChar w:fldCharType="separate"/>
        </w:r>
        <w:r>
          <w:rPr>
            <w:webHidden/>
          </w:rPr>
          <w:t>66</w:t>
        </w:r>
        <w:r w:rsidRPr="00C56655">
          <w:rPr>
            <w:webHidden/>
          </w:rPr>
          <w:fldChar w:fldCharType="end"/>
        </w:r>
      </w:hyperlink>
    </w:p>
    <w:p w14:paraId="478EBB54" w14:textId="77777777" w:rsidR="00C56655" w:rsidRPr="00C56655" w:rsidRDefault="00C56655">
      <w:pPr>
        <w:pStyle w:val="TOC2"/>
        <w:rPr>
          <w:rFonts w:asciiTheme="minorHAnsi" w:eastAsiaTheme="minorEastAsia" w:hAnsiTheme="minorHAnsi" w:cstheme="minorBidi"/>
          <w:caps w:val="0"/>
          <w:sz w:val="22"/>
          <w:szCs w:val="22"/>
          <w:lang w:eastAsia="en-GB"/>
        </w:rPr>
      </w:pPr>
      <w:hyperlink w:anchor="_Toc513580771" w:history="1">
        <w:r w:rsidRPr="00C56655">
          <w:rPr>
            <w:rStyle w:val="Hyperlink"/>
            <w:rFonts w:cs="Arial"/>
            <w14:scene3d>
              <w14:camera w14:prst="orthographicFront"/>
              <w14:lightRig w14:rig="threePt" w14:dir="t">
                <w14:rot w14:lat="0" w14:lon="0" w14:rev="0"/>
              </w14:lightRig>
            </w14:scene3d>
          </w:rPr>
          <w:t>5.6.</w:t>
        </w:r>
        <w:r w:rsidRPr="00C56655">
          <w:rPr>
            <w:rStyle w:val="Hyperlink"/>
          </w:rPr>
          <w:t xml:space="preserve"> Product Data Management System Interface</w:t>
        </w:r>
        <w:r w:rsidRPr="00C56655">
          <w:rPr>
            <w:webHidden/>
          </w:rPr>
          <w:tab/>
        </w:r>
        <w:r w:rsidRPr="00C56655">
          <w:rPr>
            <w:webHidden/>
          </w:rPr>
          <w:fldChar w:fldCharType="begin"/>
        </w:r>
        <w:r w:rsidRPr="00C56655">
          <w:rPr>
            <w:webHidden/>
          </w:rPr>
          <w:instrText xml:space="preserve"> PAGEREF _Toc513580771 \h </w:instrText>
        </w:r>
        <w:r w:rsidRPr="00C56655">
          <w:rPr>
            <w:webHidden/>
          </w:rPr>
        </w:r>
        <w:r w:rsidRPr="00C56655">
          <w:rPr>
            <w:webHidden/>
          </w:rPr>
          <w:fldChar w:fldCharType="separate"/>
        </w:r>
        <w:r>
          <w:rPr>
            <w:webHidden/>
          </w:rPr>
          <w:t>67</w:t>
        </w:r>
        <w:r w:rsidRPr="00C56655">
          <w:rPr>
            <w:webHidden/>
          </w:rPr>
          <w:fldChar w:fldCharType="end"/>
        </w:r>
      </w:hyperlink>
    </w:p>
    <w:p w14:paraId="49B56B6B" w14:textId="77777777" w:rsidR="00C56655" w:rsidRPr="00C56655" w:rsidRDefault="00C56655">
      <w:pPr>
        <w:pStyle w:val="TOC3"/>
        <w:rPr>
          <w:rFonts w:asciiTheme="minorHAnsi" w:eastAsiaTheme="minorEastAsia" w:hAnsiTheme="minorHAnsi" w:cstheme="minorBidi"/>
          <w:sz w:val="22"/>
          <w:szCs w:val="22"/>
          <w:lang w:eastAsia="en-GB"/>
        </w:rPr>
      </w:pPr>
      <w:hyperlink w:anchor="_Toc513580772" w:history="1">
        <w:r w:rsidRPr="00C56655">
          <w:rPr>
            <w:rStyle w:val="Hyperlink"/>
            <w:rFonts w:cs="Arial"/>
            <w14:scene3d>
              <w14:camera w14:prst="orthographicFront"/>
              <w14:lightRig w14:rig="threePt" w14:dir="t">
                <w14:rot w14:lat="0" w14:lon="0" w14:rev="0"/>
              </w14:lightRig>
            </w14:scene3d>
          </w:rPr>
          <w:t>5.6.1.</w:t>
        </w:r>
        <w:r w:rsidRPr="00C56655">
          <w:rPr>
            <w:rStyle w:val="Hyperlink"/>
          </w:rPr>
          <w:t xml:space="preserve"> Contents</w:t>
        </w:r>
        <w:r w:rsidRPr="00C56655">
          <w:rPr>
            <w:webHidden/>
          </w:rPr>
          <w:tab/>
        </w:r>
        <w:r w:rsidRPr="00C56655">
          <w:rPr>
            <w:webHidden/>
          </w:rPr>
          <w:fldChar w:fldCharType="begin"/>
        </w:r>
        <w:r w:rsidRPr="00C56655">
          <w:rPr>
            <w:webHidden/>
          </w:rPr>
          <w:instrText xml:space="preserve"> PAGEREF _Toc513580772 \h </w:instrText>
        </w:r>
        <w:r w:rsidRPr="00C56655">
          <w:rPr>
            <w:webHidden/>
          </w:rPr>
        </w:r>
        <w:r w:rsidRPr="00C56655">
          <w:rPr>
            <w:webHidden/>
          </w:rPr>
          <w:fldChar w:fldCharType="separate"/>
        </w:r>
        <w:r>
          <w:rPr>
            <w:webHidden/>
          </w:rPr>
          <w:t>67</w:t>
        </w:r>
        <w:r w:rsidRPr="00C56655">
          <w:rPr>
            <w:webHidden/>
          </w:rPr>
          <w:fldChar w:fldCharType="end"/>
        </w:r>
      </w:hyperlink>
    </w:p>
    <w:p w14:paraId="4FE6C2E9" w14:textId="77777777" w:rsidR="00C56655" w:rsidRPr="00C56655" w:rsidRDefault="00C56655">
      <w:pPr>
        <w:pStyle w:val="TOC3"/>
        <w:rPr>
          <w:rFonts w:asciiTheme="minorHAnsi" w:eastAsiaTheme="minorEastAsia" w:hAnsiTheme="minorHAnsi" w:cstheme="minorBidi"/>
          <w:sz w:val="22"/>
          <w:szCs w:val="22"/>
          <w:lang w:eastAsia="en-GB"/>
        </w:rPr>
      </w:pPr>
      <w:hyperlink w:anchor="_Toc513580773" w:history="1">
        <w:r w:rsidRPr="00C56655">
          <w:rPr>
            <w:rStyle w:val="Hyperlink"/>
            <w:rFonts w:cs="Arial"/>
            <w14:scene3d>
              <w14:camera w14:prst="orthographicFront"/>
              <w14:lightRig w14:rig="threePt" w14:dir="t">
                <w14:rot w14:lat="0" w14:lon="0" w14:rev="0"/>
              </w14:lightRig>
            </w14:scene3d>
          </w:rPr>
          <w:t>5.6.2.</w:t>
        </w:r>
        <w:r w:rsidRPr="00C56655">
          <w:rPr>
            <w:rStyle w:val="Hyperlink"/>
          </w:rPr>
          <w:t xml:space="preserve"> Using Embedded Macros</w:t>
        </w:r>
        <w:r w:rsidRPr="00C56655">
          <w:rPr>
            <w:webHidden/>
          </w:rPr>
          <w:tab/>
        </w:r>
        <w:r w:rsidRPr="00C56655">
          <w:rPr>
            <w:webHidden/>
          </w:rPr>
          <w:fldChar w:fldCharType="begin"/>
        </w:r>
        <w:r w:rsidRPr="00C56655">
          <w:rPr>
            <w:webHidden/>
          </w:rPr>
          <w:instrText xml:space="preserve"> PAGEREF _Toc513580773 \h </w:instrText>
        </w:r>
        <w:r w:rsidRPr="00C56655">
          <w:rPr>
            <w:webHidden/>
          </w:rPr>
        </w:r>
        <w:r w:rsidRPr="00C56655">
          <w:rPr>
            <w:webHidden/>
          </w:rPr>
          <w:fldChar w:fldCharType="separate"/>
        </w:r>
        <w:r>
          <w:rPr>
            <w:webHidden/>
          </w:rPr>
          <w:t>67</w:t>
        </w:r>
        <w:r w:rsidRPr="00C56655">
          <w:rPr>
            <w:webHidden/>
          </w:rPr>
          <w:fldChar w:fldCharType="end"/>
        </w:r>
      </w:hyperlink>
    </w:p>
    <w:p w14:paraId="62D032B8" w14:textId="77777777" w:rsidR="00C56655" w:rsidRPr="00C56655" w:rsidRDefault="00C56655">
      <w:pPr>
        <w:pStyle w:val="TOC1"/>
        <w:rPr>
          <w:rFonts w:asciiTheme="minorHAnsi" w:eastAsiaTheme="minorEastAsia" w:hAnsiTheme="minorHAnsi" w:cstheme="minorBidi"/>
          <w:b w:val="0"/>
          <w:caps w:val="0"/>
          <w:sz w:val="22"/>
          <w:szCs w:val="22"/>
          <w:lang w:eastAsia="en-GB"/>
        </w:rPr>
      </w:pPr>
      <w:hyperlink w:anchor="_Toc513580774" w:history="1">
        <w:r w:rsidRPr="00C56655">
          <w:rPr>
            <w:rStyle w:val="Hyperlink"/>
            <w:rFonts w:cs="Arial"/>
            <w14:scene3d>
              <w14:camera w14:prst="orthographicFront"/>
              <w14:lightRig w14:rig="threePt" w14:dir="t">
                <w14:rot w14:lat="0" w14:lon="0" w14:rev="0"/>
              </w14:lightRig>
            </w14:scene3d>
          </w:rPr>
          <w:t>6.</w:t>
        </w:r>
        <w:r w:rsidRPr="00C56655">
          <w:rPr>
            <w:rStyle w:val="Hyperlink"/>
          </w:rPr>
          <w:t xml:space="preserve"> Competency Database</w:t>
        </w:r>
        <w:r w:rsidRPr="00C56655">
          <w:rPr>
            <w:webHidden/>
          </w:rPr>
          <w:tab/>
        </w:r>
        <w:r w:rsidRPr="00C56655">
          <w:rPr>
            <w:webHidden/>
          </w:rPr>
          <w:fldChar w:fldCharType="begin"/>
        </w:r>
        <w:r w:rsidRPr="00C56655">
          <w:rPr>
            <w:webHidden/>
          </w:rPr>
          <w:instrText xml:space="preserve"> PAGEREF _Toc513580774 \h </w:instrText>
        </w:r>
        <w:r w:rsidRPr="00C56655">
          <w:rPr>
            <w:webHidden/>
          </w:rPr>
        </w:r>
        <w:r w:rsidRPr="00C56655">
          <w:rPr>
            <w:webHidden/>
          </w:rPr>
          <w:fldChar w:fldCharType="separate"/>
        </w:r>
        <w:r>
          <w:rPr>
            <w:webHidden/>
          </w:rPr>
          <w:t>69</w:t>
        </w:r>
        <w:r w:rsidRPr="00C56655">
          <w:rPr>
            <w:webHidden/>
          </w:rPr>
          <w:fldChar w:fldCharType="end"/>
        </w:r>
      </w:hyperlink>
    </w:p>
    <w:p w14:paraId="6836A105" w14:textId="77777777" w:rsidR="00C56655" w:rsidRPr="00C56655" w:rsidRDefault="00C56655">
      <w:pPr>
        <w:pStyle w:val="TOC1"/>
        <w:rPr>
          <w:rFonts w:asciiTheme="minorHAnsi" w:eastAsiaTheme="minorEastAsia" w:hAnsiTheme="minorHAnsi" w:cstheme="minorBidi"/>
          <w:b w:val="0"/>
          <w:caps w:val="0"/>
          <w:sz w:val="22"/>
          <w:szCs w:val="22"/>
          <w:lang w:eastAsia="en-GB"/>
        </w:rPr>
      </w:pPr>
      <w:hyperlink w:anchor="_Toc513580775" w:history="1">
        <w:r w:rsidRPr="00C56655">
          <w:rPr>
            <w:rStyle w:val="Hyperlink"/>
            <w:rFonts w:cs="Arial"/>
            <w14:scene3d>
              <w14:camera w14:prst="orthographicFront"/>
              <w14:lightRig w14:rig="threePt" w14:dir="t">
                <w14:rot w14:lat="0" w14:lon="0" w14:rev="0"/>
              </w14:lightRig>
            </w14:scene3d>
          </w:rPr>
          <w:t>7.</w:t>
        </w:r>
        <w:r w:rsidRPr="00C56655">
          <w:rPr>
            <w:rStyle w:val="Hyperlink"/>
          </w:rPr>
          <w:t xml:space="preserve"> Appendices</w:t>
        </w:r>
        <w:r w:rsidRPr="00C56655">
          <w:rPr>
            <w:webHidden/>
          </w:rPr>
          <w:tab/>
        </w:r>
        <w:r w:rsidRPr="00C56655">
          <w:rPr>
            <w:webHidden/>
          </w:rPr>
          <w:fldChar w:fldCharType="begin"/>
        </w:r>
        <w:r w:rsidRPr="00C56655">
          <w:rPr>
            <w:webHidden/>
          </w:rPr>
          <w:instrText xml:space="preserve"> PAGEREF _Toc513580775 \h </w:instrText>
        </w:r>
        <w:r w:rsidRPr="00C56655">
          <w:rPr>
            <w:webHidden/>
          </w:rPr>
        </w:r>
        <w:r w:rsidRPr="00C56655">
          <w:rPr>
            <w:webHidden/>
          </w:rPr>
          <w:fldChar w:fldCharType="separate"/>
        </w:r>
        <w:r>
          <w:rPr>
            <w:webHidden/>
          </w:rPr>
          <w:t>77</w:t>
        </w:r>
        <w:r w:rsidRPr="00C56655">
          <w:rPr>
            <w:webHidden/>
          </w:rPr>
          <w:fldChar w:fldCharType="end"/>
        </w:r>
      </w:hyperlink>
    </w:p>
    <w:p w14:paraId="12CC3767" w14:textId="77777777" w:rsidR="00C56655" w:rsidRPr="00C56655" w:rsidRDefault="00C56655">
      <w:pPr>
        <w:pStyle w:val="TOC2"/>
        <w:rPr>
          <w:rFonts w:asciiTheme="minorHAnsi" w:eastAsiaTheme="minorEastAsia" w:hAnsiTheme="minorHAnsi" w:cstheme="minorBidi"/>
          <w:caps w:val="0"/>
          <w:sz w:val="22"/>
          <w:szCs w:val="22"/>
          <w:lang w:eastAsia="en-GB"/>
        </w:rPr>
      </w:pPr>
      <w:hyperlink w:anchor="_Toc513580776" w:history="1">
        <w:r w:rsidRPr="00C56655">
          <w:rPr>
            <w:rStyle w:val="Hyperlink"/>
            <w:rFonts w:cs="Arial"/>
            <w14:scene3d>
              <w14:camera w14:prst="orthographicFront"/>
              <w14:lightRig w14:rig="threePt" w14:dir="t">
                <w14:rot w14:lat="0" w14:lon="0" w14:rev="0"/>
              </w14:lightRig>
            </w14:scene3d>
          </w:rPr>
          <w:t>7.1.</w:t>
        </w:r>
        <w:r w:rsidRPr="00C56655">
          <w:rPr>
            <w:rStyle w:val="Hyperlink"/>
          </w:rPr>
          <w:t xml:space="preserve"> Appendix A: Copyright and Licence</w:t>
        </w:r>
        <w:r w:rsidRPr="00C56655">
          <w:rPr>
            <w:webHidden/>
          </w:rPr>
          <w:tab/>
        </w:r>
        <w:r w:rsidRPr="00C56655">
          <w:rPr>
            <w:webHidden/>
          </w:rPr>
          <w:fldChar w:fldCharType="begin"/>
        </w:r>
        <w:r w:rsidRPr="00C56655">
          <w:rPr>
            <w:webHidden/>
          </w:rPr>
          <w:instrText xml:space="preserve"> PAGEREF _Toc513580776 \h </w:instrText>
        </w:r>
        <w:r w:rsidRPr="00C56655">
          <w:rPr>
            <w:webHidden/>
          </w:rPr>
        </w:r>
        <w:r w:rsidRPr="00C56655">
          <w:rPr>
            <w:webHidden/>
          </w:rPr>
          <w:fldChar w:fldCharType="separate"/>
        </w:r>
        <w:r>
          <w:rPr>
            <w:webHidden/>
          </w:rPr>
          <w:t>77</w:t>
        </w:r>
        <w:r w:rsidRPr="00C56655">
          <w:rPr>
            <w:webHidden/>
          </w:rPr>
          <w:fldChar w:fldCharType="end"/>
        </w:r>
      </w:hyperlink>
    </w:p>
    <w:p w14:paraId="3F762430" w14:textId="77777777" w:rsidR="00C56655" w:rsidRPr="00C56655" w:rsidRDefault="00C56655">
      <w:pPr>
        <w:pStyle w:val="TOC2"/>
        <w:rPr>
          <w:rFonts w:asciiTheme="minorHAnsi" w:eastAsiaTheme="minorEastAsia" w:hAnsiTheme="minorHAnsi" w:cstheme="minorBidi"/>
          <w:caps w:val="0"/>
          <w:sz w:val="22"/>
          <w:szCs w:val="22"/>
          <w:lang w:eastAsia="en-GB"/>
        </w:rPr>
      </w:pPr>
      <w:hyperlink w:anchor="_Toc513580777" w:history="1">
        <w:r w:rsidRPr="00C56655">
          <w:rPr>
            <w:rStyle w:val="Hyperlink"/>
            <w:rFonts w:cs="Arial"/>
            <w14:scene3d>
              <w14:camera w14:prst="orthographicFront"/>
              <w14:lightRig w14:rig="threePt" w14:dir="t">
                <w14:rot w14:lat="0" w14:lon="0" w14:rev="0"/>
              </w14:lightRig>
            </w14:scene3d>
          </w:rPr>
          <w:t>7.2.</w:t>
        </w:r>
        <w:r w:rsidRPr="00C56655">
          <w:rPr>
            <w:rStyle w:val="Hyperlink"/>
          </w:rPr>
          <w:t xml:space="preserve"> Appendix B: Default Form Content with Selected Signatories</w:t>
        </w:r>
        <w:r w:rsidRPr="00C56655">
          <w:rPr>
            <w:webHidden/>
          </w:rPr>
          <w:tab/>
        </w:r>
        <w:r w:rsidRPr="00C56655">
          <w:rPr>
            <w:webHidden/>
          </w:rPr>
          <w:fldChar w:fldCharType="begin"/>
        </w:r>
        <w:r w:rsidRPr="00C56655">
          <w:rPr>
            <w:webHidden/>
          </w:rPr>
          <w:instrText xml:space="preserve"> PAGEREF _Toc513580777 \h </w:instrText>
        </w:r>
        <w:r w:rsidRPr="00C56655">
          <w:rPr>
            <w:webHidden/>
          </w:rPr>
        </w:r>
        <w:r w:rsidRPr="00C56655">
          <w:rPr>
            <w:webHidden/>
          </w:rPr>
          <w:fldChar w:fldCharType="separate"/>
        </w:r>
        <w:r>
          <w:rPr>
            <w:webHidden/>
          </w:rPr>
          <w:t>79</w:t>
        </w:r>
        <w:r w:rsidRPr="00C56655">
          <w:rPr>
            <w:webHidden/>
          </w:rPr>
          <w:fldChar w:fldCharType="end"/>
        </w:r>
      </w:hyperlink>
    </w:p>
    <w:p w14:paraId="32572100" w14:textId="77777777" w:rsidR="00C56655" w:rsidRPr="00C56655" w:rsidRDefault="00C56655">
      <w:pPr>
        <w:pStyle w:val="TOC2"/>
        <w:rPr>
          <w:rFonts w:asciiTheme="minorHAnsi" w:eastAsiaTheme="minorEastAsia" w:hAnsiTheme="minorHAnsi" w:cstheme="minorBidi"/>
          <w:caps w:val="0"/>
          <w:sz w:val="22"/>
          <w:szCs w:val="22"/>
          <w:lang w:eastAsia="en-GB"/>
        </w:rPr>
      </w:pPr>
      <w:hyperlink w:anchor="_Toc513580778" w:history="1">
        <w:r w:rsidRPr="00C56655">
          <w:rPr>
            <w:rStyle w:val="Hyperlink"/>
            <w:rFonts w:cs="Arial"/>
            <w14:scene3d>
              <w14:camera w14:prst="orthographicFront"/>
              <w14:lightRig w14:rig="threePt" w14:dir="t">
                <w14:rot w14:lat="0" w14:lon="0" w14:rev="0"/>
              </w14:lightRig>
            </w14:scene3d>
          </w:rPr>
          <w:t>7.3.</w:t>
        </w:r>
        <w:r w:rsidRPr="00C56655">
          <w:rPr>
            <w:rStyle w:val="Hyperlink"/>
          </w:rPr>
          <w:t xml:space="preserve"> Appendix C: Resource Competency Data Relations</w:t>
        </w:r>
        <w:r w:rsidRPr="00C56655">
          <w:rPr>
            <w:webHidden/>
          </w:rPr>
          <w:tab/>
        </w:r>
        <w:r w:rsidRPr="00C56655">
          <w:rPr>
            <w:webHidden/>
          </w:rPr>
          <w:fldChar w:fldCharType="begin"/>
        </w:r>
        <w:r w:rsidRPr="00C56655">
          <w:rPr>
            <w:webHidden/>
          </w:rPr>
          <w:instrText xml:space="preserve"> PAGEREF _Toc513580778 \h </w:instrText>
        </w:r>
        <w:r w:rsidRPr="00C56655">
          <w:rPr>
            <w:webHidden/>
          </w:rPr>
        </w:r>
        <w:r w:rsidRPr="00C56655">
          <w:rPr>
            <w:webHidden/>
          </w:rPr>
          <w:fldChar w:fldCharType="separate"/>
        </w:r>
        <w:r>
          <w:rPr>
            <w:webHidden/>
          </w:rPr>
          <w:t>80</w:t>
        </w:r>
        <w:r w:rsidRPr="00C56655">
          <w:rPr>
            <w:webHidden/>
          </w:rPr>
          <w:fldChar w:fldCharType="end"/>
        </w:r>
      </w:hyperlink>
    </w:p>
    <w:p w14:paraId="38BC9A2C" w14:textId="2E8A69B8" w:rsidR="00C31C5F" w:rsidRPr="00C56655" w:rsidRDefault="00C31C5F" w:rsidP="00C31C5F">
      <w:pPr>
        <w:rPr>
          <w:rFonts w:hAnsi="Arial Bold"/>
          <w:sz w:val="20"/>
          <w:szCs w:val="28"/>
        </w:rPr>
      </w:pPr>
      <w:r w:rsidRPr="00C56655">
        <w:rPr>
          <w:rFonts w:hAnsi="Arial Bold"/>
          <w:sz w:val="20"/>
          <w:szCs w:val="28"/>
        </w:rPr>
        <w:fldChar w:fldCharType="end"/>
      </w:r>
    </w:p>
    <w:p w14:paraId="3673646C" w14:textId="77777777" w:rsidR="00C31C5F" w:rsidRPr="00C56655" w:rsidRDefault="00C31C5F" w:rsidP="00C31C5F">
      <w:pPr>
        <w:pStyle w:val="HeaderConfig"/>
        <w:spacing w:after="180"/>
      </w:pPr>
      <w:r w:rsidRPr="00C56655">
        <w:t>Figures</w:t>
      </w:r>
    </w:p>
    <w:p w14:paraId="03E0664B" w14:textId="77777777" w:rsidR="00C31C5F" w:rsidRPr="00C56655" w:rsidRDefault="00C31C5F" w:rsidP="00C31C5F">
      <w:pPr>
        <w:keepNext/>
        <w:rPr>
          <w:sz w:val="2"/>
        </w:rPr>
      </w:pPr>
    </w:p>
    <w:p w14:paraId="7DA5E110" w14:textId="77777777" w:rsidR="00C56655" w:rsidRPr="00C56655" w:rsidRDefault="00C31C5F">
      <w:pPr>
        <w:pStyle w:val="TableofFigures"/>
        <w:rPr>
          <w:rFonts w:asciiTheme="minorHAnsi" w:eastAsiaTheme="minorEastAsia" w:hAnsiTheme="minorHAnsi" w:cstheme="minorBidi"/>
          <w:noProof/>
          <w:sz w:val="22"/>
          <w:szCs w:val="22"/>
          <w:lang w:eastAsia="en-GB"/>
        </w:rPr>
      </w:pPr>
      <w:r w:rsidRPr="00C56655">
        <w:fldChar w:fldCharType="begin"/>
      </w:r>
      <w:r w:rsidRPr="00C56655">
        <w:instrText xml:space="preserve"> TOC \h \z \c "Figure" </w:instrText>
      </w:r>
      <w:r w:rsidRPr="00C56655">
        <w:fldChar w:fldCharType="separate"/>
      </w:r>
      <w:hyperlink w:anchor="_Toc513580779" w:history="1">
        <w:r w:rsidR="00C56655" w:rsidRPr="00C56655">
          <w:rPr>
            <w:rStyle w:val="Hyperlink"/>
            <w:noProof/>
          </w:rPr>
          <w:t>Figure 1: System Context Diagram</w:t>
        </w:r>
        <w:r w:rsidR="00C56655" w:rsidRPr="00C56655">
          <w:rPr>
            <w:noProof/>
            <w:webHidden/>
          </w:rPr>
          <w:tab/>
        </w:r>
        <w:r w:rsidR="00C56655" w:rsidRPr="00C56655">
          <w:rPr>
            <w:noProof/>
            <w:webHidden/>
          </w:rPr>
          <w:fldChar w:fldCharType="begin"/>
        </w:r>
        <w:r w:rsidR="00C56655" w:rsidRPr="00C56655">
          <w:rPr>
            <w:noProof/>
            <w:webHidden/>
          </w:rPr>
          <w:instrText xml:space="preserve"> PAGEREF _Toc513580779 \h </w:instrText>
        </w:r>
        <w:r w:rsidR="00C56655" w:rsidRPr="00C56655">
          <w:rPr>
            <w:noProof/>
            <w:webHidden/>
          </w:rPr>
        </w:r>
        <w:r w:rsidR="00C56655" w:rsidRPr="00C56655">
          <w:rPr>
            <w:noProof/>
            <w:webHidden/>
          </w:rPr>
          <w:fldChar w:fldCharType="separate"/>
        </w:r>
        <w:r w:rsidR="00C56655">
          <w:rPr>
            <w:noProof/>
            <w:webHidden/>
          </w:rPr>
          <w:t>11</w:t>
        </w:r>
        <w:r w:rsidR="00C56655" w:rsidRPr="00C56655">
          <w:rPr>
            <w:noProof/>
            <w:webHidden/>
          </w:rPr>
          <w:fldChar w:fldCharType="end"/>
        </w:r>
      </w:hyperlink>
    </w:p>
    <w:p w14:paraId="5FB81DEB" w14:textId="77777777" w:rsidR="00C56655" w:rsidRPr="00C56655" w:rsidRDefault="00C56655">
      <w:pPr>
        <w:pStyle w:val="TableofFigures"/>
        <w:rPr>
          <w:rFonts w:asciiTheme="minorHAnsi" w:eastAsiaTheme="minorEastAsia" w:hAnsiTheme="minorHAnsi" w:cstheme="minorBidi"/>
          <w:noProof/>
          <w:sz w:val="22"/>
          <w:szCs w:val="22"/>
          <w:lang w:eastAsia="en-GB"/>
        </w:rPr>
      </w:pPr>
      <w:hyperlink w:anchor="_Toc513580780" w:history="1">
        <w:r w:rsidRPr="00C56655">
          <w:rPr>
            <w:rStyle w:val="Hyperlink"/>
            <w:noProof/>
          </w:rPr>
          <w:t>Figure 2: Default and Revised Microsoft Word Styles Group</w:t>
        </w:r>
        <w:r w:rsidRPr="00C56655">
          <w:rPr>
            <w:noProof/>
            <w:webHidden/>
          </w:rPr>
          <w:tab/>
        </w:r>
        <w:r w:rsidRPr="00C56655">
          <w:rPr>
            <w:noProof/>
            <w:webHidden/>
          </w:rPr>
          <w:fldChar w:fldCharType="begin"/>
        </w:r>
        <w:r w:rsidRPr="00C56655">
          <w:rPr>
            <w:noProof/>
            <w:webHidden/>
          </w:rPr>
          <w:instrText xml:space="preserve"> PAGEREF _Toc513580780 \h </w:instrText>
        </w:r>
        <w:r w:rsidRPr="00C56655">
          <w:rPr>
            <w:noProof/>
            <w:webHidden/>
          </w:rPr>
        </w:r>
        <w:r w:rsidRPr="00C56655">
          <w:rPr>
            <w:noProof/>
            <w:webHidden/>
          </w:rPr>
          <w:fldChar w:fldCharType="separate"/>
        </w:r>
        <w:r>
          <w:rPr>
            <w:noProof/>
            <w:webHidden/>
          </w:rPr>
          <w:t>15</w:t>
        </w:r>
        <w:r w:rsidRPr="00C56655">
          <w:rPr>
            <w:noProof/>
            <w:webHidden/>
          </w:rPr>
          <w:fldChar w:fldCharType="end"/>
        </w:r>
      </w:hyperlink>
    </w:p>
    <w:p w14:paraId="3560AAFF" w14:textId="77777777" w:rsidR="00C56655" w:rsidRPr="00C56655" w:rsidRDefault="00C56655">
      <w:pPr>
        <w:pStyle w:val="TableofFigures"/>
        <w:rPr>
          <w:rFonts w:asciiTheme="minorHAnsi" w:eastAsiaTheme="minorEastAsia" w:hAnsiTheme="minorHAnsi" w:cstheme="minorBidi"/>
          <w:noProof/>
          <w:sz w:val="22"/>
          <w:szCs w:val="22"/>
          <w:lang w:eastAsia="en-GB"/>
        </w:rPr>
      </w:pPr>
      <w:hyperlink w:anchor="_Toc513580781" w:history="1">
        <w:r w:rsidRPr="00C56655">
          <w:rPr>
            <w:rStyle w:val="Hyperlink"/>
            <w:noProof/>
          </w:rPr>
          <w:t>Figure 3: Automated Template System Tab and Ribbon</w:t>
        </w:r>
        <w:r w:rsidRPr="00C56655">
          <w:rPr>
            <w:noProof/>
            <w:webHidden/>
          </w:rPr>
          <w:tab/>
        </w:r>
        <w:r w:rsidRPr="00C56655">
          <w:rPr>
            <w:noProof/>
            <w:webHidden/>
          </w:rPr>
          <w:fldChar w:fldCharType="begin"/>
        </w:r>
        <w:r w:rsidRPr="00C56655">
          <w:rPr>
            <w:noProof/>
            <w:webHidden/>
          </w:rPr>
          <w:instrText xml:space="preserve"> PAGEREF _Toc513580781 \h </w:instrText>
        </w:r>
        <w:r w:rsidRPr="00C56655">
          <w:rPr>
            <w:noProof/>
            <w:webHidden/>
          </w:rPr>
        </w:r>
        <w:r w:rsidRPr="00C56655">
          <w:rPr>
            <w:noProof/>
            <w:webHidden/>
          </w:rPr>
          <w:fldChar w:fldCharType="separate"/>
        </w:r>
        <w:r>
          <w:rPr>
            <w:noProof/>
            <w:webHidden/>
          </w:rPr>
          <w:t>16</w:t>
        </w:r>
        <w:r w:rsidRPr="00C56655">
          <w:rPr>
            <w:noProof/>
            <w:webHidden/>
          </w:rPr>
          <w:fldChar w:fldCharType="end"/>
        </w:r>
      </w:hyperlink>
    </w:p>
    <w:p w14:paraId="588CBE52" w14:textId="77777777" w:rsidR="00C56655" w:rsidRPr="00C56655" w:rsidRDefault="00C56655">
      <w:pPr>
        <w:pStyle w:val="TableofFigures"/>
        <w:rPr>
          <w:rFonts w:asciiTheme="minorHAnsi" w:eastAsiaTheme="minorEastAsia" w:hAnsiTheme="minorHAnsi" w:cstheme="minorBidi"/>
          <w:noProof/>
          <w:sz w:val="22"/>
          <w:szCs w:val="22"/>
          <w:lang w:eastAsia="en-GB"/>
        </w:rPr>
      </w:pPr>
      <w:hyperlink w:anchor="_Toc513580782" w:history="1">
        <w:r w:rsidRPr="00C56655">
          <w:rPr>
            <w:rStyle w:val="Hyperlink"/>
            <w:noProof/>
          </w:rPr>
          <w:t>Figure 4: Document Configuration Control Details – Main Template General Tab Sheet</w:t>
        </w:r>
        <w:r w:rsidRPr="00C56655">
          <w:rPr>
            <w:noProof/>
            <w:webHidden/>
          </w:rPr>
          <w:tab/>
        </w:r>
        <w:r w:rsidRPr="00C56655">
          <w:rPr>
            <w:noProof/>
            <w:webHidden/>
          </w:rPr>
          <w:fldChar w:fldCharType="begin"/>
        </w:r>
        <w:r w:rsidRPr="00C56655">
          <w:rPr>
            <w:noProof/>
            <w:webHidden/>
          </w:rPr>
          <w:instrText xml:space="preserve"> PAGEREF _Toc513580782 \h </w:instrText>
        </w:r>
        <w:r w:rsidRPr="00C56655">
          <w:rPr>
            <w:noProof/>
            <w:webHidden/>
          </w:rPr>
        </w:r>
        <w:r w:rsidRPr="00C56655">
          <w:rPr>
            <w:noProof/>
            <w:webHidden/>
          </w:rPr>
          <w:fldChar w:fldCharType="separate"/>
        </w:r>
        <w:r>
          <w:rPr>
            <w:noProof/>
            <w:webHidden/>
          </w:rPr>
          <w:t>16</w:t>
        </w:r>
        <w:r w:rsidRPr="00C56655">
          <w:rPr>
            <w:noProof/>
            <w:webHidden/>
          </w:rPr>
          <w:fldChar w:fldCharType="end"/>
        </w:r>
      </w:hyperlink>
    </w:p>
    <w:p w14:paraId="2A6E26C8" w14:textId="77777777" w:rsidR="00C56655" w:rsidRPr="00C56655" w:rsidRDefault="00C56655">
      <w:pPr>
        <w:pStyle w:val="TableofFigures"/>
        <w:rPr>
          <w:rFonts w:asciiTheme="minorHAnsi" w:eastAsiaTheme="minorEastAsia" w:hAnsiTheme="minorHAnsi" w:cstheme="minorBidi"/>
          <w:noProof/>
          <w:sz w:val="22"/>
          <w:szCs w:val="22"/>
          <w:lang w:eastAsia="en-GB"/>
        </w:rPr>
      </w:pPr>
      <w:hyperlink w:anchor="_Toc513580783" w:history="1">
        <w:r w:rsidRPr="00C56655">
          <w:rPr>
            <w:rStyle w:val="Hyperlink"/>
            <w:noProof/>
          </w:rPr>
          <w:t>Figure 5: Document Configuration Control Details – Main Template General Tab Sheet (Locked)</w:t>
        </w:r>
        <w:r w:rsidRPr="00C56655">
          <w:rPr>
            <w:noProof/>
            <w:webHidden/>
          </w:rPr>
          <w:tab/>
        </w:r>
        <w:r w:rsidRPr="00C56655">
          <w:rPr>
            <w:noProof/>
            <w:webHidden/>
          </w:rPr>
          <w:fldChar w:fldCharType="begin"/>
        </w:r>
        <w:r w:rsidRPr="00C56655">
          <w:rPr>
            <w:noProof/>
            <w:webHidden/>
          </w:rPr>
          <w:instrText xml:space="preserve"> PAGEREF _Toc513580783 \h </w:instrText>
        </w:r>
        <w:r w:rsidRPr="00C56655">
          <w:rPr>
            <w:noProof/>
            <w:webHidden/>
          </w:rPr>
        </w:r>
        <w:r w:rsidRPr="00C56655">
          <w:rPr>
            <w:noProof/>
            <w:webHidden/>
          </w:rPr>
          <w:fldChar w:fldCharType="separate"/>
        </w:r>
        <w:r>
          <w:rPr>
            <w:noProof/>
            <w:webHidden/>
          </w:rPr>
          <w:t>17</w:t>
        </w:r>
        <w:r w:rsidRPr="00C56655">
          <w:rPr>
            <w:noProof/>
            <w:webHidden/>
          </w:rPr>
          <w:fldChar w:fldCharType="end"/>
        </w:r>
      </w:hyperlink>
    </w:p>
    <w:p w14:paraId="5ED29C13" w14:textId="77777777" w:rsidR="00C56655" w:rsidRPr="00C56655" w:rsidRDefault="00C56655">
      <w:pPr>
        <w:pStyle w:val="TableofFigures"/>
        <w:rPr>
          <w:rFonts w:asciiTheme="minorHAnsi" w:eastAsiaTheme="minorEastAsia" w:hAnsiTheme="minorHAnsi" w:cstheme="minorBidi"/>
          <w:noProof/>
          <w:sz w:val="22"/>
          <w:szCs w:val="22"/>
          <w:lang w:eastAsia="en-GB"/>
        </w:rPr>
      </w:pPr>
      <w:hyperlink w:anchor="_Toc513580784" w:history="1">
        <w:r w:rsidRPr="00C56655">
          <w:rPr>
            <w:rStyle w:val="Hyperlink"/>
            <w:noProof/>
          </w:rPr>
          <w:t>Figure 6: Document Configuration Control Details – Main Template Approval Tab Sheet</w:t>
        </w:r>
        <w:r w:rsidRPr="00C56655">
          <w:rPr>
            <w:noProof/>
            <w:webHidden/>
          </w:rPr>
          <w:tab/>
        </w:r>
        <w:r w:rsidRPr="00C56655">
          <w:rPr>
            <w:noProof/>
            <w:webHidden/>
          </w:rPr>
          <w:fldChar w:fldCharType="begin"/>
        </w:r>
        <w:r w:rsidRPr="00C56655">
          <w:rPr>
            <w:noProof/>
            <w:webHidden/>
          </w:rPr>
          <w:instrText xml:space="preserve"> PAGEREF _Toc513580784 \h </w:instrText>
        </w:r>
        <w:r w:rsidRPr="00C56655">
          <w:rPr>
            <w:noProof/>
            <w:webHidden/>
          </w:rPr>
        </w:r>
        <w:r w:rsidRPr="00C56655">
          <w:rPr>
            <w:noProof/>
            <w:webHidden/>
          </w:rPr>
          <w:fldChar w:fldCharType="separate"/>
        </w:r>
        <w:r>
          <w:rPr>
            <w:noProof/>
            <w:webHidden/>
          </w:rPr>
          <w:t>19</w:t>
        </w:r>
        <w:r w:rsidRPr="00C56655">
          <w:rPr>
            <w:noProof/>
            <w:webHidden/>
          </w:rPr>
          <w:fldChar w:fldCharType="end"/>
        </w:r>
      </w:hyperlink>
    </w:p>
    <w:p w14:paraId="50BA6170" w14:textId="77777777" w:rsidR="00C56655" w:rsidRPr="00C56655" w:rsidRDefault="00C56655">
      <w:pPr>
        <w:pStyle w:val="TableofFigures"/>
        <w:rPr>
          <w:rFonts w:asciiTheme="minorHAnsi" w:eastAsiaTheme="minorEastAsia" w:hAnsiTheme="minorHAnsi" w:cstheme="minorBidi"/>
          <w:noProof/>
          <w:sz w:val="22"/>
          <w:szCs w:val="22"/>
          <w:lang w:eastAsia="en-GB"/>
        </w:rPr>
      </w:pPr>
      <w:hyperlink w:anchor="_Toc513580785" w:history="1">
        <w:r w:rsidRPr="00C56655">
          <w:rPr>
            <w:rStyle w:val="Hyperlink"/>
            <w:noProof/>
          </w:rPr>
          <w:t>Figure 7: Document Configuration Control Details – Main Template Approval Tab Sheet (Locked)</w:t>
        </w:r>
        <w:r w:rsidRPr="00C56655">
          <w:rPr>
            <w:noProof/>
            <w:webHidden/>
          </w:rPr>
          <w:tab/>
        </w:r>
        <w:r w:rsidRPr="00C56655">
          <w:rPr>
            <w:noProof/>
            <w:webHidden/>
          </w:rPr>
          <w:fldChar w:fldCharType="begin"/>
        </w:r>
        <w:r w:rsidRPr="00C56655">
          <w:rPr>
            <w:noProof/>
            <w:webHidden/>
          </w:rPr>
          <w:instrText xml:space="preserve"> PAGEREF _Toc513580785 \h </w:instrText>
        </w:r>
        <w:r w:rsidRPr="00C56655">
          <w:rPr>
            <w:noProof/>
            <w:webHidden/>
          </w:rPr>
        </w:r>
        <w:r w:rsidRPr="00C56655">
          <w:rPr>
            <w:noProof/>
            <w:webHidden/>
          </w:rPr>
          <w:fldChar w:fldCharType="separate"/>
        </w:r>
        <w:r>
          <w:rPr>
            <w:noProof/>
            <w:webHidden/>
          </w:rPr>
          <w:t>19</w:t>
        </w:r>
        <w:r w:rsidRPr="00C56655">
          <w:rPr>
            <w:noProof/>
            <w:webHidden/>
          </w:rPr>
          <w:fldChar w:fldCharType="end"/>
        </w:r>
      </w:hyperlink>
    </w:p>
    <w:p w14:paraId="1938EC0B" w14:textId="77777777" w:rsidR="00C56655" w:rsidRPr="00C56655" w:rsidRDefault="00C56655">
      <w:pPr>
        <w:pStyle w:val="TableofFigures"/>
        <w:rPr>
          <w:rFonts w:asciiTheme="minorHAnsi" w:eastAsiaTheme="minorEastAsia" w:hAnsiTheme="minorHAnsi" w:cstheme="minorBidi"/>
          <w:noProof/>
          <w:sz w:val="22"/>
          <w:szCs w:val="22"/>
          <w:lang w:eastAsia="en-GB"/>
        </w:rPr>
      </w:pPr>
      <w:hyperlink w:anchor="_Toc513580786" w:history="1">
        <w:r w:rsidRPr="00C56655">
          <w:rPr>
            <w:rStyle w:val="Hyperlink"/>
            <w:noProof/>
          </w:rPr>
          <w:t>Figure 8: Document Configuration Control Details – Main Template Setup Tab Sheet</w:t>
        </w:r>
        <w:r w:rsidRPr="00C56655">
          <w:rPr>
            <w:noProof/>
            <w:webHidden/>
          </w:rPr>
          <w:tab/>
        </w:r>
        <w:r w:rsidRPr="00C56655">
          <w:rPr>
            <w:noProof/>
            <w:webHidden/>
          </w:rPr>
          <w:fldChar w:fldCharType="begin"/>
        </w:r>
        <w:r w:rsidRPr="00C56655">
          <w:rPr>
            <w:noProof/>
            <w:webHidden/>
          </w:rPr>
          <w:instrText xml:space="preserve"> PAGEREF _Toc513580786 \h </w:instrText>
        </w:r>
        <w:r w:rsidRPr="00C56655">
          <w:rPr>
            <w:noProof/>
            <w:webHidden/>
          </w:rPr>
        </w:r>
        <w:r w:rsidRPr="00C56655">
          <w:rPr>
            <w:noProof/>
            <w:webHidden/>
          </w:rPr>
          <w:fldChar w:fldCharType="separate"/>
        </w:r>
        <w:r>
          <w:rPr>
            <w:noProof/>
            <w:webHidden/>
          </w:rPr>
          <w:t>20</w:t>
        </w:r>
        <w:r w:rsidRPr="00C56655">
          <w:rPr>
            <w:noProof/>
            <w:webHidden/>
          </w:rPr>
          <w:fldChar w:fldCharType="end"/>
        </w:r>
      </w:hyperlink>
    </w:p>
    <w:p w14:paraId="37C41A1E" w14:textId="77777777" w:rsidR="00C56655" w:rsidRPr="00C56655" w:rsidRDefault="00C56655">
      <w:pPr>
        <w:pStyle w:val="TableofFigures"/>
        <w:rPr>
          <w:rFonts w:asciiTheme="minorHAnsi" w:eastAsiaTheme="minorEastAsia" w:hAnsiTheme="minorHAnsi" w:cstheme="minorBidi"/>
          <w:noProof/>
          <w:sz w:val="22"/>
          <w:szCs w:val="22"/>
          <w:lang w:eastAsia="en-GB"/>
        </w:rPr>
      </w:pPr>
      <w:hyperlink w:anchor="_Toc513580787" w:history="1">
        <w:r w:rsidRPr="00C56655">
          <w:rPr>
            <w:rStyle w:val="Hyperlink"/>
            <w:noProof/>
          </w:rPr>
          <w:t>Figure 9: Document Configuration Control Details – Main Template Setup Tab Sheet (Locked)</w:t>
        </w:r>
        <w:r w:rsidRPr="00C56655">
          <w:rPr>
            <w:noProof/>
            <w:webHidden/>
          </w:rPr>
          <w:tab/>
        </w:r>
        <w:r w:rsidRPr="00C56655">
          <w:rPr>
            <w:noProof/>
            <w:webHidden/>
          </w:rPr>
          <w:fldChar w:fldCharType="begin"/>
        </w:r>
        <w:r w:rsidRPr="00C56655">
          <w:rPr>
            <w:noProof/>
            <w:webHidden/>
          </w:rPr>
          <w:instrText xml:space="preserve"> PAGEREF _Toc513580787 \h </w:instrText>
        </w:r>
        <w:r w:rsidRPr="00C56655">
          <w:rPr>
            <w:noProof/>
            <w:webHidden/>
          </w:rPr>
        </w:r>
        <w:r w:rsidRPr="00C56655">
          <w:rPr>
            <w:noProof/>
            <w:webHidden/>
          </w:rPr>
          <w:fldChar w:fldCharType="separate"/>
        </w:r>
        <w:r>
          <w:rPr>
            <w:noProof/>
            <w:webHidden/>
          </w:rPr>
          <w:t>21</w:t>
        </w:r>
        <w:r w:rsidRPr="00C56655">
          <w:rPr>
            <w:noProof/>
            <w:webHidden/>
          </w:rPr>
          <w:fldChar w:fldCharType="end"/>
        </w:r>
      </w:hyperlink>
    </w:p>
    <w:p w14:paraId="792ACC9C" w14:textId="77777777" w:rsidR="00C56655" w:rsidRPr="00C56655" w:rsidRDefault="00C56655">
      <w:pPr>
        <w:pStyle w:val="TableofFigures"/>
        <w:rPr>
          <w:rFonts w:asciiTheme="minorHAnsi" w:eastAsiaTheme="minorEastAsia" w:hAnsiTheme="minorHAnsi" w:cstheme="minorBidi"/>
          <w:noProof/>
          <w:sz w:val="22"/>
          <w:szCs w:val="22"/>
          <w:lang w:eastAsia="en-GB"/>
        </w:rPr>
      </w:pPr>
      <w:hyperlink w:anchor="_Toc513580788" w:history="1">
        <w:r w:rsidRPr="00C56655">
          <w:rPr>
            <w:rStyle w:val="Hyperlink"/>
            <w:noProof/>
          </w:rPr>
          <w:t>Figure 10: Document Configuration Control Details – Main Template Custom Properties Tab Sheet</w:t>
        </w:r>
        <w:r w:rsidRPr="00C56655">
          <w:rPr>
            <w:noProof/>
            <w:webHidden/>
          </w:rPr>
          <w:tab/>
        </w:r>
        <w:r w:rsidRPr="00C56655">
          <w:rPr>
            <w:noProof/>
            <w:webHidden/>
          </w:rPr>
          <w:fldChar w:fldCharType="begin"/>
        </w:r>
        <w:r w:rsidRPr="00C56655">
          <w:rPr>
            <w:noProof/>
            <w:webHidden/>
          </w:rPr>
          <w:instrText xml:space="preserve"> PAGEREF _Toc513580788 \h </w:instrText>
        </w:r>
        <w:r w:rsidRPr="00C56655">
          <w:rPr>
            <w:noProof/>
            <w:webHidden/>
          </w:rPr>
        </w:r>
        <w:r w:rsidRPr="00C56655">
          <w:rPr>
            <w:noProof/>
            <w:webHidden/>
          </w:rPr>
          <w:fldChar w:fldCharType="separate"/>
        </w:r>
        <w:r>
          <w:rPr>
            <w:noProof/>
            <w:webHidden/>
          </w:rPr>
          <w:t>22</w:t>
        </w:r>
        <w:r w:rsidRPr="00C56655">
          <w:rPr>
            <w:noProof/>
            <w:webHidden/>
          </w:rPr>
          <w:fldChar w:fldCharType="end"/>
        </w:r>
      </w:hyperlink>
    </w:p>
    <w:p w14:paraId="79F86318" w14:textId="77777777" w:rsidR="00C56655" w:rsidRPr="00C56655" w:rsidRDefault="00C56655">
      <w:pPr>
        <w:pStyle w:val="TableofFigures"/>
        <w:rPr>
          <w:rFonts w:asciiTheme="minorHAnsi" w:eastAsiaTheme="minorEastAsia" w:hAnsiTheme="minorHAnsi" w:cstheme="minorBidi"/>
          <w:noProof/>
          <w:sz w:val="22"/>
          <w:szCs w:val="22"/>
          <w:lang w:eastAsia="en-GB"/>
        </w:rPr>
      </w:pPr>
      <w:hyperlink w:anchor="_Toc513580789" w:history="1">
        <w:r w:rsidRPr="00C56655">
          <w:rPr>
            <w:rStyle w:val="Hyperlink"/>
            <w:noProof/>
          </w:rPr>
          <w:t>Figure 11: Document Configuration Control Details – Form Template General Tab Sheet</w:t>
        </w:r>
        <w:r w:rsidRPr="00C56655">
          <w:rPr>
            <w:noProof/>
            <w:webHidden/>
          </w:rPr>
          <w:tab/>
        </w:r>
        <w:r w:rsidRPr="00C56655">
          <w:rPr>
            <w:noProof/>
            <w:webHidden/>
          </w:rPr>
          <w:fldChar w:fldCharType="begin"/>
        </w:r>
        <w:r w:rsidRPr="00C56655">
          <w:rPr>
            <w:noProof/>
            <w:webHidden/>
          </w:rPr>
          <w:instrText xml:space="preserve"> PAGEREF _Toc513580789 \h </w:instrText>
        </w:r>
        <w:r w:rsidRPr="00C56655">
          <w:rPr>
            <w:noProof/>
            <w:webHidden/>
          </w:rPr>
        </w:r>
        <w:r w:rsidRPr="00C56655">
          <w:rPr>
            <w:noProof/>
            <w:webHidden/>
          </w:rPr>
          <w:fldChar w:fldCharType="separate"/>
        </w:r>
        <w:r>
          <w:rPr>
            <w:noProof/>
            <w:webHidden/>
          </w:rPr>
          <w:t>23</w:t>
        </w:r>
        <w:r w:rsidRPr="00C56655">
          <w:rPr>
            <w:noProof/>
            <w:webHidden/>
          </w:rPr>
          <w:fldChar w:fldCharType="end"/>
        </w:r>
      </w:hyperlink>
    </w:p>
    <w:p w14:paraId="48FE9B9C" w14:textId="77777777" w:rsidR="00C56655" w:rsidRPr="00C56655" w:rsidRDefault="00C56655">
      <w:pPr>
        <w:pStyle w:val="TableofFigures"/>
        <w:rPr>
          <w:rFonts w:asciiTheme="minorHAnsi" w:eastAsiaTheme="minorEastAsia" w:hAnsiTheme="minorHAnsi" w:cstheme="minorBidi"/>
          <w:noProof/>
          <w:sz w:val="22"/>
          <w:szCs w:val="22"/>
          <w:lang w:eastAsia="en-GB"/>
        </w:rPr>
      </w:pPr>
      <w:hyperlink w:anchor="_Toc513580790" w:history="1">
        <w:r w:rsidRPr="00C56655">
          <w:rPr>
            <w:rStyle w:val="Hyperlink"/>
            <w:noProof/>
          </w:rPr>
          <w:t>Figure 12: Document Configuration Control Details – Form Template General Tab Sheet (Locked)</w:t>
        </w:r>
        <w:r w:rsidRPr="00C56655">
          <w:rPr>
            <w:noProof/>
            <w:webHidden/>
          </w:rPr>
          <w:tab/>
        </w:r>
        <w:r w:rsidRPr="00C56655">
          <w:rPr>
            <w:noProof/>
            <w:webHidden/>
          </w:rPr>
          <w:fldChar w:fldCharType="begin"/>
        </w:r>
        <w:r w:rsidRPr="00C56655">
          <w:rPr>
            <w:noProof/>
            <w:webHidden/>
          </w:rPr>
          <w:instrText xml:space="preserve"> PAGEREF _Toc513580790 \h </w:instrText>
        </w:r>
        <w:r w:rsidRPr="00C56655">
          <w:rPr>
            <w:noProof/>
            <w:webHidden/>
          </w:rPr>
        </w:r>
        <w:r w:rsidRPr="00C56655">
          <w:rPr>
            <w:noProof/>
            <w:webHidden/>
          </w:rPr>
          <w:fldChar w:fldCharType="separate"/>
        </w:r>
        <w:r>
          <w:rPr>
            <w:noProof/>
            <w:webHidden/>
          </w:rPr>
          <w:t>23</w:t>
        </w:r>
        <w:r w:rsidRPr="00C56655">
          <w:rPr>
            <w:noProof/>
            <w:webHidden/>
          </w:rPr>
          <w:fldChar w:fldCharType="end"/>
        </w:r>
      </w:hyperlink>
    </w:p>
    <w:p w14:paraId="6AA48E4E" w14:textId="77777777" w:rsidR="00C56655" w:rsidRPr="00C56655" w:rsidRDefault="00C56655">
      <w:pPr>
        <w:pStyle w:val="TableofFigures"/>
        <w:rPr>
          <w:rFonts w:asciiTheme="minorHAnsi" w:eastAsiaTheme="minorEastAsia" w:hAnsiTheme="minorHAnsi" w:cstheme="minorBidi"/>
          <w:noProof/>
          <w:sz w:val="22"/>
          <w:szCs w:val="22"/>
          <w:lang w:eastAsia="en-GB"/>
        </w:rPr>
      </w:pPr>
      <w:hyperlink w:anchor="_Toc513580791" w:history="1">
        <w:r w:rsidRPr="00C56655">
          <w:rPr>
            <w:rStyle w:val="Hyperlink"/>
            <w:noProof/>
          </w:rPr>
          <w:t>Figure 13: Document Configuration Control Details – Form Template Approval Tab Sheet</w:t>
        </w:r>
        <w:r w:rsidRPr="00C56655">
          <w:rPr>
            <w:noProof/>
            <w:webHidden/>
          </w:rPr>
          <w:tab/>
        </w:r>
        <w:r w:rsidRPr="00C56655">
          <w:rPr>
            <w:noProof/>
            <w:webHidden/>
          </w:rPr>
          <w:fldChar w:fldCharType="begin"/>
        </w:r>
        <w:r w:rsidRPr="00C56655">
          <w:rPr>
            <w:noProof/>
            <w:webHidden/>
          </w:rPr>
          <w:instrText xml:space="preserve"> PAGEREF _Toc513580791 \h </w:instrText>
        </w:r>
        <w:r w:rsidRPr="00C56655">
          <w:rPr>
            <w:noProof/>
            <w:webHidden/>
          </w:rPr>
        </w:r>
        <w:r w:rsidRPr="00C56655">
          <w:rPr>
            <w:noProof/>
            <w:webHidden/>
          </w:rPr>
          <w:fldChar w:fldCharType="separate"/>
        </w:r>
        <w:r>
          <w:rPr>
            <w:noProof/>
            <w:webHidden/>
          </w:rPr>
          <w:t>24</w:t>
        </w:r>
        <w:r w:rsidRPr="00C56655">
          <w:rPr>
            <w:noProof/>
            <w:webHidden/>
          </w:rPr>
          <w:fldChar w:fldCharType="end"/>
        </w:r>
      </w:hyperlink>
    </w:p>
    <w:p w14:paraId="45F42FFC" w14:textId="77777777" w:rsidR="00C56655" w:rsidRPr="00C56655" w:rsidRDefault="00C56655">
      <w:pPr>
        <w:pStyle w:val="TableofFigures"/>
        <w:rPr>
          <w:rFonts w:asciiTheme="minorHAnsi" w:eastAsiaTheme="minorEastAsia" w:hAnsiTheme="minorHAnsi" w:cstheme="minorBidi"/>
          <w:noProof/>
          <w:sz w:val="22"/>
          <w:szCs w:val="22"/>
          <w:lang w:eastAsia="en-GB"/>
        </w:rPr>
      </w:pPr>
      <w:hyperlink w:anchor="_Toc513580792" w:history="1">
        <w:r w:rsidRPr="00C56655">
          <w:rPr>
            <w:rStyle w:val="Hyperlink"/>
            <w:noProof/>
          </w:rPr>
          <w:t>Figure 14: Document Configuration Control Details – Form Template Approval Tab Sheet (Locked)</w:t>
        </w:r>
        <w:r w:rsidRPr="00C56655">
          <w:rPr>
            <w:noProof/>
            <w:webHidden/>
          </w:rPr>
          <w:tab/>
        </w:r>
        <w:r w:rsidRPr="00C56655">
          <w:rPr>
            <w:noProof/>
            <w:webHidden/>
          </w:rPr>
          <w:fldChar w:fldCharType="begin"/>
        </w:r>
        <w:r w:rsidRPr="00C56655">
          <w:rPr>
            <w:noProof/>
            <w:webHidden/>
          </w:rPr>
          <w:instrText xml:space="preserve"> PAGEREF _Toc513580792 \h </w:instrText>
        </w:r>
        <w:r w:rsidRPr="00C56655">
          <w:rPr>
            <w:noProof/>
            <w:webHidden/>
          </w:rPr>
        </w:r>
        <w:r w:rsidRPr="00C56655">
          <w:rPr>
            <w:noProof/>
            <w:webHidden/>
          </w:rPr>
          <w:fldChar w:fldCharType="separate"/>
        </w:r>
        <w:r>
          <w:rPr>
            <w:noProof/>
            <w:webHidden/>
          </w:rPr>
          <w:t>24</w:t>
        </w:r>
        <w:r w:rsidRPr="00C56655">
          <w:rPr>
            <w:noProof/>
            <w:webHidden/>
          </w:rPr>
          <w:fldChar w:fldCharType="end"/>
        </w:r>
      </w:hyperlink>
    </w:p>
    <w:p w14:paraId="43E1B4BB" w14:textId="77777777" w:rsidR="00C56655" w:rsidRPr="00C56655" w:rsidRDefault="00C56655">
      <w:pPr>
        <w:pStyle w:val="TableofFigures"/>
        <w:rPr>
          <w:rFonts w:asciiTheme="minorHAnsi" w:eastAsiaTheme="minorEastAsia" w:hAnsiTheme="minorHAnsi" w:cstheme="minorBidi"/>
          <w:noProof/>
          <w:sz w:val="22"/>
          <w:szCs w:val="22"/>
          <w:lang w:eastAsia="en-GB"/>
        </w:rPr>
      </w:pPr>
      <w:hyperlink w:anchor="_Toc513580793" w:history="1">
        <w:r w:rsidRPr="00C56655">
          <w:rPr>
            <w:rStyle w:val="Hyperlink"/>
            <w:noProof/>
          </w:rPr>
          <w:t>Figure 15: Document Configuration Control Details – Form Template Setup Tab Sheet</w:t>
        </w:r>
        <w:r w:rsidRPr="00C56655">
          <w:rPr>
            <w:noProof/>
            <w:webHidden/>
          </w:rPr>
          <w:tab/>
        </w:r>
        <w:r w:rsidRPr="00C56655">
          <w:rPr>
            <w:noProof/>
            <w:webHidden/>
          </w:rPr>
          <w:fldChar w:fldCharType="begin"/>
        </w:r>
        <w:r w:rsidRPr="00C56655">
          <w:rPr>
            <w:noProof/>
            <w:webHidden/>
          </w:rPr>
          <w:instrText xml:space="preserve"> PAGEREF _Toc513580793 \h </w:instrText>
        </w:r>
        <w:r w:rsidRPr="00C56655">
          <w:rPr>
            <w:noProof/>
            <w:webHidden/>
          </w:rPr>
        </w:r>
        <w:r w:rsidRPr="00C56655">
          <w:rPr>
            <w:noProof/>
            <w:webHidden/>
          </w:rPr>
          <w:fldChar w:fldCharType="separate"/>
        </w:r>
        <w:r>
          <w:rPr>
            <w:noProof/>
            <w:webHidden/>
          </w:rPr>
          <w:t>25</w:t>
        </w:r>
        <w:r w:rsidRPr="00C56655">
          <w:rPr>
            <w:noProof/>
            <w:webHidden/>
          </w:rPr>
          <w:fldChar w:fldCharType="end"/>
        </w:r>
      </w:hyperlink>
    </w:p>
    <w:p w14:paraId="44DF5023" w14:textId="77777777" w:rsidR="00C56655" w:rsidRPr="00C56655" w:rsidRDefault="00C56655">
      <w:pPr>
        <w:pStyle w:val="TableofFigures"/>
        <w:rPr>
          <w:rFonts w:asciiTheme="minorHAnsi" w:eastAsiaTheme="minorEastAsia" w:hAnsiTheme="minorHAnsi" w:cstheme="minorBidi"/>
          <w:noProof/>
          <w:sz w:val="22"/>
          <w:szCs w:val="22"/>
          <w:lang w:eastAsia="en-GB"/>
        </w:rPr>
      </w:pPr>
      <w:hyperlink w:anchor="_Toc513580794" w:history="1">
        <w:r w:rsidRPr="00C56655">
          <w:rPr>
            <w:rStyle w:val="Hyperlink"/>
            <w:noProof/>
          </w:rPr>
          <w:t>Figure 16: Document Configuration Control Details – Form Template Setup Tab Sheet Option 1</w:t>
        </w:r>
        <w:r w:rsidRPr="00C56655">
          <w:rPr>
            <w:noProof/>
            <w:webHidden/>
          </w:rPr>
          <w:tab/>
        </w:r>
        <w:r w:rsidRPr="00C56655">
          <w:rPr>
            <w:noProof/>
            <w:webHidden/>
          </w:rPr>
          <w:fldChar w:fldCharType="begin"/>
        </w:r>
        <w:r w:rsidRPr="00C56655">
          <w:rPr>
            <w:noProof/>
            <w:webHidden/>
          </w:rPr>
          <w:instrText xml:space="preserve"> PAGEREF _Toc513580794 \h </w:instrText>
        </w:r>
        <w:r w:rsidRPr="00C56655">
          <w:rPr>
            <w:noProof/>
            <w:webHidden/>
          </w:rPr>
        </w:r>
        <w:r w:rsidRPr="00C56655">
          <w:rPr>
            <w:noProof/>
            <w:webHidden/>
          </w:rPr>
          <w:fldChar w:fldCharType="separate"/>
        </w:r>
        <w:r>
          <w:rPr>
            <w:noProof/>
            <w:webHidden/>
          </w:rPr>
          <w:t>26</w:t>
        </w:r>
        <w:r w:rsidRPr="00C56655">
          <w:rPr>
            <w:noProof/>
            <w:webHidden/>
          </w:rPr>
          <w:fldChar w:fldCharType="end"/>
        </w:r>
      </w:hyperlink>
    </w:p>
    <w:p w14:paraId="46121F43" w14:textId="77777777" w:rsidR="00C56655" w:rsidRPr="00C56655" w:rsidRDefault="00C56655">
      <w:pPr>
        <w:pStyle w:val="TableofFigures"/>
        <w:rPr>
          <w:rFonts w:asciiTheme="minorHAnsi" w:eastAsiaTheme="minorEastAsia" w:hAnsiTheme="minorHAnsi" w:cstheme="minorBidi"/>
          <w:noProof/>
          <w:sz w:val="22"/>
          <w:szCs w:val="22"/>
          <w:lang w:eastAsia="en-GB"/>
        </w:rPr>
      </w:pPr>
      <w:hyperlink w:anchor="_Toc513580795" w:history="1">
        <w:r w:rsidRPr="00C56655">
          <w:rPr>
            <w:rStyle w:val="Hyperlink"/>
            <w:noProof/>
          </w:rPr>
          <w:t>Figure 17: Document Configuration Control Details – Form Template Setup Tab Sheet Option 2</w:t>
        </w:r>
        <w:r w:rsidRPr="00C56655">
          <w:rPr>
            <w:noProof/>
            <w:webHidden/>
          </w:rPr>
          <w:tab/>
        </w:r>
        <w:r w:rsidRPr="00C56655">
          <w:rPr>
            <w:noProof/>
            <w:webHidden/>
          </w:rPr>
          <w:fldChar w:fldCharType="begin"/>
        </w:r>
        <w:r w:rsidRPr="00C56655">
          <w:rPr>
            <w:noProof/>
            <w:webHidden/>
          </w:rPr>
          <w:instrText xml:space="preserve"> PAGEREF _Toc513580795 \h </w:instrText>
        </w:r>
        <w:r w:rsidRPr="00C56655">
          <w:rPr>
            <w:noProof/>
            <w:webHidden/>
          </w:rPr>
        </w:r>
        <w:r w:rsidRPr="00C56655">
          <w:rPr>
            <w:noProof/>
            <w:webHidden/>
          </w:rPr>
          <w:fldChar w:fldCharType="separate"/>
        </w:r>
        <w:r>
          <w:rPr>
            <w:noProof/>
            <w:webHidden/>
          </w:rPr>
          <w:t>26</w:t>
        </w:r>
        <w:r w:rsidRPr="00C56655">
          <w:rPr>
            <w:noProof/>
            <w:webHidden/>
          </w:rPr>
          <w:fldChar w:fldCharType="end"/>
        </w:r>
      </w:hyperlink>
    </w:p>
    <w:p w14:paraId="4046314B" w14:textId="77777777" w:rsidR="00C56655" w:rsidRPr="00C56655" w:rsidRDefault="00C56655">
      <w:pPr>
        <w:pStyle w:val="TableofFigures"/>
        <w:rPr>
          <w:rFonts w:asciiTheme="minorHAnsi" w:eastAsiaTheme="minorEastAsia" w:hAnsiTheme="minorHAnsi" w:cstheme="minorBidi"/>
          <w:noProof/>
          <w:sz w:val="22"/>
          <w:szCs w:val="22"/>
          <w:lang w:eastAsia="en-GB"/>
        </w:rPr>
      </w:pPr>
      <w:hyperlink w:anchor="_Toc513580796" w:history="1">
        <w:r w:rsidRPr="00C56655">
          <w:rPr>
            <w:rStyle w:val="Hyperlink"/>
            <w:noProof/>
          </w:rPr>
          <w:t>Figure 18: Document Configuration Control Details – Form Template Setup Tab Sheet Option 1 (Locked)</w:t>
        </w:r>
        <w:r w:rsidRPr="00C56655">
          <w:rPr>
            <w:noProof/>
            <w:webHidden/>
          </w:rPr>
          <w:tab/>
        </w:r>
        <w:r w:rsidRPr="00C56655">
          <w:rPr>
            <w:noProof/>
            <w:webHidden/>
          </w:rPr>
          <w:fldChar w:fldCharType="begin"/>
        </w:r>
        <w:r w:rsidRPr="00C56655">
          <w:rPr>
            <w:noProof/>
            <w:webHidden/>
          </w:rPr>
          <w:instrText xml:space="preserve"> PAGEREF _Toc513580796 \h </w:instrText>
        </w:r>
        <w:r w:rsidRPr="00C56655">
          <w:rPr>
            <w:noProof/>
            <w:webHidden/>
          </w:rPr>
        </w:r>
        <w:r w:rsidRPr="00C56655">
          <w:rPr>
            <w:noProof/>
            <w:webHidden/>
          </w:rPr>
          <w:fldChar w:fldCharType="separate"/>
        </w:r>
        <w:r>
          <w:rPr>
            <w:noProof/>
            <w:webHidden/>
          </w:rPr>
          <w:t>27</w:t>
        </w:r>
        <w:r w:rsidRPr="00C56655">
          <w:rPr>
            <w:noProof/>
            <w:webHidden/>
          </w:rPr>
          <w:fldChar w:fldCharType="end"/>
        </w:r>
      </w:hyperlink>
    </w:p>
    <w:p w14:paraId="5FDDEFEC" w14:textId="77777777" w:rsidR="00C56655" w:rsidRPr="00C56655" w:rsidRDefault="00C56655">
      <w:pPr>
        <w:pStyle w:val="TableofFigures"/>
        <w:rPr>
          <w:rFonts w:asciiTheme="minorHAnsi" w:eastAsiaTheme="minorEastAsia" w:hAnsiTheme="minorHAnsi" w:cstheme="minorBidi"/>
          <w:noProof/>
          <w:sz w:val="22"/>
          <w:szCs w:val="22"/>
          <w:lang w:eastAsia="en-GB"/>
        </w:rPr>
      </w:pPr>
      <w:hyperlink w:anchor="_Toc513580797" w:history="1">
        <w:r w:rsidRPr="00C56655">
          <w:rPr>
            <w:rStyle w:val="Hyperlink"/>
            <w:noProof/>
          </w:rPr>
          <w:t>Figure 19: Document Configuration Control Details – Form Template Setup Tab Sheet Option 2 (Locked)</w:t>
        </w:r>
        <w:r w:rsidRPr="00C56655">
          <w:rPr>
            <w:noProof/>
            <w:webHidden/>
          </w:rPr>
          <w:tab/>
        </w:r>
        <w:r w:rsidRPr="00C56655">
          <w:rPr>
            <w:noProof/>
            <w:webHidden/>
          </w:rPr>
          <w:fldChar w:fldCharType="begin"/>
        </w:r>
        <w:r w:rsidRPr="00C56655">
          <w:rPr>
            <w:noProof/>
            <w:webHidden/>
          </w:rPr>
          <w:instrText xml:space="preserve"> PAGEREF _Toc513580797 \h </w:instrText>
        </w:r>
        <w:r w:rsidRPr="00C56655">
          <w:rPr>
            <w:noProof/>
            <w:webHidden/>
          </w:rPr>
        </w:r>
        <w:r w:rsidRPr="00C56655">
          <w:rPr>
            <w:noProof/>
            <w:webHidden/>
          </w:rPr>
          <w:fldChar w:fldCharType="separate"/>
        </w:r>
        <w:r>
          <w:rPr>
            <w:noProof/>
            <w:webHidden/>
          </w:rPr>
          <w:t>27</w:t>
        </w:r>
        <w:r w:rsidRPr="00C56655">
          <w:rPr>
            <w:noProof/>
            <w:webHidden/>
          </w:rPr>
          <w:fldChar w:fldCharType="end"/>
        </w:r>
      </w:hyperlink>
    </w:p>
    <w:p w14:paraId="604A1D3B" w14:textId="77777777" w:rsidR="00C56655" w:rsidRPr="00C56655" w:rsidRDefault="00C56655">
      <w:pPr>
        <w:pStyle w:val="TableofFigures"/>
        <w:rPr>
          <w:rFonts w:asciiTheme="minorHAnsi" w:eastAsiaTheme="minorEastAsia" w:hAnsiTheme="minorHAnsi" w:cstheme="minorBidi"/>
          <w:noProof/>
          <w:sz w:val="22"/>
          <w:szCs w:val="22"/>
          <w:lang w:eastAsia="en-GB"/>
        </w:rPr>
      </w:pPr>
      <w:hyperlink w:anchor="_Toc513580798" w:history="1">
        <w:r w:rsidRPr="00C56655">
          <w:rPr>
            <w:rStyle w:val="Hyperlink"/>
            <w:noProof/>
          </w:rPr>
          <w:t>Figure 20: Document Configuration Control Details – Form Template Custom Properties Tab Sheet</w:t>
        </w:r>
        <w:r w:rsidRPr="00C56655">
          <w:rPr>
            <w:noProof/>
            <w:webHidden/>
          </w:rPr>
          <w:tab/>
        </w:r>
        <w:r w:rsidRPr="00C56655">
          <w:rPr>
            <w:noProof/>
            <w:webHidden/>
          </w:rPr>
          <w:fldChar w:fldCharType="begin"/>
        </w:r>
        <w:r w:rsidRPr="00C56655">
          <w:rPr>
            <w:noProof/>
            <w:webHidden/>
          </w:rPr>
          <w:instrText xml:space="preserve"> PAGEREF _Toc513580798 \h </w:instrText>
        </w:r>
        <w:r w:rsidRPr="00C56655">
          <w:rPr>
            <w:noProof/>
            <w:webHidden/>
          </w:rPr>
        </w:r>
        <w:r w:rsidRPr="00C56655">
          <w:rPr>
            <w:noProof/>
            <w:webHidden/>
          </w:rPr>
          <w:fldChar w:fldCharType="separate"/>
        </w:r>
        <w:r>
          <w:rPr>
            <w:noProof/>
            <w:webHidden/>
          </w:rPr>
          <w:t>28</w:t>
        </w:r>
        <w:r w:rsidRPr="00C56655">
          <w:rPr>
            <w:noProof/>
            <w:webHidden/>
          </w:rPr>
          <w:fldChar w:fldCharType="end"/>
        </w:r>
      </w:hyperlink>
    </w:p>
    <w:p w14:paraId="16503AE0" w14:textId="77777777" w:rsidR="00C56655" w:rsidRPr="00C56655" w:rsidRDefault="00C56655">
      <w:pPr>
        <w:pStyle w:val="TableofFigures"/>
        <w:rPr>
          <w:rFonts w:asciiTheme="minorHAnsi" w:eastAsiaTheme="minorEastAsia" w:hAnsiTheme="minorHAnsi" w:cstheme="minorBidi"/>
          <w:noProof/>
          <w:sz w:val="22"/>
          <w:szCs w:val="22"/>
          <w:lang w:eastAsia="en-GB"/>
        </w:rPr>
      </w:pPr>
      <w:hyperlink w:anchor="_Toc513580799" w:history="1">
        <w:r w:rsidRPr="00C56655">
          <w:rPr>
            <w:rStyle w:val="Hyperlink"/>
            <w:noProof/>
          </w:rPr>
          <w:t>Figure 21: Document Configuration Control Details – Letter Template General Tab Sheet</w:t>
        </w:r>
        <w:r w:rsidRPr="00C56655">
          <w:rPr>
            <w:noProof/>
            <w:webHidden/>
          </w:rPr>
          <w:tab/>
        </w:r>
        <w:r w:rsidRPr="00C56655">
          <w:rPr>
            <w:noProof/>
            <w:webHidden/>
          </w:rPr>
          <w:fldChar w:fldCharType="begin"/>
        </w:r>
        <w:r w:rsidRPr="00C56655">
          <w:rPr>
            <w:noProof/>
            <w:webHidden/>
          </w:rPr>
          <w:instrText xml:space="preserve"> PAGEREF _Toc513580799 \h </w:instrText>
        </w:r>
        <w:r w:rsidRPr="00C56655">
          <w:rPr>
            <w:noProof/>
            <w:webHidden/>
          </w:rPr>
        </w:r>
        <w:r w:rsidRPr="00C56655">
          <w:rPr>
            <w:noProof/>
            <w:webHidden/>
          </w:rPr>
          <w:fldChar w:fldCharType="separate"/>
        </w:r>
        <w:r>
          <w:rPr>
            <w:noProof/>
            <w:webHidden/>
          </w:rPr>
          <w:t>29</w:t>
        </w:r>
        <w:r w:rsidRPr="00C56655">
          <w:rPr>
            <w:noProof/>
            <w:webHidden/>
          </w:rPr>
          <w:fldChar w:fldCharType="end"/>
        </w:r>
      </w:hyperlink>
    </w:p>
    <w:p w14:paraId="1EEF6012" w14:textId="77777777" w:rsidR="00C56655" w:rsidRPr="00C56655" w:rsidRDefault="00C56655">
      <w:pPr>
        <w:pStyle w:val="TableofFigures"/>
        <w:rPr>
          <w:rFonts w:asciiTheme="minorHAnsi" w:eastAsiaTheme="minorEastAsia" w:hAnsiTheme="minorHAnsi" w:cstheme="minorBidi"/>
          <w:noProof/>
          <w:sz w:val="22"/>
          <w:szCs w:val="22"/>
          <w:lang w:eastAsia="en-GB"/>
        </w:rPr>
      </w:pPr>
      <w:hyperlink w:anchor="_Toc513580800" w:history="1">
        <w:r w:rsidRPr="00C56655">
          <w:rPr>
            <w:rStyle w:val="Hyperlink"/>
            <w:noProof/>
          </w:rPr>
          <w:t>Figure 22: Document Configuration Control Details – Letter Template General Tab Sheet (Locked, with Validation)</w:t>
        </w:r>
        <w:r w:rsidRPr="00C56655">
          <w:rPr>
            <w:noProof/>
            <w:webHidden/>
          </w:rPr>
          <w:tab/>
        </w:r>
        <w:r w:rsidRPr="00C56655">
          <w:rPr>
            <w:noProof/>
            <w:webHidden/>
          </w:rPr>
          <w:fldChar w:fldCharType="begin"/>
        </w:r>
        <w:r w:rsidRPr="00C56655">
          <w:rPr>
            <w:noProof/>
            <w:webHidden/>
          </w:rPr>
          <w:instrText xml:space="preserve"> PAGEREF _Toc513580800 \h </w:instrText>
        </w:r>
        <w:r w:rsidRPr="00C56655">
          <w:rPr>
            <w:noProof/>
            <w:webHidden/>
          </w:rPr>
        </w:r>
        <w:r w:rsidRPr="00C56655">
          <w:rPr>
            <w:noProof/>
            <w:webHidden/>
          </w:rPr>
          <w:fldChar w:fldCharType="separate"/>
        </w:r>
        <w:r>
          <w:rPr>
            <w:noProof/>
            <w:webHidden/>
          </w:rPr>
          <w:t>30</w:t>
        </w:r>
        <w:r w:rsidRPr="00C56655">
          <w:rPr>
            <w:noProof/>
            <w:webHidden/>
          </w:rPr>
          <w:fldChar w:fldCharType="end"/>
        </w:r>
      </w:hyperlink>
    </w:p>
    <w:p w14:paraId="60454AF5" w14:textId="77777777" w:rsidR="00C56655" w:rsidRPr="00C56655" w:rsidRDefault="00C56655">
      <w:pPr>
        <w:pStyle w:val="TableofFigures"/>
        <w:rPr>
          <w:rFonts w:asciiTheme="minorHAnsi" w:eastAsiaTheme="minorEastAsia" w:hAnsiTheme="minorHAnsi" w:cstheme="minorBidi"/>
          <w:noProof/>
          <w:sz w:val="22"/>
          <w:szCs w:val="22"/>
          <w:lang w:eastAsia="en-GB"/>
        </w:rPr>
      </w:pPr>
      <w:hyperlink w:anchor="_Toc513580801" w:history="1">
        <w:r w:rsidRPr="00C56655">
          <w:rPr>
            <w:rStyle w:val="Hyperlink"/>
            <w:noProof/>
          </w:rPr>
          <w:t>Figure 23: Document Configuration Control Details – Letter Template Setup Tab Sheet</w:t>
        </w:r>
        <w:r w:rsidRPr="00C56655">
          <w:rPr>
            <w:noProof/>
            <w:webHidden/>
          </w:rPr>
          <w:tab/>
        </w:r>
        <w:r w:rsidRPr="00C56655">
          <w:rPr>
            <w:noProof/>
            <w:webHidden/>
          </w:rPr>
          <w:fldChar w:fldCharType="begin"/>
        </w:r>
        <w:r w:rsidRPr="00C56655">
          <w:rPr>
            <w:noProof/>
            <w:webHidden/>
          </w:rPr>
          <w:instrText xml:space="preserve"> PAGEREF _Toc513580801 \h </w:instrText>
        </w:r>
        <w:r w:rsidRPr="00C56655">
          <w:rPr>
            <w:noProof/>
            <w:webHidden/>
          </w:rPr>
        </w:r>
        <w:r w:rsidRPr="00C56655">
          <w:rPr>
            <w:noProof/>
            <w:webHidden/>
          </w:rPr>
          <w:fldChar w:fldCharType="separate"/>
        </w:r>
        <w:r>
          <w:rPr>
            <w:noProof/>
            <w:webHidden/>
          </w:rPr>
          <w:t>31</w:t>
        </w:r>
        <w:r w:rsidRPr="00C56655">
          <w:rPr>
            <w:noProof/>
            <w:webHidden/>
          </w:rPr>
          <w:fldChar w:fldCharType="end"/>
        </w:r>
      </w:hyperlink>
    </w:p>
    <w:p w14:paraId="5D599097" w14:textId="77777777" w:rsidR="00C56655" w:rsidRPr="00C56655" w:rsidRDefault="00C56655">
      <w:pPr>
        <w:pStyle w:val="TableofFigures"/>
        <w:rPr>
          <w:rFonts w:asciiTheme="minorHAnsi" w:eastAsiaTheme="minorEastAsia" w:hAnsiTheme="minorHAnsi" w:cstheme="minorBidi"/>
          <w:noProof/>
          <w:sz w:val="22"/>
          <w:szCs w:val="22"/>
          <w:lang w:eastAsia="en-GB"/>
        </w:rPr>
      </w:pPr>
      <w:hyperlink w:anchor="_Toc513580802" w:history="1">
        <w:r w:rsidRPr="00C56655">
          <w:rPr>
            <w:rStyle w:val="Hyperlink"/>
            <w:noProof/>
          </w:rPr>
          <w:t>Figure 24: Document Configuration Control Details – Letter Template Setup Tab Sheet (Locked)</w:t>
        </w:r>
        <w:r w:rsidRPr="00C56655">
          <w:rPr>
            <w:noProof/>
            <w:webHidden/>
          </w:rPr>
          <w:tab/>
        </w:r>
        <w:r w:rsidRPr="00C56655">
          <w:rPr>
            <w:noProof/>
            <w:webHidden/>
          </w:rPr>
          <w:fldChar w:fldCharType="begin"/>
        </w:r>
        <w:r w:rsidRPr="00C56655">
          <w:rPr>
            <w:noProof/>
            <w:webHidden/>
          </w:rPr>
          <w:instrText xml:space="preserve"> PAGEREF _Toc513580802 \h </w:instrText>
        </w:r>
        <w:r w:rsidRPr="00C56655">
          <w:rPr>
            <w:noProof/>
            <w:webHidden/>
          </w:rPr>
        </w:r>
        <w:r w:rsidRPr="00C56655">
          <w:rPr>
            <w:noProof/>
            <w:webHidden/>
          </w:rPr>
          <w:fldChar w:fldCharType="separate"/>
        </w:r>
        <w:r>
          <w:rPr>
            <w:noProof/>
            <w:webHidden/>
          </w:rPr>
          <w:t>32</w:t>
        </w:r>
        <w:r w:rsidRPr="00C56655">
          <w:rPr>
            <w:noProof/>
            <w:webHidden/>
          </w:rPr>
          <w:fldChar w:fldCharType="end"/>
        </w:r>
      </w:hyperlink>
    </w:p>
    <w:p w14:paraId="500CC6CC" w14:textId="77777777" w:rsidR="00C56655" w:rsidRPr="00C56655" w:rsidRDefault="00C56655">
      <w:pPr>
        <w:pStyle w:val="TableofFigures"/>
        <w:rPr>
          <w:rFonts w:asciiTheme="minorHAnsi" w:eastAsiaTheme="minorEastAsia" w:hAnsiTheme="minorHAnsi" w:cstheme="minorBidi"/>
          <w:noProof/>
          <w:sz w:val="22"/>
          <w:szCs w:val="22"/>
          <w:lang w:eastAsia="en-GB"/>
        </w:rPr>
      </w:pPr>
      <w:hyperlink w:anchor="_Toc513580803" w:history="1">
        <w:r w:rsidRPr="00C56655">
          <w:rPr>
            <w:rStyle w:val="Hyperlink"/>
            <w:noProof/>
          </w:rPr>
          <w:t>Figure 25: Document Configuration Control Details – Letter Template Custom Properties Tab Sheet</w:t>
        </w:r>
        <w:r w:rsidRPr="00C56655">
          <w:rPr>
            <w:noProof/>
            <w:webHidden/>
          </w:rPr>
          <w:tab/>
        </w:r>
        <w:r w:rsidRPr="00C56655">
          <w:rPr>
            <w:noProof/>
            <w:webHidden/>
          </w:rPr>
          <w:fldChar w:fldCharType="begin"/>
        </w:r>
        <w:r w:rsidRPr="00C56655">
          <w:rPr>
            <w:noProof/>
            <w:webHidden/>
          </w:rPr>
          <w:instrText xml:space="preserve"> PAGEREF _Toc513580803 \h </w:instrText>
        </w:r>
        <w:r w:rsidRPr="00C56655">
          <w:rPr>
            <w:noProof/>
            <w:webHidden/>
          </w:rPr>
        </w:r>
        <w:r w:rsidRPr="00C56655">
          <w:rPr>
            <w:noProof/>
            <w:webHidden/>
          </w:rPr>
          <w:fldChar w:fldCharType="separate"/>
        </w:r>
        <w:r>
          <w:rPr>
            <w:noProof/>
            <w:webHidden/>
          </w:rPr>
          <w:t>33</w:t>
        </w:r>
        <w:r w:rsidRPr="00C56655">
          <w:rPr>
            <w:noProof/>
            <w:webHidden/>
          </w:rPr>
          <w:fldChar w:fldCharType="end"/>
        </w:r>
      </w:hyperlink>
    </w:p>
    <w:p w14:paraId="15336710" w14:textId="77777777" w:rsidR="00C56655" w:rsidRPr="00C56655" w:rsidRDefault="00C56655">
      <w:pPr>
        <w:pStyle w:val="TableofFigures"/>
        <w:rPr>
          <w:rFonts w:asciiTheme="minorHAnsi" w:eastAsiaTheme="minorEastAsia" w:hAnsiTheme="minorHAnsi" w:cstheme="minorBidi"/>
          <w:noProof/>
          <w:sz w:val="22"/>
          <w:szCs w:val="22"/>
          <w:lang w:eastAsia="en-GB"/>
        </w:rPr>
      </w:pPr>
      <w:hyperlink w:anchor="_Toc513580804" w:history="1">
        <w:r w:rsidRPr="00C56655">
          <w:rPr>
            <w:rStyle w:val="Hyperlink"/>
            <w:noProof/>
          </w:rPr>
          <w:t>Figure 26: Insert Landscape Form</w:t>
        </w:r>
        <w:r w:rsidRPr="00C56655">
          <w:rPr>
            <w:noProof/>
            <w:webHidden/>
          </w:rPr>
          <w:tab/>
        </w:r>
        <w:r w:rsidRPr="00C56655">
          <w:rPr>
            <w:noProof/>
            <w:webHidden/>
          </w:rPr>
          <w:fldChar w:fldCharType="begin"/>
        </w:r>
        <w:r w:rsidRPr="00C56655">
          <w:rPr>
            <w:noProof/>
            <w:webHidden/>
          </w:rPr>
          <w:instrText xml:space="preserve"> PAGEREF _Toc513580804 \h </w:instrText>
        </w:r>
        <w:r w:rsidRPr="00C56655">
          <w:rPr>
            <w:noProof/>
            <w:webHidden/>
          </w:rPr>
        </w:r>
        <w:r w:rsidRPr="00C56655">
          <w:rPr>
            <w:noProof/>
            <w:webHidden/>
          </w:rPr>
          <w:fldChar w:fldCharType="separate"/>
        </w:r>
        <w:r>
          <w:rPr>
            <w:noProof/>
            <w:webHidden/>
          </w:rPr>
          <w:t>34</w:t>
        </w:r>
        <w:r w:rsidRPr="00C56655">
          <w:rPr>
            <w:noProof/>
            <w:webHidden/>
          </w:rPr>
          <w:fldChar w:fldCharType="end"/>
        </w:r>
      </w:hyperlink>
    </w:p>
    <w:p w14:paraId="70059A51" w14:textId="77777777" w:rsidR="00C56655" w:rsidRPr="00C56655" w:rsidRDefault="00C56655">
      <w:pPr>
        <w:pStyle w:val="TableofFigures"/>
        <w:rPr>
          <w:rFonts w:asciiTheme="minorHAnsi" w:eastAsiaTheme="minorEastAsia" w:hAnsiTheme="minorHAnsi" w:cstheme="minorBidi"/>
          <w:noProof/>
          <w:sz w:val="22"/>
          <w:szCs w:val="22"/>
          <w:lang w:eastAsia="en-GB"/>
        </w:rPr>
      </w:pPr>
      <w:hyperlink w:anchor="_Toc513580805" w:history="1">
        <w:r w:rsidRPr="00C56655">
          <w:rPr>
            <w:rStyle w:val="Hyperlink"/>
            <w:noProof/>
          </w:rPr>
          <w:t>Figure 27: Insert Portrait Form</w:t>
        </w:r>
        <w:r w:rsidRPr="00C56655">
          <w:rPr>
            <w:noProof/>
            <w:webHidden/>
          </w:rPr>
          <w:tab/>
        </w:r>
        <w:r w:rsidRPr="00C56655">
          <w:rPr>
            <w:noProof/>
            <w:webHidden/>
          </w:rPr>
          <w:fldChar w:fldCharType="begin"/>
        </w:r>
        <w:r w:rsidRPr="00C56655">
          <w:rPr>
            <w:noProof/>
            <w:webHidden/>
          </w:rPr>
          <w:instrText xml:space="preserve"> PAGEREF _Toc513580805 \h </w:instrText>
        </w:r>
        <w:r w:rsidRPr="00C56655">
          <w:rPr>
            <w:noProof/>
            <w:webHidden/>
          </w:rPr>
        </w:r>
        <w:r w:rsidRPr="00C56655">
          <w:rPr>
            <w:noProof/>
            <w:webHidden/>
          </w:rPr>
          <w:fldChar w:fldCharType="separate"/>
        </w:r>
        <w:r>
          <w:rPr>
            <w:noProof/>
            <w:webHidden/>
          </w:rPr>
          <w:t>34</w:t>
        </w:r>
        <w:r w:rsidRPr="00C56655">
          <w:rPr>
            <w:noProof/>
            <w:webHidden/>
          </w:rPr>
          <w:fldChar w:fldCharType="end"/>
        </w:r>
      </w:hyperlink>
    </w:p>
    <w:p w14:paraId="21FDF689" w14:textId="77777777" w:rsidR="00C56655" w:rsidRPr="00C56655" w:rsidRDefault="00C56655">
      <w:pPr>
        <w:pStyle w:val="TableofFigures"/>
        <w:rPr>
          <w:rFonts w:asciiTheme="minorHAnsi" w:eastAsiaTheme="minorEastAsia" w:hAnsiTheme="minorHAnsi" w:cstheme="minorBidi"/>
          <w:noProof/>
          <w:sz w:val="22"/>
          <w:szCs w:val="22"/>
          <w:lang w:eastAsia="en-GB"/>
        </w:rPr>
      </w:pPr>
      <w:hyperlink w:anchor="_Toc513580806" w:history="1">
        <w:r w:rsidRPr="00C56655">
          <w:rPr>
            <w:rStyle w:val="Hyperlink"/>
            <w:noProof/>
          </w:rPr>
          <w:t>Figure 28: Page Defaults Form</w:t>
        </w:r>
        <w:r w:rsidRPr="00C56655">
          <w:rPr>
            <w:noProof/>
            <w:webHidden/>
          </w:rPr>
          <w:tab/>
        </w:r>
        <w:r w:rsidRPr="00C56655">
          <w:rPr>
            <w:noProof/>
            <w:webHidden/>
          </w:rPr>
          <w:fldChar w:fldCharType="begin"/>
        </w:r>
        <w:r w:rsidRPr="00C56655">
          <w:rPr>
            <w:noProof/>
            <w:webHidden/>
          </w:rPr>
          <w:instrText xml:space="preserve"> PAGEREF _Toc513580806 \h </w:instrText>
        </w:r>
        <w:r w:rsidRPr="00C56655">
          <w:rPr>
            <w:noProof/>
            <w:webHidden/>
          </w:rPr>
        </w:r>
        <w:r w:rsidRPr="00C56655">
          <w:rPr>
            <w:noProof/>
            <w:webHidden/>
          </w:rPr>
          <w:fldChar w:fldCharType="separate"/>
        </w:r>
        <w:r>
          <w:rPr>
            <w:noProof/>
            <w:webHidden/>
          </w:rPr>
          <w:t>35</w:t>
        </w:r>
        <w:r w:rsidRPr="00C56655">
          <w:rPr>
            <w:noProof/>
            <w:webHidden/>
          </w:rPr>
          <w:fldChar w:fldCharType="end"/>
        </w:r>
      </w:hyperlink>
    </w:p>
    <w:p w14:paraId="26E7A8D5" w14:textId="77777777" w:rsidR="00C56655" w:rsidRPr="00C56655" w:rsidRDefault="00C56655">
      <w:pPr>
        <w:pStyle w:val="TableofFigures"/>
        <w:rPr>
          <w:rFonts w:asciiTheme="minorHAnsi" w:eastAsiaTheme="minorEastAsia" w:hAnsiTheme="minorHAnsi" w:cstheme="minorBidi"/>
          <w:noProof/>
          <w:sz w:val="22"/>
          <w:szCs w:val="22"/>
          <w:lang w:eastAsia="en-GB"/>
        </w:rPr>
      </w:pPr>
      <w:hyperlink w:anchor="_Toc513580807" w:history="1">
        <w:r w:rsidRPr="00C56655">
          <w:rPr>
            <w:rStyle w:val="Hyperlink"/>
            <w:noProof/>
          </w:rPr>
          <w:t>Figure 29: Outline Numbering – Number Position Options</w:t>
        </w:r>
        <w:r w:rsidRPr="00C56655">
          <w:rPr>
            <w:noProof/>
            <w:webHidden/>
          </w:rPr>
          <w:tab/>
        </w:r>
        <w:r w:rsidRPr="00C56655">
          <w:rPr>
            <w:noProof/>
            <w:webHidden/>
          </w:rPr>
          <w:fldChar w:fldCharType="begin"/>
        </w:r>
        <w:r w:rsidRPr="00C56655">
          <w:rPr>
            <w:noProof/>
            <w:webHidden/>
          </w:rPr>
          <w:instrText xml:space="preserve"> PAGEREF _Toc513580807 \h </w:instrText>
        </w:r>
        <w:r w:rsidRPr="00C56655">
          <w:rPr>
            <w:noProof/>
            <w:webHidden/>
          </w:rPr>
        </w:r>
        <w:r w:rsidRPr="00C56655">
          <w:rPr>
            <w:noProof/>
            <w:webHidden/>
          </w:rPr>
          <w:fldChar w:fldCharType="separate"/>
        </w:r>
        <w:r>
          <w:rPr>
            <w:noProof/>
            <w:webHidden/>
          </w:rPr>
          <w:t>36</w:t>
        </w:r>
        <w:r w:rsidRPr="00C56655">
          <w:rPr>
            <w:noProof/>
            <w:webHidden/>
          </w:rPr>
          <w:fldChar w:fldCharType="end"/>
        </w:r>
      </w:hyperlink>
    </w:p>
    <w:p w14:paraId="2044BCA9" w14:textId="77777777" w:rsidR="00C56655" w:rsidRPr="00C56655" w:rsidRDefault="00C56655">
      <w:pPr>
        <w:pStyle w:val="TableofFigures"/>
        <w:rPr>
          <w:rFonts w:asciiTheme="minorHAnsi" w:eastAsiaTheme="minorEastAsia" w:hAnsiTheme="minorHAnsi" w:cstheme="minorBidi"/>
          <w:noProof/>
          <w:sz w:val="22"/>
          <w:szCs w:val="22"/>
          <w:lang w:eastAsia="en-GB"/>
        </w:rPr>
      </w:pPr>
      <w:hyperlink w:anchor="_Toc513580808" w:history="1">
        <w:r w:rsidRPr="00C56655">
          <w:rPr>
            <w:rStyle w:val="Hyperlink"/>
            <w:noProof/>
          </w:rPr>
          <w:t>Figure 30: Quick Parts Field Form, Numbering, Sequence</w:t>
        </w:r>
        <w:r w:rsidRPr="00C56655">
          <w:rPr>
            <w:noProof/>
            <w:webHidden/>
          </w:rPr>
          <w:tab/>
        </w:r>
        <w:r w:rsidRPr="00C56655">
          <w:rPr>
            <w:noProof/>
            <w:webHidden/>
          </w:rPr>
          <w:fldChar w:fldCharType="begin"/>
        </w:r>
        <w:r w:rsidRPr="00C56655">
          <w:rPr>
            <w:noProof/>
            <w:webHidden/>
          </w:rPr>
          <w:instrText xml:space="preserve"> PAGEREF _Toc513580808 \h </w:instrText>
        </w:r>
        <w:r w:rsidRPr="00C56655">
          <w:rPr>
            <w:noProof/>
            <w:webHidden/>
          </w:rPr>
        </w:r>
        <w:r w:rsidRPr="00C56655">
          <w:rPr>
            <w:noProof/>
            <w:webHidden/>
          </w:rPr>
          <w:fldChar w:fldCharType="separate"/>
        </w:r>
        <w:r>
          <w:rPr>
            <w:noProof/>
            <w:webHidden/>
          </w:rPr>
          <w:t>38</w:t>
        </w:r>
        <w:r w:rsidRPr="00C56655">
          <w:rPr>
            <w:noProof/>
            <w:webHidden/>
          </w:rPr>
          <w:fldChar w:fldCharType="end"/>
        </w:r>
      </w:hyperlink>
    </w:p>
    <w:p w14:paraId="08066B9A" w14:textId="77777777" w:rsidR="00C56655" w:rsidRPr="00C56655" w:rsidRDefault="00C56655">
      <w:pPr>
        <w:pStyle w:val="TableofFigures"/>
        <w:rPr>
          <w:rFonts w:asciiTheme="minorHAnsi" w:eastAsiaTheme="minorEastAsia" w:hAnsiTheme="minorHAnsi" w:cstheme="minorBidi"/>
          <w:noProof/>
          <w:sz w:val="22"/>
          <w:szCs w:val="22"/>
          <w:lang w:eastAsia="en-GB"/>
        </w:rPr>
      </w:pPr>
      <w:hyperlink w:anchor="_Toc513580809" w:history="1">
        <w:r w:rsidRPr="00C56655">
          <w:rPr>
            <w:rStyle w:val="Hyperlink"/>
            <w:noProof/>
          </w:rPr>
          <w:t>Figure 31: Sequence-specific Field Switches</w:t>
        </w:r>
        <w:r w:rsidRPr="00C56655">
          <w:rPr>
            <w:noProof/>
            <w:webHidden/>
          </w:rPr>
          <w:tab/>
        </w:r>
        <w:r w:rsidRPr="00C56655">
          <w:rPr>
            <w:noProof/>
            <w:webHidden/>
          </w:rPr>
          <w:fldChar w:fldCharType="begin"/>
        </w:r>
        <w:r w:rsidRPr="00C56655">
          <w:rPr>
            <w:noProof/>
            <w:webHidden/>
          </w:rPr>
          <w:instrText xml:space="preserve"> PAGEREF _Toc513580809 \h </w:instrText>
        </w:r>
        <w:r w:rsidRPr="00C56655">
          <w:rPr>
            <w:noProof/>
            <w:webHidden/>
          </w:rPr>
        </w:r>
        <w:r w:rsidRPr="00C56655">
          <w:rPr>
            <w:noProof/>
            <w:webHidden/>
          </w:rPr>
          <w:fldChar w:fldCharType="separate"/>
        </w:r>
        <w:r>
          <w:rPr>
            <w:noProof/>
            <w:webHidden/>
          </w:rPr>
          <w:t>39</w:t>
        </w:r>
        <w:r w:rsidRPr="00C56655">
          <w:rPr>
            <w:noProof/>
            <w:webHidden/>
          </w:rPr>
          <w:fldChar w:fldCharType="end"/>
        </w:r>
      </w:hyperlink>
    </w:p>
    <w:p w14:paraId="795A9C01" w14:textId="77777777" w:rsidR="00C56655" w:rsidRPr="00C56655" w:rsidRDefault="00C56655">
      <w:pPr>
        <w:pStyle w:val="TableofFigures"/>
        <w:rPr>
          <w:rFonts w:asciiTheme="minorHAnsi" w:eastAsiaTheme="minorEastAsia" w:hAnsiTheme="minorHAnsi" w:cstheme="minorBidi"/>
          <w:noProof/>
          <w:sz w:val="22"/>
          <w:szCs w:val="22"/>
          <w:lang w:eastAsia="en-GB"/>
        </w:rPr>
      </w:pPr>
      <w:hyperlink w:anchor="_Toc513580810" w:history="1">
        <w:r w:rsidRPr="00C56655">
          <w:rPr>
            <w:rStyle w:val="Hyperlink"/>
            <w:noProof/>
          </w:rPr>
          <w:t>Figure 32: Delete Styles – First Prompt</w:t>
        </w:r>
        <w:r w:rsidRPr="00C56655">
          <w:rPr>
            <w:noProof/>
            <w:webHidden/>
          </w:rPr>
          <w:tab/>
        </w:r>
        <w:r w:rsidRPr="00C56655">
          <w:rPr>
            <w:noProof/>
            <w:webHidden/>
          </w:rPr>
          <w:fldChar w:fldCharType="begin"/>
        </w:r>
        <w:r w:rsidRPr="00C56655">
          <w:rPr>
            <w:noProof/>
            <w:webHidden/>
          </w:rPr>
          <w:instrText xml:space="preserve"> PAGEREF _Toc513580810 \h </w:instrText>
        </w:r>
        <w:r w:rsidRPr="00C56655">
          <w:rPr>
            <w:noProof/>
            <w:webHidden/>
          </w:rPr>
        </w:r>
        <w:r w:rsidRPr="00C56655">
          <w:rPr>
            <w:noProof/>
            <w:webHidden/>
          </w:rPr>
          <w:fldChar w:fldCharType="separate"/>
        </w:r>
        <w:r>
          <w:rPr>
            <w:noProof/>
            <w:webHidden/>
          </w:rPr>
          <w:t>39</w:t>
        </w:r>
        <w:r w:rsidRPr="00C56655">
          <w:rPr>
            <w:noProof/>
            <w:webHidden/>
          </w:rPr>
          <w:fldChar w:fldCharType="end"/>
        </w:r>
      </w:hyperlink>
    </w:p>
    <w:p w14:paraId="241FC0E2" w14:textId="77777777" w:rsidR="00C56655" w:rsidRPr="00C56655" w:rsidRDefault="00C56655">
      <w:pPr>
        <w:pStyle w:val="TableofFigures"/>
        <w:rPr>
          <w:rFonts w:asciiTheme="minorHAnsi" w:eastAsiaTheme="minorEastAsia" w:hAnsiTheme="minorHAnsi" w:cstheme="minorBidi"/>
          <w:noProof/>
          <w:sz w:val="22"/>
          <w:szCs w:val="22"/>
          <w:lang w:eastAsia="en-GB"/>
        </w:rPr>
      </w:pPr>
      <w:hyperlink w:anchor="_Toc513580811" w:history="1">
        <w:r w:rsidRPr="00C56655">
          <w:rPr>
            <w:rStyle w:val="Hyperlink"/>
            <w:noProof/>
          </w:rPr>
          <w:t>Figure 33: Delete Styles – Second Prompt</w:t>
        </w:r>
        <w:r w:rsidRPr="00C56655">
          <w:rPr>
            <w:noProof/>
            <w:webHidden/>
          </w:rPr>
          <w:tab/>
        </w:r>
        <w:r w:rsidRPr="00C56655">
          <w:rPr>
            <w:noProof/>
            <w:webHidden/>
          </w:rPr>
          <w:fldChar w:fldCharType="begin"/>
        </w:r>
        <w:r w:rsidRPr="00C56655">
          <w:rPr>
            <w:noProof/>
            <w:webHidden/>
          </w:rPr>
          <w:instrText xml:space="preserve"> PAGEREF _Toc513580811 \h </w:instrText>
        </w:r>
        <w:r w:rsidRPr="00C56655">
          <w:rPr>
            <w:noProof/>
            <w:webHidden/>
          </w:rPr>
        </w:r>
        <w:r w:rsidRPr="00C56655">
          <w:rPr>
            <w:noProof/>
            <w:webHidden/>
          </w:rPr>
          <w:fldChar w:fldCharType="separate"/>
        </w:r>
        <w:r>
          <w:rPr>
            <w:noProof/>
            <w:webHidden/>
          </w:rPr>
          <w:t>39</w:t>
        </w:r>
        <w:r w:rsidRPr="00C56655">
          <w:rPr>
            <w:noProof/>
            <w:webHidden/>
          </w:rPr>
          <w:fldChar w:fldCharType="end"/>
        </w:r>
      </w:hyperlink>
    </w:p>
    <w:p w14:paraId="713774F1" w14:textId="77777777" w:rsidR="00C56655" w:rsidRPr="00C56655" w:rsidRDefault="00C56655">
      <w:pPr>
        <w:pStyle w:val="TableofFigures"/>
        <w:rPr>
          <w:rFonts w:asciiTheme="minorHAnsi" w:eastAsiaTheme="minorEastAsia" w:hAnsiTheme="minorHAnsi" w:cstheme="minorBidi"/>
          <w:noProof/>
          <w:sz w:val="22"/>
          <w:szCs w:val="22"/>
          <w:lang w:eastAsia="en-GB"/>
        </w:rPr>
      </w:pPr>
      <w:hyperlink w:anchor="_Toc513580812" w:history="1">
        <w:r w:rsidRPr="00C56655">
          <w:rPr>
            <w:rStyle w:val="Hyperlink"/>
            <w:noProof/>
          </w:rPr>
          <w:t>Figure 34: Insert Symbol</w:t>
        </w:r>
        <w:r w:rsidRPr="00C56655">
          <w:rPr>
            <w:noProof/>
            <w:webHidden/>
          </w:rPr>
          <w:tab/>
        </w:r>
        <w:r w:rsidRPr="00C56655">
          <w:rPr>
            <w:noProof/>
            <w:webHidden/>
          </w:rPr>
          <w:fldChar w:fldCharType="begin"/>
        </w:r>
        <w:r w:rsidRPr="00C56655">
          <w:rPr>
            <w:noProof/>
            <w:webHidden/>
          </w:rPr>
          <w:instrText xml:space="preserve"> PAGEREF _Toc513580812 \h </w:instrText>
        </w:r>
        <w:r w:rsidRPr="00C56655">
          <w:rPr>
            <w:noProof/>
            <w:webHidden/>
          </w:rPr>
        </w:r>
        <w:r w:rsidRPr="00C56655">
          <w:rPr>
            <w:noProof/>
            <w:webHidden/>
          </w:rPr>
          <w:fldChar w:fldCharType="separate"/>
        </w:r>
        <w:r>
          <w:rPr>
            <w:noProof/>
            <w:webHidden/>
          </w:rPr>
          <w:t>40</w:t>
        </w:r>
        <w:r w:rsidRPr="00C56655">
          <w:rPr>
            <w:noProof/>
            <w:webHidden/>
          </w:rPr>
          <w:fldChar w:fldCharType="end"/>
        </w:r>
      </w:hyperlink>
    </w:p>
    <w:p w14:paraId="778E2F65" w14:textId="77777777" w:rsidR="00C56655" w:rsidRPr="00C56655" w:rsidRDefault="00C56655">
      <w:pPr>
        <w:pStyle w:val="TableofFigures"/>
        <w:rPr>
          <w:rFonts w:asciiTheme="minorHAnsi" w:eastAsiaTheme="minorEastAsia" w:hAnsiTheme="minorHAnsi" w:cstheme="minorBidi"/>
          <w:noProof/>
          <w:sz w:val="22"/>
          <w:szCs w:val="22"/>
          <w:lang w:eastAsia="en-GB"/>
        </w:rPr>
      </w:pPr>
      <w:hyperlink w:anchor="_Toc513580813" w:history="1">
        <w:r w:rsidRPr="00C56655">
          <w:rPr>
            <w:rStyle w:val="Hyperlink"/>
            <w:noProof/>
          </w:rPr>
          <w:t>Figure 35: Equation Example</w:t>
        </w:r>
        <w:r w:rsidRPr="00C56655">
          <w:rPr>
            <w:noProof/>
            <w:webHidden/>
          </w:rPr>
          <w:tab/>
        </w:r>
        <w:r w:rsidRPr="00C56655">
          <w:rPr>
            <w:noProof/>
            <w:webHidden/>
          </w:rPr>
          <w:fldChar w:fldCharType="begin"/>
        </w:r>
        <w:r w:rsidRPr="00C56655">
          <w:rPr>
            <w:noProof/>
            <w:webHidden/>
          </w:rPr>
          <w:instrText xml:space="preserve"> PAGEREF _Toc513580813 \h </w:instrText>
        </w:r>
        <w:r w:rsidRPr="00C56655">
          <w:rPr>
            <w:noProof/>
            <w:webHidden/>
          </w:rPr>
        </w:r>
        <w:r w:rsidRPr="00C56655">
          <w:rPr>
            <w:noProof/>
            <w:webHidden/>
          </w:rPr>
          <w:fldChar w:fldCharType="separate"/>
        </w:r>
        <w:r>
          <w:rPr>
            <w:noProof/>
            <w:webHidden/>
          </w:rPr>
          <w:t>41</w:t>
        </w:r>
        <w:r w:rsidRPr="00C56655">
          <w:rPr>
            <w:noProof/>
            <w:webHidden/>
          </w:rPr>
          <w:fldChar w:fldCharType="end"/>
        </w:r>
      </w:hyperlink>
    </w:p>
    <w:p w14:paraId="24BD1A9F" w14:textId="77777777" w:rsidR="00C56655" w:rsidRPr="00C56655" w:rsidRDefault="00C56655">
      <w:pPr>
        <w:pStyle w:val="TableofFigures"/>
        <w:rPr>
          <w:rFonts w:asciiTheme="minorHAnsi" w:eastAsiaTheme="minorEastAsia" w:hAnsiTheme="minorHAnsi" w:cstheme="minorBidi"/>
          <w:noProof/>
          <w:sz w:val="22"/>
          <w:szCs w:val="22"/>
          <w:lang w:eastAsia="en-GB"/>
        </w:rPr>
      </w:pPr>
      <w:hyperlink w:anchor="_Toc513580814" w:history="1">
        <w:r w:rsidRPr="00C56655">
          <w:rPr>
            <w:rStyle w:val="Hyperlink"/>
            <w:noProof/>
          </w:rPr>
          <w:t>Figure 36: Signature Utility Form – Stand-alone</w:t>
        </w:r>
        <w:r w:rsidRPr="00C56655">
          <w:rPr>
            <w:noProof/>
            <w:webHidden/>
          </w:rPr>
          <w:tab/>
        </w:r>
        <w:r w:rsidRPr="00C56655">
          <w:rPr>
            <w:noProof/>
            <w:webHidden/>
          </w:rPr>
          <w:fldChar w:fldCharType="begin"/>
        </w:r>
        <w:r w:rsidRPr="00C56655">
          <w:rPr>
            <w:noProof/>
            <w:webHidden/>
          </w:rPr>
          <w:instrText xml:space="preserve"> PAGEREF _Toc513580814 \h </w:instrText>
        </w:r>
        <w:r w:rsidRPr="00C56655">
          <w:rPr>
            <w:noProof/>
            <w:webHidden/>
          </w:rPr>
        </w:r>
        <w:r w:rsidRPr="00C56655">
          <w:rPr>
            <w:noProof/>
            <w:webHidden/>
          </w:rPr>
          <w:fldChar w:fldCharType="separate"/>
        </w:r>
        <w:r>
          <w:rPr>
            <w:noProof/>
            <w:webHidden/>
          </w:rPr>
          <w:t>41</w:t>
        </w:r>
        <w:r w:rsidRPr="00C56655">
          <w:rPr>
            <w:noProof/>
            <w:webHidden/>
          </w:rPr>
          <w:fldChar w:fldCharType="end"/>
        </w:r>
      </w:hyperlink>
    </w:p>
    <w:p w14:paraId="05B31304" w14:textId="77777777" w:rsidR="00C56655" w:rsidRPr="00C56655" w:rsidRDefault="00C56655">
      <w:pPr>
        <w:pStyle w:val="TableofFigures"/>
        <w:rPr>
          <w:rFonts w:asciiTheme="minorHAnsi" w:eastAsiaTheme="minorEastAsia" w:hAnsiTheme="minorHAnsi" w:cstheme="minorBidi"/>
          <w:noProof/>
          <w:sz w:val="22"/>
          <w:szCs w:val="22"/>
          <w:lang w:eastAsia="en-GB"/>
        </w:rPr>
      </w:pPr>
      <w:hyperlink w:anchor="_Toc513580815" w:history="1">
        <w:r w:rsidRPr="00C56655">
          <w:rPr>
            <w:rStyle w:val="Hyperlink"/>
            <w:noProof/>
          </w:rPr>
          <w:t>Figure 37: Requirements Form</w:t>
        </w:r>
        <w:r w:rsidRPr="00C56655">
          <w:rPr>
            <w:noProof/>
            <w:webHidden/>
          </w:rPr>
          <w:tab/>
        </w:r>
        <w:r w:rsidRPr="00C56655">
          <w:rPr>
            <w:noProof/>
            <w:webHidden/>
          </w:rPr>
          <w:fldChar w:fldCharType="begin"/>
        </w:r>
        <w:r w:rsidRPr="00C56655">
          <w:rPr>
            <w:noProof/>
            <w:webHidden/>
          </w:rPr>
          <w:instrText xml:space="preserve"> PAGEREF _Toc513580815 \h </w:instrText>
        </w:r>
        <w:r w:rsidRPr="00C56655">
          <w:rPr>
            <w:noProof/>
            <w:webHidden/>
          </w:rPr>
        </w:r>
        <w:r w:rsidRPr="00C56655">
          <w:rPr>
            <w:noProof/>
            <w:webHidden/>
          </w:rPr>
          <w:fldChar w:fldCharType="separate"/>
        </w:r>
        <w:r>
          <w:rPr>
            <w:noProof/>
            <w:webHidden/>
          </w:rPr>
          <w:t>42</w:t>
        </w:r>
        <w:r w:rsidRPr="00C56655">
          <w:rPr>
            <w:noProof/>
            <w:webHidden/>
          </w:rPr>
          <w:fldChar w:fldCharType="end"/>
        </w:r>
      </w:hyperlink>
    </w:p>
    <w:p w14:paraId="41ED3E58" w14:textId="77777777" w:rsidR="00C56655" w:rsidRPr="00C56655" w:rsidRDefault="00C56655">
      <w:pPr>
        <w:pStyle w:val="TableofFigures"/>
        <w:rPr>
          <w:rFonts w:asciiTheme="minorHAnsi" w:eastAsiaTheme="minorEastAsia" w:hAnsiTheme="minorHAnsi" w:cstheme="minorBidi"/>
          <w:noProof/>
          <w:sz w:val="22"/>
          <w:szCs w:val="22"/>
          <w:lang w:eastAsia="en-GB"/>
        </w:rPr>
      </w:pPr>
      <w:hyperlink w:anchor="_Toc513580816" w:history="1">
        <w:r w:rsidRPr="00C56655">
          <w:rPr>
            <w:rStyle w:val="Hyperlink"/>
            <w:noProof/>
          </w:rPr>
          <w:t>Figure 38: Clauses Utility Form</w:t>
        </w:r>
        <w:r w:rsidRPr="00C56655">
          <w:rPr>
            <w:noProof/>
            <w:webHidden/>
          </w:rPr>
          <w:tab/>
        </w:r>
        <w:r w:rsidRPr="00C56655">
          <w:rPr>
            <w:noProof/>
            <w:webHidden/>
          </w:rPr>
          <w:fldChar w:fldCharType="begin"/>
        </w:r>
        <w:r w:rsidRPr="00C56655">
          <w:rPr>
            <w:noProof/>
            <w:webHidden/>
          </w:rPr>
          <w:instrText xml:space="preserve"> PAGEREF _Toc513580816 \h </w:instrText>
        </w:r>
        <w:r w:rsidRPr="00C56655">
          <w:rPr>
            <w:noProof/>
            <w:webHidden/>
          </w:rPr>
        </w:r>
        <w:r w:rsidRPr="00C56655">
          <w:rPr>
            <w:noProof/>
            <w:webHidden/>
          </w:rPr>
          <w:fldChar w:fldCharType="separate"/>
        </w:r>
        <w:r>
          <w:rPr>
            <w:noProof/>
            <w:webHidden/>
          </w:rPr>
          <w:t>44</w:t>
        </w:r>
        <w:r w:rsidRPr="00C56655">
          <w:rPr>
            <w:noProof/>
            <w:webHidden/>
          </w:rPr>
          <w:fldChar w:fldCharType="end"/>
        </w:r>
      </w:hyperlink>
    </w:p>
    <w:p w14:paraId="457D9128" w14:textId="77777777" w:rsidR="00C56655" w:rsidRPr="00C56655" w:rsidRDefault="00C56655">
      <w:pPr>
        <w:pStyle w:val="TableofFigures"/>
        <w:rPr>
          <w:rFonts w:asciiTheme="minorHAnsi" w:eastAsiaTheme="minorEastAsia" w:hAnsiTheme="minorHAnsi" w:cstheme="minorBidi"/>
          <w:noProof/>
          <w:sz w:val="22"/>
          <w:szCs w:val="22"/>
          <w:lang w:eastAsia="en-GB"/>
        </w:rPr>
      </w:pPr>
      <w:hyperlink w:anchor="_Toc513580817" w:history="1">
        <w:r w:rsidRPr="00C56655">
          <w:rPr>
            <w:rStyle w:val="Hyperlink"/>
            <w:noProof/>
          </w:rPr>
          <w:t>Figure 39: Launching Custom Document Properties via Company Ribbon</w:t>
        </w:r>
        <w:r w:rsidRPr="00C56655">
          <w:rPr>
            <w:noProof/>
            <w:webHidden/>
          </w:rPr>
          <w:tab/>
        </w:r>
        <w:r w:rsidRPr="00C56655">
          <w:rPr>
            <w:noProof/>
            <w:webHidden/>
          </w:rPr>
          <w:fldChar w:fldCharType="begin"/>
        </w:r>
        <w:r w:rsidRPr="00C56655">
          <w:rPr>
            <w:noProof/>
            <w:webHidden/>
          </w:rPr>
          <w:instrText xml:space="preserve"> PAGEREF _Toc513580817 \h </w:instrText>
        </w:r>
        <w:r w:rsidRPr="00C56655">
          <w:rPr>
            <w:noProof/>
            <w:webHidden/>
          </w:rPr>
        </w:r>
        <w:r w:rsidRPr="00C56655">
          <w:rPr>
            <w:noProof/>
            <w:webHidden/>
          </w:rPr>
          <w:fldChar w:fldCharType="separate"/>
        </w:r>
        <w:r>
          <w:rPr>
            <w:noProof/>
            <w:webHidden/>
          </w:rPr>
          <w:t>46</w:t>
        </w:r>
        <w:r w:rsidRPr="00C56655">
          <w:rPr>
            <w:noProof/>
            <w:webHidden/>
          </w:rPr>
          <w:fldChar w:fldCharType="end"/>
        </w:r>
      </w:hyperlink>
    </w:p>
    <w:p w14:paraId="7D36878A" w14:textId="77777777" w:rsidR="00C56655" w:rsidRPr="00C56655" w:rsidRDefault="00C56655">
      <w:pPr>
        <w:pStyle w:val="TableofFigures"/>
        <w:rPr>
          <w:rFonts w:asciiTheme="minorHAnsi" w:eastAsiaTheme="minorEastAsia" w:hAnsiTheme="minorHAnsi" w:cstheme="minorBidi"/>
          <w:noProof/>
          <w:sz w:val="22"/>
          <w:szCs w:val="22"/>
          <w:lang w:eastAsia="en-GB"/>
        </w:rPr>
      </w:pPr>
      <w:hyperlink w:anchor="_Toc513580818" w:history="1">
        <w:r w:rsidRPr="00C56655">
          <w:rPr>
            <w:rStyle w:val="Hyperlink"/>
            <w:noProof/>
          </w:rPr>
          <w:t>Figure 40: Custom Document Properties Dialogue Box (1)</w:t>
        </w:r>
        <w:r w:rsidRPr="00C56655">
          <w:rPr>
            <w:noProof/>
            <w:webHidden/>
          </w:rPr>
          <w:tab/>
        </w:r>
        <w:r w:rsidRPr="00C56655">
          <w:rPr>
            <w:noProof/>
            <w:webHidden/>
          </w:rPr>
          <w:fldChar w:fldCharType="begin"/>
        </w:r>
        <w:r w:rsidRPr="00C56655">
          <w:rPr>
            <w:noProof/>
            <w:webHidden/>
          </w:rPr>
          <w:instrText xml:space="preserve"> PAGEREF _Toc513580818 \h </w:instrText>
        </w:r>
        <w:r w:rsidRPr="00C56655">
          <w:rPr>
            <w:noProof/>
            <w:webHidden/>
          </w:rPr>
        </w:r>
        <w:r w:rsidRPr="00C56655">
          <w:rPr>
            <w:noProof/>
            <w:webHidden/>
          </w:rPr>
          <w:fldChar w:fldCharType="separate"/>
        </w:r>
        <w:r>
          <w:rPr>
            <w:noProof/>
            <w:webHidden/>
          </w:rPr>
          <w:t>46</w:t>
        </w:r>
        <w:r w:rsidRPr="00C56655">
          <w:rPr>
            <w:noProof/>
            <w:webHidden/>
          </w:rPr>
          <w:fldChar w:fldCharType="end"/>
        </w:r>
      </w:hyperlink>
    </w:p>
    <w:p w14:paraId="2FFABB6F" w14:textId="77777777" w:rsidR="00C56655" w:rsidRPr="00C56655" w:rsidRDefault="00C56655">
      <w:pPr>
        <w:pStyle w:val="TableofFigures"/>
        <w:rPr>
          <w:rFonts w:asciiTheme="minorHAnsi" w:eastAsiaTheme="minorEastAsia" w:hAnsiTheme="minorHAnsi" w:cstheme="minorBidi"/>
          <w:noProof/>
          <w:sz w:val="22"/>
          <w:szCs w:val="22"/>
          <w:lang w:eastAsia="en-GB"/>
        </w:rPr>
      </w:pPr>
      <w:hyperlink w:anchor="_Toc513580819" w:history="1">
        <w:r w:rsidRPr="00C56655">
          <w:rPr>
            <w:rStyle w:val="Hyperlink"/>
            <w:noProof/>
          </w:rPr>
          <w:t>Figure 41: Custom Document Properties Dialogue Box (2)</w:t>
        </w:r>
        <w:r w:rsidRPr="00C56655">
          <w:rPr>
            <w:noProof/>
            <w:webHidden/>
          </w:rPr>
          <w:tab/>
        </w:r>
        <w:r w:rsidRPr="00C56655">
          <w:rPr>
            <w:noProof/>
            <w:webHidden/>
          </w:rPr>
          <w:fldChar w:fldCharType="begin"/>
        </w:r>
        <w:r w:rsidRPr="00C56655">
          <w:rPr>
            <w:noProof/>
            <w:webHidden/>
          </w:rPr>
          <w:instrText xml:space="preserve"> PAGEREF _Toc513580819 \h </w:instrText>
        </w:r>
        <w:r w:rsidRPr="00C56655">
          <w:rPr>
            <w:noProof/>
            <w:webHidden/>
          </w:rPr>
        </w:r>
        <w:r w:rsidRPr="00C56655">
          <w:rPr>
            <w:noProof/>
            <w:webHidden/>
          </w:rPr>
          <w:fldChar w:fldCharType="separate"/>
        </w:r>
        <w:r>
          <w:rPr>
            <w:noProof/>
            <w:webHidden/>
          </w:rPr>
          <w:t>47</w:t>
        </w:r>
        <w:r w:rsidRPr="00C56655">
          <w:rPr>
            <w:noProof/>
            <w:webHidden/>
          </w:rPr>
          <w:fldChar w:fldCharType="end"/>
        </w:r>
      </w:hyperlink>
    </w:p>
    <w:p w14:paraId="40F5665E" w14:textId="77777777" w:rsidR="00C56655" w:rsidRPr="00C56655" w:rsidRDefault="00C56655">
      <w:pPr>
        <w:pStyle w:val="TableofFigures"/>
        <w:rPr>
          <w:rFonts w:asciiTheme="minorHAnsi" w:eastAsiaTheme="minorEastAsia" w:hAnsiTheme="minorHAnsi" w:cstheme="minorBidi"/>
          <w:noProof/>
          <w:sz w:val="22"/>
          <w:szCs w:val="22"/>
          <w:lang w:eastAsia="en-GB"/>
        </w:rPr>
      </w:pPr>
      <w:hyperlink w:anchor="_Toc513580820" w:history="1">
        <w:r w:rsidRPr="00C56655">
          <w:rPr>
            <w:rStyle w:val="Hyperlink"/>
            <w:noProof/>
          </w:rPr>
          <w:t>Figure 42: Default Tab Stop Custom Document Property</w:t>
        </w:r>
        <w:r w:rsidRPr="00C56655">
          <w:rPr>
            <w:noProof/>
            <w:webHidden/>
          </w:rPr>
          <w:tab/>
        </w:r>
        <w:r w:rsidRPr="00C56655">
          <w:rPr>
            <w:noProof/>
            <w:webHidden/>
          </w:rPr>
          <w:fldChar w:fldCharType="begin"/>
        </w:r>
        <w:r w:rsidRPr="00C56655">
          <w:rPr>
            <w:noProof/>
            <w:webHidden/>
          </w:rPr>
          <w:instrText xml:space="preserve"> PAGEREF _Toc513580820 \h </w:instrText>
        </w:r>
        <w:r w:rsidRPr="00C56655">
          <w:rPr>
            <w:noProof/>
            <w:webHidden/>
          </w:rPr>
        </w:r>
        <w:r w:rsidRPr="00C56655">
          <w:rPr>
            <w:noProof/>
            <w:webHidden/>
          </w:rPr>
          <w:fldChar w:fldCharType="separate"/>
        </w:r>
        <w:r>
          <w:rPr>
            <w:noProof/>
            <w:webHidden/>
          </w:rPr>
          <w:t>48</w:t>
        </w:r>
        <w:r w:rsidRPr="00C56655">
          <w:rPr>
            <w:noProof/>
            <w:webHidden/>
          </w:rPr>
          <w:fldChar w:fldCharType="end"/>
        </w:r>
      </w:hyperlink>
    </w:p>
    <w:p w14:paraId="21650435" w14:textId="77777777" w:rsidR="00C56655" w:rsidRPr="00C56655" w:rsidRDefault="00C56655">
      <w:pPr>
        <w:pStyle w:val="TableofFigures"/>
        <w:rPr>
          <w:rFonts w:asciiTheme="minorHAnsi" w:eastAsiaTheme="minorEastAsia" w:hAnsiTheme="minorHAnsi" w:cstheme="minorBidi"/>
          <w:noProof/>
          <w:sz w:val="22"/>
          <w:szCs w:val="22"/>
          <w:lang w:eastAsia="en-GB"/>
        </w:rPr>
      </w:pPr>
      <w:hyperlink w:anchor="_Toc513580821" w:history="1">
        <w:r w:rsidRPr="00C56655">
          <w:rPr>
            <w:rStyle w:val="Hyperlink"/>
            <w:noProof/>
          </w:rPr>
          <w:t>Figure 43: DocNoForceSectionSetup, Doc2ndSectionContinuous  Custom Document Properties</w:t>
        </w:r>
        <w:r w:rsidRPr="00C56655">
          <w:rPr>
            <w:noProof/>
            <w:webHidden/>
          </w:rPr>
          <w:tab/>
        </w:r>
        <w:r w:rsidRPr="00C56655">
          <w:rPr>
            <w:noProof/>
            <w:webHidden/>
          </w:rPr>
          <w:fldChar w:fldCharType="begin"/>
        </w:r>
        <w:r w:rsidRPr="00C56655">
          <w:rPr>
            <w:noProof/>
            <w:webHidden/>
          </w:rPr>
          <w:instrText xml:space="preserve"> PAGEREF _Toc513580821 \h </w:instrText>
        </w:r>
        <w:r w:rsidRPr="00C56655">
          <w:rPr>
            <w:noProof/>
            <w:webHidden/>
          </w:rPr>
        </w:r>
        <w:r w:rsidRPr="00C56655">
          <w:rPr>
            <w:noProof/>
            <w:webHidden/>
          </w:rPr>
          <w:fldChar w:fldCharType="separate"/>
        </w:r>
        <w:r>
          <w:rPr>
            <w:noProof/>
            <w:webHidden/>
          </w:rPr>
          <w:t>49</w:t>
        </w:r>
        <w:r w:rsidRPr="00C56655">
          <w:rPr>
            <w:noProof/>
            <w:webHidden/>
          </w:rPr>
          <w:fldChar w:fldCharType="end"/>
        </w:r>
      </w:hyperlink>
    </w:p>
    <w:p w14:paraId="3B5F39D9" w14:textId="77777777" w:rsidR="00C56655" w:rsidRPr="00C56655" w:rsidRDefault="00C56655">
      <w:pPr>
        <w:pStyle w:val="TableofFigures"/>
        <w:rPr>
          <w:rFonts w:asciiTheme="minorHAnsi" w:eastAsiaTheme="minorEastAsia" w:hAnsiTheme="minorHAnsi" w:cstheme="minorBidi"/>
          <w:noProof/>
          <w:sz w:val="22"/>
          <w:szCs w:val="22"/>
          <w:lang w:eastAsia="en-GB"/>
        </w:rPr>
      </w:pPr>
      <w:hyperlink w:anchor="_Toc513580822" w:history="1">
        <w:r w:rsidRPr="00C56655">
          <w:rPr>
            <w:rStyle w:val="Hyperlink"/>
            <w:noProof/>
          </w:rPr>
          <w:t>Figure 44: Default Document Language Custom Document Property</w:t>
        </w:r>
        <w:r w:rsidRPr="00C56655">
          <w:rPr>
            <w:noProof/>
            <w:webHidden/>
          </w:rPr>
          <w:tab/>
        </w:r>
        <w:r w:rsidRPr="00C56655">
          <w:rPr>
            <w:noProof/>
            <w:webHidden/>
          </w:rPr>
          <w:fldChar w:fldCharType="begin"/>
        </w:r>
        <w:r w:rsidRPr="00C56655">
          <w:rPr>
            <w:noProof/>
            <w:webHidden/>
          </w:rPr>
          <w:instrText xml:space="preserve"> PAGEREF _Toc513580822 \h </w:instrText>
        </w:r>
        <w:r w:rsidRPr="00C56655">
          <w:rPr>
            <w:noProof/>
            <w:webHidden/>
          </w:rPr>
        </w:r>
        <w:r w:rsidRPr="00C56655">
          <w:rPr>
            <w:noProof/>
            <w:webHidden/>
          </w:rPr>
          <w:fldChar w:fldCharType="separate"/>
        </w:r>
        <w:r>
          <w:rPr>
            <w:noProof/>
            <w:webHidden/>
          </w:rPr>
          <w:t>50</w:t>
        </w:r>
        <w:r w:rsidRPr="00C56655">
          <w:rPr>
            <w:noProof/>
            <w:webHidden/>
          </w:rPr>
          <w:fldChar w:fldCharType="end"/>
        </w:r>
      </w:hyperlink>
    </w:p>
    <w:p w14:paraId="4F3B1671" w14:textId="77777777" w:rsidR="00C56655" w:rsidRPr="00C56655" w:rsidRDefault="00C56655">
      <w:pPr>
        <w:pStyle w:val="TableofFigures"/>
        <w:rPr>
          <w:rFonts w:asciiTheme="minorHAnsi" w:eastAsiaTheme="minorEastAsia" w:hAnsiTheme="minorHAnsi" w:cstheme="minorBidi"/>
          <w:noProof/>
          <w:sz w:val="22"/>
          <w:szCs w:val="22"/>
          <w:lang w:eastAsia="en-GB"/>
        </w:rPr>
      </w:pPr>
      <w:hyperlink w:anchor="_Toc513580823" w:history="1">
        <w:r w:rsidRPr="00C56655">
          <w:rPr>
            <w:rStyle w:val="Hyperlink"/>
            <w:noProof/>
          </w:rPr>
          <w:t>Figure 45: User-definable Custom Document Properties</w:t>
        </w:r>
        <w:r w:rsidRPr="00C56655">
          <w:rPr>
            <w:noProof/>
            <w:webHidden/>
          </w:rPr>
          <w:tab/>
        </w:r>
        <w:r w:rsidRPr="00C56655">
          <w:rPr>
            <w:noProof/>
            <w:webHidden/>
          </w:rPr>
          <w:fldChar w:fldCharType="begin"/>
        </w:r>
        <w:r w:rsidRPr="00C56655">
          <w:rPr>
            <w:noProof/>
            <w:webHidden/>
          </w:rPr>
          <w:instrText xml:space="preserve"> PAGEREF _Toc513580823 \h </w:instrText>
        </w:r>
        <w:r w:rsidRPr="00C56655">
          <w:rPr>
            <w:noProof/>
            <w:webHidden/>
          </w:rPr>
        </w:r>
        <w:r w:rsidRPr="00C56655">
          <w:rPr>
            <w:noProof/>
            <w:webHidden/>
          </w:rPr>
          <w:fldChar w:fldCharType="separate"/>
        </w:r>
        <w:r>
          <w:rPr>
            <w:noProof/>
            <w:webHidden/>
          </w:rPr>
          <w:t>51</w:t>
        </w:r>
        <w:r w:rsidRPr="00C56655">
          <w:rPr>
            <w:noProof/>
            <w:webHidden/>
          </w:rPr>
          <w:fldChar w:fldCharType="end"/>
        </w:r>
      </w:hyperlink>
    </w:p>
    <w:p w14:paraId="28D8DA5F" w14:textId="77777777" w:rsidR="00C56655" w:rsidRPr="00C56655" w:rsidRDefault="00C56655">
      <w:pPr>
        <w:pStyle w:val="TableofFigures"/>
        <w:rPr>
          <w:rFonts w:asciiTheme="minorHAnsi" w:eastAsiaTheme="minorEastAsia" w:hAnsiTheme="minorHAnsi" w:cstheme="minorBidi"/>
          <w:noProof/>
          <w:sz w:val="22"/>
          <w:szCs w:val="22"/>
          <w:lang w:eastAsia="en-GB"/>
        </w:rPr>
      </w:pPr>
      <w:hyperlink w:anchor="_Toc513580824" w:history="1">
        <w:r w:rsidRPr="00C56655">
          <w:rPr>
            <w:rStyle w:val="Hyperlink"/>
            <w:noProof/>
          </w:rPr>
          <w:t>Figure 46: Insert Managed Custom Document Properties into Document Text</w:t>
        </w:r>
        <w:r w:rsidRPr="00C56655">
          <w:rPr>
            <w:noProof/>
            <w:webHidden/>
          </w:rPr>
          <w:tab/>
        </w:r>
        <w:r w:rsidRPr="00C56655">
          <w:rPr>
            <w:noProof/>
            <w:webHidden/>
          </w:rPr>
          <w:fldChar w:fldCharType="begin"/>
        </w:r>
        <w:r w:rsidRPr="00C56655">
          <w:rPr>
            <w:noProof/>
            <w:webHidden/>
          </w:rPr>
          <w:instrText xml:space="preserve"> PAGEREF _Toc513580824 \h </w:instrText>
        </w:r>
        <w:r w:rsidRPr="00C56655">
          <w:rPr>
            <w:noProof/>
            <w:webHidden/>
          </w:rPr>
        </w:r>
        <w:r w:rsidRPr="00C56655">
          <w:rPr>
            <w:noProof/>
            <w:webHidden/>
          </w:rPr>
          <w:fldChar w:fldCharType="separate"/>
        </w:r>
        <w:r>
          <w:rPr>
            <w:noProof/>
            <w:webHidden/>
          </w:rPr>
          <w:t>52</w:t>
        </w:r>
        <w:r w:rsidRPr="00C56655">
          <w:rPr>
            <w:noProof/>
            <w:webHidden/>
          </w:rPr>
          <w:fldChar w:fldCharType="end"/>
        </w:r>
      </w:hyperlink>
    </w:p>
    <w:p w14:paraId="223E48E1" w14:textId="77777777" w:rsidR="00C56655" w:rsidRPr="00C56655" w:rsidRDefault="00C56655">
      <w:pPr>
        <w:pStyle w:val="TableofFigures"/>
        <w:rPr>
          <w:rFonts w:asciiTheme="minorHAnsi" w:eastAsiaTheme="minorEastAsia" w:hAnsiTheme="minorHAnsi" w:cstheme="minorBidi"/>
          <w:noProof/>
          <w:sz w:val="22"/>
          <w:szCs w:val="22"/>
          <w:lang w:eastAsia="en-GB"/>
        </w:rPr>
      </w:pPr>
      <w:hyperlink w:anchor="_Toc513580825" w:history="1">
        <w:r w:rsidRPr="00C56655">
          <w:rPr>
            <w:rStyle w:val="Hyperlink"/>
            <w:noProof/>
          </w:rPr>
          <w:t>Figure 47: Controls Group on Developer Ribbon</w:t>
        </w:r>
        <w:r w:rsidRPr="00C56655">
          <w:rPr>
            <w:noProof/>
            <w:webHidden/>
          </w:rPr>
          <w:tab/>
        </w:r>
        <w:r w:rsidRPr="00C56655">
          <w:rPr>
            <w:noProof/>
            <w:webHidden/>
          </w:rPr>
          <w:fldChar w:fldCharType="begin"/>
        </w:r>
        <w:r w:rsidRPr="00C56655">
          <w:rPr>
            <w:noProof/>
            <w:webHidden/>
          </w:rPr>
          <w:instrText xml:space="preserve"> PAGEREF _Toc513580825 \h </w:instrText>
        </w:r>
        <w:r w:rsidRPr="00C56655">
          <w:rPr>
            <w:noProof/>
            <w:webHidden/>
          </w:rPr>
        </w:r>
        <w:r w:rsidRPr="00C56655">
          <w:rPr>
            <w:noProof/>
            <w:webHidden/>
          </w:rPr>
          <w:fldChar w:fldCharType="separate"/>
        </w:r>
        <w:r>
          <w:rPr>
            <w:noProof/>
            <w:webHidden/>
          </w:rPr>
          <w:t>52</w:t>
        </w:r>
        <w:r w:rsidRPr="00C56655">
          <w:rPr>
            <w:noProof/>
            <w:webHidden/>
          </w:rPr>
          <w:fldChar w:fldCharType="end"/>
        </w:r>
      </w:hyperlink>
    </w:p>
    <w:p w14:paraId="4A7E9576" w14:textId="77777777" w:rsidR="00C56655" w:rsidRPr="00C56655" w:rsidRDefault="00C56655">
      <w:pPr>
        <w:pStyle w:val="TableofFigures"/>
        <w:rPr>
          <w:rFonts w:asciiTheme="minorHAnsi" w:eastAsiaTheme="minorEastAsia" w:hAnsiTheme="minorHAnsi" w:cstheme="minorBidi"/>
          <w:noProof/>
          <w:sz w:val="22"/>
          <w:szCs w:val="22"/>
          <w:lang w:eastAsia="en-GB"/>
        </w:rPr>
      </w:pPr>
      <w:hyperlink w:anchor="_Toc513580826" w:history="1">
        <w:r w:rsidRPr="00C56655">
          <w:rPr>
            <w:rStyle w:val="Hyperlink"/>
            <w:noProof/>
          </w:rPr>
          <w:t>Figure 48: Formatting Signatory Block – Select Two Rows and Three Columns</w:t>
        </w:r>
        <w:r w:rsidRPr="00C56655">
          <w:rPr>
            <w:noProof/>
            <w:webHidden/>
          </w:rPr>
          <w:tab/>
        </w:r>
        <w:r w:rsidRPr="00C56655">
          <w:rPr>
            <w:noProof/>
            <w:webHidden/>
          </w:rPr>
          <w:fldChar w:fldCharType="begin"/>
        </w:r>
        <w:r w:rsidRPr="00C56655">
          <w:rPr>
            <w:noProof/>
            <w:webHidden/>
          </w:rPr>
          <w:instrText xml:space="preserve"> PAGEREF _Toc513580826 \h </w:instrText>
        </w:r>
        <w:r w:rsidRPr="00C56655">
          <w:rPr>
            <w:noProof/>
            <w:webHidden/>
          </w:rPr>
        </w:r>
        <w:r w:rsidRPr="00C56655">
          <w:rPr>
            <w:noProof/>
            <w:webHidden/>
          </w:rPr>
          <w:fldChar w:fldCharType="separate"/>
        </w:r>
        <w:r>
          <w:rPr>
            <w:noProof/>
            <w:webHidden/>
          </w:rPr>
          <w:t>53</w:t>
        </w:r>
        <w:r w:rsidRPr="00C56655">
          <w:rPr>
            <w:noProof/>
            <w:webHidden/>
          </w:rPr>
          <w:fldChar w:fldCharType="end"/>
        </w:r>
      </w:hyperlink>
    </w:p>
    <w:p w14:paraId="7538B2C5" w14:textId="77777777" w:rsidR="00C56655" w:rsidRPr="00C56655" w:rsidRDefault="00C56655">
      <w:pPr>
        <w:pStyle w:val="TableofFigures"/>
        <w:rPr>
          <w:rFonts w:asciiTheme="minorHAnsi" w:eastAsiaTheme="minorEastAsia" w:hAnsiTheme="minorHAnsi" w:cstheme="minorBidi"/>
          <w:noProof/>
          <w:sz w:val="22"/>
          <w:szCs w:val="22"/>
          <w:lang w:eastAsia="en-GB"/>
        </w:rPr>
      </w:pPr>
      <w:hyperlink w:anchor="_Toc513580827" w:history="1">
        <w:r w:rsidRPr="00C56655">
          <w:rPr>
            <w:rStyle w:val="Hyperlink"/>
            <w:noProof/>
          </w:rPr>
          <w:t>Figure 49: Formatting Signatory Block – Default Macro Selection</w:t>
        </w:r>
        <w:r w:rsidRPr="00C56655">
          <w:rPr>
            <w:noProof/>
            <w:webHidden/>
          </w:rPr>
          <w:tab/>
        </w:r>
        <w:r w:rsidRPr="00C56655">
          <w:rPr>
            <w:noProof/>
            <w:webHidden/>
          </w:rPr>
          <w:fldChar w:fldCharType="begin"/>
        </w:r>
        <w:r w:rsidRPr="00C56655">
          <w:rPr>
            <w:noProof/>
            <w:webHidden/>
          </w:rPr>
          <w:instrText xml:space="preserve"> PAGEREF _Toc513580827 \h </w:instrText>
        </w:r>
        <w:r w:rsidRPr="00C56655">
          <w:rPr>
            <w:noProof/>
            <w:webHidden/>
          </w:rPr>
        </w:r>
        <w:r w:rsidRPr="00C56655">
          <w:rPr>
            <w:noProof/>
            <w:webHidden/>
          </w:rPr>
          <w:fldChar w:fldCharType="separate"/>
        </w:r>
        <w:r>
          <w:rPr>
            <w:noProof/>
            <w:webHidden/>
          </w:rPr>
          <w:t>54</w:t>
        </w:r>
        <w:r w:rsidRPr="00C56655">
          <w:rPr>
            <w:noProof/>
            <w:webHidden/>
          </w:rPr>
          <w:fldChar w:fldCharType="end"/>
        </w:r>
      </w:hyperlink>
    </w:p>
    <w:p w14:paraId="1B2F26C8" w14:textId="77777777" w:rsidR="00C56655" w:rsidRPr="00C56655" w:rsidRDefault="00C56655">
      <w:pPr>
        <w:pStyle w:val="TableofFigures"/>
        <w:rPr>
          <w:rFonts w:asciiTheme="minorHAnsi" w:eastAsiaTheme="minorEastAsia" w:hAnsiTheme="minorHAnsi" w:cstheme="minorBidi"/>
          <w:noProof/>
          <w:sz w:val="22"/>
          <w:szCs w:val="22"/>
          <w:lang w:eastAsia="en-GB"/>
        </w:rPr>
      </w:pPr>
      <w:hyperlink w:anchor="_Toc513580828" w:history="1">
        <w:r w:rsidRPr="00C56655">
          <w:rPr>
            <w:rStyle w:val="Hyperlink"/>
            <w:noProof/>
          </w:rPr>
          <w:t>Figure 50: Formatting Signatory Block – Result</w:t>
        </w:r>
        <w:r w:rsidRPr="00C56655">
          <w:rPr>
            <w:noProof/>
            <w:webHidden/>
          </w:rPr>
          <w:tab/>
        </w:r>
        <w:r w:rsidRPr="00C56655">
          <w:rPr>
            <w:noProof/>
            <w:webHidden/>
          </w:rPr>
          <w:fldChar w:fldCharType="begin"/>
        </w:r>
        <w:r w:rsidRPr="00C56655">
          <w:rPr>
            <w:noProof/>
            <w:webHidden/>
          </w:rPr>
          <w:instrText xml:space="preserve"> PAGEREF _Toc513580828 \h </w:instrText>
        </w:r>
        <w:r w:rsidRPr="00C56655">
          <w:rPr>
            <w:noProof/>
            <w:webHidden/>
          </w:rPr>
        </w:r>
        <w:r w:rsidRPr="00C56655">
          <w:rPr>
            <w:noProof/>
            <w:webHidden/>
          </w:rPr>
          <w:fldChar w:fldCharType="separate"/>
        </w:r>
        <w:r>
          <w:rPr>
            <w:noProof/>
            <w:webHidden/>
          </w:rPr>
          <w:t>54</w:t>
        </w:r>
        <w:r w:rsidRPr="00C56655">
          <w:rPr>
            <w:noProof/>
            <w:webHidden/>
          </w:rPr>
          <w:fldChar w:fldCharType="end"/>
        </w:r>
      </w:hyperlink>
    </w:p>
    <w:p w14:paraId="7AEF79D4" w14:textId="77777777" w:rsidR="00C56655" w:rsidRPr="00C56655" w:rsidRDefault="00C56655">
      <w:pPr>
        <w:pStyle w:val="TableofFigures"/>
        <w:rPr>
          <w:rFonts w:asciiTheme="minorHAnsi" w:eastAsiaTheme="minorEastAsia" w:hAnsiTheme="minorHAnsi" w:cstheme="minorBidi"/>
          <w:noProof/>
          <w:sz w:val="22"/>
          <w:szCs w:val="22"/>
          <w:lang w:eastAsia="en-GB"/>
        </w:rPr>
      </w:pPr>
      <w:hyperlink w:anchor="_Toc513580829" w:history="1">
        <w:r w:rsidRPr="00C56655">
          <w:rPr>
            <w:rStyle w:val="Hyperlink"/>
            <w:noProof/>
          </w:rPr>
          <w:t>Figure 51: Custom Signatory Block Formatting – Reference to BaseTemplate</w:t>
        </w:r>
        <w:r w:rsidRPr="00C56655">
          <w:rPr>
            <w:noProof/>
            <w:webHidden/>
          </w:rPr>
          <w:tab/>
        </w:r>
        <w:r w:rsidRPr="00C56655">
          <w:rPr>
            <w:noProof/>
            <w:webHidden/>
          </w:rPr>
          <w:fldChar w:fldCharType="begin"/>
        </w:r>
        <w:r w:rsidRPr="00C56655">
          <w:rPr>
            <w:noProof/>
            <w:webHidden/>
          </w:rPr>
          <w:instrText xml:space="preserve"> PAGEREF _Toc513580829 \h </w:instrText>
        </w:r>
        <w:r w:rsidRPr="00C56655">
          <w:rPr>
            <w:noProof/>
            <w:webHidden/>
          </w:rPr>
        </w:r>
        <w:r w:rsidRPr="00C56655">
          <w:rPr>
            <w:noProof/>
            <w:webHidden/>
          </w:rPr>
          <w:fldChar w:fldCharType="separate"/>
        </w:r>
        <w:r>
          <w:rPr>
            <w:noProof/>
            <w:webHidden/>
          </w:rPr>
          <w:t>55</w:t>
        </w:r>
        <w:r w:rsidRPr="00C56655">
          <w:rPr>
            <w:noProof/>
            <w:webHidden/>
          </w:rPr>
          <w:fldChar w:fldCharType="end"/>
        </w:r>
      </w:hyperlink>
    </w:p>
    <w:p w14:paraId="5021BC8A" w14:textId="77777777" w:rsidR="00C56655" w:rsidRPr="00C56655" w:rsidRDefault="00C56655">
      <w:pPr>
        <w:pStyle w:val="TableofFigures"/>
        <w:rPr>
          <w:rFonts w:asciiTheme="minorHAnsi" w:eastAsiaTheme="minorEastAsia" w:hAnsiTheme="minorHAnsi" w:cstheme="minorBidi"/>
          <w:noProof/>
          <w:sz w:val="22"/>
          <w:szCs w:val="22"/>
          <w:lang w:eastAsia="en-GB"/>
        </w:rPr>
      </w:pPr>
      <w:hyperlink w:anchor="_Toc513580830" w:history="1">
        <w:r w:rsidRPr="00C56655">
          <w:rPr>
            <w:rStyle w:val="Hyperlink"/>
            <w:noProof/>
          </w:rPr>
          <w:t>Figure 52: Custom Signatory Block Formatting – Macro Example</w:t>
        </w:r>
        <w:r w:rsidRPr="00C56655">
          <w:rPr>
            <w:noProof/>
            <w:webHidden/>
          </w:rPr>
          <w:tab/>
        </w:r>
        <w:r w:rsidRPr="00C56655">
          <w:rPr>
            <w:noProof/>
            <w:webHidden/>
          </w:rPr>
          <w:fldChar w:fldCharType="begin"/>
        </w:r>
        <w:r w:rsidRPr="00C56655">
          <w:rPr>
            <w:noProof/>
            <w:webHidden/>
          </w:rPr>
          <w:instrText xml:space="preserve"> PAGEREF _Toc513580830 \h </w:instrText>
        </w:r>
        <w:r w:rsidRPr="00C56655">
          <w:rPr>
            <w:noProof/>
            <w:webHidden/>
          </w:rPr>
        </w:r>
        <w:r w:rsidRPr="00C56655">
          <w:rPr>
            <w:noProof/>
            <w:webHidden/>
          </w:rPr>
          <w:fldChar w:fldCharType="separate"/>
        </w:r>
        <w:r>
          <w:rPr>
            <w:noProof/>
            <w:webHidden/>
          </w:rPr>
          <w:t>55</w:t>
        </w:r>
        <w:r w:rsidRPr="00C56655">
          <w:rPr>
            <w:noProof/>
            <w:webHidden/>
          </w:rPr>
          <w:fldChar w:fldCharType="end"/>
        </w:r>
      </w:hyperlink>
    </w:p>
    <w:p w14:paraId="394AE428" w14:textId="77777777" w:rsidR="00C56655" w:rsidRPr="00C56655" w:rsidRDefault="00C56655">
      <w:pPr>
        <w:pStyle w:val="TableofFigures"/>
        <w:rPr>
          <w:rFonts w:asciiTheme="minorHAnsi" w:eastAsiaTheme="minorEastAsia" w:hAnsiTheme="minorHAnsi" w:cstheme="minorBidi"/>
          <w:noProof/>
          <w:sz w:val="22"/>
          <w:szCs w:val="22"/>
          <w:lang w:eastAsia="en-GB"/>
        </w:rPr>
      </w:pPr>
      <w:hyperlink w:anchor="_Toc513580831" w:history="1">
        <w:r w:rsidRPr="00C56655">
          <w:rPr>
            <w:rStyle w:val="Hyperlink"/>
            <w:noProof/>
          </w:rPr>
          <w:t>Figure 53: Custom Signatory Block Formatting – Custom Macro Selection</w:t>
        </w:r>
        <w:r w:rsidRPr="00C56655">
          <w:rPr>
            <w:noProof/>
            <w:webHidden/>
          </w:rPr>
          <w:tab/>
        </w:r>
        <w:r w:rsidRPr="00C56655">
          <w:rPr>
            <w:noProof/>
            <w:webHidden/>
          </w:rPr>
          <w:fldChar w:fldCharType="begin"/>
        </w:r>
        <w:r w:rsidRPr="00C56655">
          <w:rPr>
            <w:noProof/>
            <w:webHidden/>
          </w:rPr>
          <w:instrText xml:space="preserve"> PAGEREF _Toc513580831 \h </w:instrText>
        </w:r>
        <w:r w:rsidRPr="00C56655">
          <w:rPr>
            <w:noProof/>
            <w:webHidden/>
          </w:rPr>
        </w:r>
        <w:r w:rsidRPr="00C56655">
          <w:rPr>
            <w:noProof/>
            <w:webHidden/>
          </w:rPr>
          <w:fldChar w:fldCharType="separate"/>
        </w:r>
        <w:r>
          <w:rPr>
            <w:noProof/>
            <w:webHidden/>
          </w:rPr>
          <w:t>56</w:t>
        </w:r>
        <w:r w:rsidRPr="00C56655">
          <w:rPr>
            <w:noProof/>
            <w:webHidden/>
          </w:rPr>
          <w:fldChar w:fldCharType="end"/>
        </w:r>
      </w:hyperlink>
    </w:p>
    <w:p w14:paraId="091FAD33" w14:textId="77777777" w:rsidR="00C56655" w:rsidRPr="00C56655" w:rsidRDefault="00C56655">
      <w:pPr>
        <w:pStyle w:val="TableofFigures"/>
        <w:rPr>
          <w:rFonts w:asciiTheme="minorHAnsi" w:eastAsiaTheme="minorEastAsia" w:hAnsiTheme="minorHAnsi" w:cstheme="minorBidi"/>
          <w:noProof/>
          <w:sz w:val="22"/>
          <w:szCs w:val="22"/>
          <w:lang w:eastAsia="en-GB"/>
        </w:rPr>
      </w:pPr>
      <w:hyperlink w:anchor="_Toc513580832" w:history="1">
        <w:r w:rsidRPr="00C56655">
          <w:rPr>
            <w:rStyle w:val="Hyperlink"/>
            <w:noProof/>
          </w:rPr>
          <w:t>Figure 54: Default Form Content</w:t>
        </w:r>
        <w:r w:rsidRPr="00C56655">
          <w:rPr>
            <w:noProof/>
            <w:webHidden/>
          </w:rPr>
          <w:tab/>
        </w:r>
        <w:r w:rsidRPr="00C56655">
          <w:rPr>
            <w:noProof/>
            <w:webHidden/>
          </w:rPr>
          <w:fldChar w:fldCharType="begin"/>
        </w:r>
        <w:r w:rsidRPr="00C56655">
          <w:rPr>
            <w:noProof/>
            <w:webHidden/>
          </w:rPr>
          <w:instrText xml:space="preserve"> PAGEREF _Toc513580832 \h </w:instrText>
        </w:r>
        <w:r w:rsidRPr="00C56655">
          <w:rPr>
            <w:noProof/>
            <w:webHidden/>
          </w:rPr>
        </w:r>
        <w:r w:rsidRPr="00C56655">
          <w:rPr>
            <w:noProof/>
            <w:webHidden/>
          </w:rPr>
          <w:fldChar w:fldCharType="separate"/>
        </w:r>
        <w:r>
          <w:rPr>
            <w:noProof/>
            <w:webHidden/>
          </w:rPr>
          <w:t>79</w:t>
        </w:r>
        <w:r w:rsidRPr="00C56655">
          <w:rPr>
            <w:noProof/>
            <w:webHidden/>
          </w:rPr>
          <w:fldChar w:fldCharType="end"/>
        </w:r>
      </w:hyperlink>
    </w:p>
    <w:p w14:paraId="3E3A7182" w14:textId="5DE1C5BE" w:rsidR="00C31C5F" w:rsidRPr="00C56655" w:rsidRDefault="00C31C5F" w:rsidP="00C31C5F">
      <w:pPr>
        <w:spacing w:before="120"/>
        <w:rPr>
          <w:sz w:val="2"/>
        </w:rPr>
      </w:pPr>
      <w:r w:rsidRPr="00C56655">
        <w:fldChar w:fldCharType="end"/>
      </w:r>
    </w:p>
    <w:p w14:paraId="63215B52" w14:textId="77777777" w:rsidR="00C31C5F" w:rsidRPr="00C56655" w:rsidRDefault="00C31C5F" w:rsidP="00C31C5F">
      <w:pPr>
        <w:pStyle w:val="HeaderConfig"/>
      </w:pPr>
      <w:r w:rsidRPr="00C56655">
        <w:t>Tables</w:t>
      </w:r>
    </w:p>
    <w:p w14:paraId="11B9437D" w14:textId="77777777" w:rsidR="00C31C5F" w:rsidRPr="00C56655" w:rsidRDefault="00C31C5F" w:rsidP="00C31C5F">
      <w:pPr>
        <w:keepNext/>
        <w:rPr>
          <w:sz w:val="2"/>
        </w:rPr>
      </w:pPr>
    </w:p>
    <w:p w14:paraId="33412417" w14:textId="77777777" w:rsidR="00C56655" w:rsidRPr="00C56655" w:rsidRDefault="00C31C5F">
      <w:pPr>
        <w:pStyle w:val="TableofFigures"/>
        <w:rPr>
          <w:rFonts w:asciiTheme="minorHAnsi" w:eastAsiaTheme="minorEastAsia" w:hAnsiTheme="minorHAnsi" w:cstheme="minorBidi"/>
          <w:noProof/>
          <w:sz w:val="22"/>
          <w:szCs w:val="22"/>
          <w:lang w:eastAsia="en-GB"/>
        </w:rPr>
      </w:pPr>
      <w:r w:rsidRPr="00C56655">
        <w:fldChar w:fldCharType="begin"/>
      </w:r>
      <w:r w:rsidRPr="00C56655">
        <w:instrText xml:space="preserve"> TOC \h \z \c "Table" </w:instrText>
      </w:r>
      <w:r w:rsidRPr="00C56655">
        <w:fldChar w:fldCharType="separate"/>
      </w:r>
      <w:hyperlink w:anchor="_Toc513580833" w:history="1">
        <w:r w:rsidR="00C56655" w:rsidRPr="00C56655">
          <w:rPr>
            <w:rStyle w:val="Hyperlink"/>
            <w:noProof/>
          </w:rPr>
          <w:t>Table 1: Impact of Automated Template System Changes on Working Documents</w:t>
        </w:r>
        <w:r w:rsidR="00C56655" w:rsidRPr="00C56655">
          <w:rPr>
            <w:noProof/>
            <w:webHidden/>
          </w:rPr>
          <w:tab/>
        </w:r>
        <w:r w:rsidR="00C56655" w:rsidRPr="00C56655">
          <w:rPr>
            <w:noProof/>
            <w:webHidden/>
          </w:rPr>
          <w:fldChar w:fldCharType="begin"/>
        </w:r>
        <w:r w:rsidR="00C56655" w:rsidRPr="00C56655">
          <w:rPr>
            <w:noProof/>
            <w:webHidden/>
          </w:rPr>
          <w:instrText xml:space="preserve"> PAGEREF _Toc513580833 \h </w:instrText>
        </w:r>
        <w:r w:rsidR="00C56655" w:rsidRPr="00C56655">
          <w:rPr>
            <w:noProof/>
            <w:webHidden/>
          </w:rPr>
        </w:r>
        <w:r w:rsidR="00C56655" w:rsidRPr="00C56655">
          <w:rPr>
            <w:noProof/>
            <w:webHidden/>
          </w:rPr>
          <w:fldChar w:fldCharType="separate"/>
        </w:r>
        <w:r w:rsidR="00C56655">
          <w:rPr>
            <w:noProof/>
            <w:webHidden/>
          </w:rPr>
          <w:t>7</w:t>
        </w:r>
        <w:r w:rsidR="00C56655" w:rsidRPr="00C56655">
          <w:rPr>
            <w:noProof/>
            <w:webHidden/>
          </w:rPr>
          <w:fldChar w:fldCharType="end"/>
        </w:r>
      </w:hyperlink>
    </w:p>
    <w:p w14:paraId="6512479E" w14:textId="77777777" w:rsidR="00C56655" w:rsidRPr="00C56655" w:rsidRDefault="00C56655">
      <w:pPr>
        <w:pStyle w:val="TableofFigures"/>
        <w:rPr>
          <w:rFonts w:asciiTheme="minorHAnsi" w:eastAsiaTheme="minorEastAsia" w:hAnsiTheme="minorHAnsi" w:cstheme="minorBidi"/>
          <w:noProof/>
          <w:sz w:val="22"/>
          <w:szCs w:val="22"/>
          <w:lang w:eastAsia="en-GB"/>
        </w:rPr>
      </w:pPr>
      <w:hyperlink w:anchor="_Toc513580834" w:history="1">
        <w:r w:rsidRPr="00C56655">
          <w:rPr>
            <w:rStyle w:val="Hyperlink"/>
            <w:noProof/>
          </w:rPr>
          <w:t>Table 2: Requirements Utility Usage Example, Type 1</w:t>
        </w:r>
        <w:r w:rsidRPr="00C56655">
          <w:rPr>
            <w:noProof/>
            <w:webHidden/>
          </w:rPr>
          <w:tab/>
        </w:r>
        <w:r w:rsidRPr="00C56655">
          <w:rPr>
            <w:noProof/>
            <w:webHidden/>
          </w:rPr>
          <w:fldChar w:fldCharType="begin"/>
        </w:r>
        <w:r w:rsidRPr="00C56655">
          <w:rPr>
            <w:noProof/>
            <w:webHidden/>
          </w:rPr>
          <w:instrText xml:space="preserve"> PAGEREF _Toc513580834 \h </w:instrText>
        </w:r>
        <w:r w:rsidRPr="00C56655">
          <w:rPr>
            <w:noProof/>
            <w:webHidden/>
          </w:rPr>
        </w:r>
        <w:r w:rsidRPr="00C56655">
          <w:rPr>
            <w:noProof/>
            <w:webHidden/>
          </w:rPr>
          <w:fldChar w:fldCharType="separate"/>
        </w:r>
        <w:r>
          <w:rPr>
            <w:noProof/>
            <w:webHidden/>
          </w:rPr>
          <w:t>43</w:t>
        </w:r>
        <w:r w:rsidRPr="00C56655">
          <w:rPr>
            <w:noProof/>
            <w:webHidden/>
          </w:rPr>
          <w:fldChar w:fldCharType="end"/>
        </w:r>
      </w:hyperlink>
    </w:p>
    <w:p w14:paraId="09525A42" w14:textId="77777777" w:rsidR="00C56655" w:rsidRPr="00C56655" w:rsidRDefault="00C56655">
      <w:pPr>
        <w:pStyle w:val="TableofFigures"/>
        <w:rPr>
          <w:rFonts w:asciiTheme="minorHAnsi" w:eastAsiaTheme="minorEastAsia" w:hAnsiTheme="minorHAnsi" w:cstheme="minorBidi"/>
          <w:noProof/>
          <w:sz w:val="22"/>
          <w:szCs w:val="22"/>
          <w:lang w:eastAsia="en-GB"/>
        </w:rPr>
      </w:pPr>
      <w:hyperlink w:anchor="_Toc513580835" w:history="1">
        <w:r w:rsidRPr="00C56655">
          <w:rPr>
            <w:rStyle w:val="Hyperlink"/>
            <w:noProof/>
          </w:rPr>
          <w:t>Table 3: Requirements Cross Reference</w:t>
        </w:r>
        <w:r w:rsidRPr="00C56655">
          <w:rPr>
            <w:noProof/>
            <w:webHidden/>
          </w:rPr>
          <w:tab/>
        </w:r>
        <w:r w:rsidRPr="00C56655">
          <w:rPr>
            <w:noProof/>
            <w:webHidden/>
          </w:rPr>
          <w:fldChar w:fldCharType="begin"/>
        </w:r>
        <w:r w:rsidRPr="00C56655">
          <w:rPr>
            <w:noProof/>
            <w:webHidden/>
          </w:rPr>
          <w:instrText xml:space="preserve"> PAGEREF _Toc513580835 \h </w:instrText>
        </w:r>
        <w:r w:rsidRPr="00C56655">
          <w:rPr>
            <w:noProof/>
            <w:webHidden/>
          </w:rPr>
        </w:r>
        <w:r w:rsidRPr="00C56655">
          <w:rPr>
            <w:noProof/>
            <w:webHidden/>
          </w:rPr>
          <w:fldChar w:fldCharType="separate"/>
        </w:r>
        <w:r>
          <w:rPr>
            <w:noProof/>
            <w:webHidden/>
          </w:rPr>
          <w:t>43</w:t>
        </w:r>
        <w:r w:rsidRPr="00C56655">
          <w:rPr>
            <w:noProof/>
            <w:webHidden/>
          </w:rPr>
          <w:fldChar w:fldCharType="end"/>
        </w:r>
      </w:hyperlink>
    </w:p>
    <w:p w14:paraId="375D51FF" w14:textId="77777777" w:rsidR="00C56655" w:rsidRPr="00C56655" w:rsidRDefault="00C56655">
      <w:pPr>
        <w:pStyle w:val="TableofFigures"/>
        <w:rPr>
          <w:rFonts w:asciiTheme="minorHAnsi" w:eastAsiaTheme="minorEastAsia" w:hAnsiTheme="minorHAnsi" w:cstheme="minorBidi"/>
          <w:noProof/>
          <w:sz w:val="22"/>
          <w:szCs w:val="22"/>
          <w:lang w:eastAsia="en-GB"/>
        </w:rPr>
      </w:pPr>
      <w:hyperlink w:anchor="_Toc513580836" w:history="1">
        <w:r w:rsidRPr="00C56655">
          <w:rPr>
            <w:rStyle w:val="Hyperlink"/>
            <w:noProof/>
          </w:rPr>
          <w:t>Table 4: Requirements Utility Usage Example, Type 2</w:t>
        </w:r>
        <w:r w:rsidRPr="00C56655">
          <w:rPr>
            <w:noProof/>
            <w:webHidden/>
          </w:rPr>
          <w:tab/>
        </w:r>
        <w:r w:rsidRPr="00C56655">
          <w:rPr>
            <w:noProof/>
            <w:webHidden/>
          </w:rPr>
          <w:fldChar w:fldCharType="begin"/>
        </w:r>
        <w:r w:rsidRPr="00C56655">
          <w:rPr>
            <w:noProof/>
            <w:webHidden/>
          </w:rPr>
          <w:instrText xml:space="preserve"> PAGEREF _Toc513580836 \h </w:instrText>
        </w:r>
        <w:r w:rsidRPr="00C56655">
          <w:rPr>
            <w:noProof/>
            <w:webHidden/>
          </w:rPr>
        </w:r>
        <w:r w:rsidRPr="00C56655">
          <w:rPr>
            <w:noProof/>
            <w:webHidden/>
          </w:rPr>
          <w:fldChar w:fldCharType="separate"/>
        </w:r>
        <w:r>
          <w:rPr>
            <w:noProof/>
            <w:webHidden/>
          </w:rPr>
          <w:t>43</w:t>
        </w:r>
        <w:r w:rsidRPr="00C56655">
          <w:rPr>
            <w:noProof/>
            <w:webHidden/>
          </w:rPr>
          <w:fldChar w:fldCharType="end"/>
        </w:r>
      </w:hyperlink>
    </w:p>
    <w:p w14:paraId="121F6A13" w14:textId="77777777" w:rsidR="00C56655" w:rsidRPr="00C56655" w:rsidRDefault="00C56655">
      <w:pPr>
        <w:pStyle w:val="TableofFigures"/>
        <w:rPr>
          <w:rFonts w:asciiTheme="minorHAnsi" w:eastAsiaTheme="minorEastAsia" w:hAnsiTheme="minorHAnsi" w:cstheme="minorBidi"/>
          <w:noProof/>
          <w:sz w:val="22"/>
          <w:szCs w:val="22"/>
          <w:lang w:eastAsia="en-GB"/>
        </w:rPr>
      </w:pPr>
      <w:hyperlink w:anchor="_Toc513580837" w:history="1">
        <w:r w:rsidRPr="00C56655">
          <w:rPr>
            <w:rStyle w:val="Hyperlink"/>
            <w:noProof/>
          </w:rPr>
          <w:t>Table 5: Requirements Cross Reference</w:t>
        </w:r>
        <w:r w:rsidRPr="00C56655">
          <w:rPr>
            <w:noProof/>
            <w:webHidden/>
          </w:rPr>
          <w:tab/>
        </w:r>
        <w:r w:rsidRPr="00C56655">
          <w:rPr>
            <w:noProof/>
            <w:webHidden/>
          </w:rPr>
          <w:fldChar w:fldCharType="begin"/>
        </w:r>
        <w:r w:rsidRPr="00C56655">
          <w:rPr>
            <w:noProof/>
            <w:webHidden/>
          </w:rPr>
          <w:instrText xml:space="preserve"> PAGEREF _Toc513580837 \h </w:instrText>
        </w:r>
        <w:r w:rsidRPr="00C56655">
          <w:rPr>
            <w:noProof/>
            <w:webHidden/>
          </w:rPr>
        </w:r>
        <w:r w:rsidRPr="00C56655">
          <w:rPr>
            <w:noProof/>
            <w:webHidden/>
          </w:rPr>
          <w:fldChar w:fldCharType="separate"/>
        </w:r>
        <w:r>
          <w:rPr>
            <w:noProof/>
            <w:webHidden/>
          </w:rPr>
          <w:t>43</w:t>
        </w:r>
        <w:r w:rsidRPr="00C56655">
          <w:rPr>
            <w:noProof/>
            <w:webHidden/>
          </w:rPr>
          <w:fldChar w:fldCharType="end"/>
        </w:r>
      </w:hyperlink>
    </w:p>
    <w:p w14:paraId="26EDACB9" w14:textId="260A7B9A" w:rsidR="00C31C5F" w:rsidRPr="00C56655" w:rsidRDefault="00C31C5F" w:rsidP="00C31C5F">
      <w:pPr>
        <w:spacing w:before="120"/>
        <w:rPr>
          <w:sz w:val="2"/>
        </w:rPr>
      </w:pPr>
      <w:r w:rsidRPr="00C56655">
        <w:fldChar w:fldCharType="end"/>
      </w:r>
    </w:p>
    <w:p w14:paraId="0707FF51" w14:textId="77777777" w:rsidR="00C31C5F" w:rsidRPr="00C56655" w:rsidRDefault="00C31C5F" w:rsidP="00C31C5F">
      <w:pPr>
        <w:rPr>
          <w:sz w:val="2"/>
          <w:szCs w:val="2"/>
        </w:rPr>
      </w:pPr>
    </w:p>
    <w:p w14:paraId="58DA6C30" w14:textId="77777777" w:rsidR="00C31C5F" w:rsidRPr="00C56655" w:rsidRDefault="00C31C5F" w:rsidP="00C31C5F">
      <w:pPr>
        <w:pStyle w:val="HeaderAbbreviations"/>
      </w:pPr>
      <w:bookmarkStart w:id="1" w:name="_Toc513580658"/>
      <w:r w:rsidRPr="00C56655">
        <w:lastRenderedPageBreak/>
        <w:t>Abbreviations</w:t>
      </w:r>
      <w:bookmarkEnd w:id="1"/>
    </w:p>
    <w:p w14:paraId="4E755C42" w14:textId="77777777" w:rsidR="00C31C5F" w:rsidRPr="00C56655" w:rsidRDefault="00C31C5F" w:rsidP="00C31C5F">
      <w:pPr>
        <w:spacing w:after="240"/>
        <w:rPr>
          <w:rFonts w:eastAsia="Arial Unicode MS"/>
        </w:rPr>
      </w:pPr>
      <w:r w:rsidRPr="00C56655">
        <w:rPr>
          <w:rFonts w:eastAsia="Arial Unicode MS"/>
        </w:rPr>
        <w:t>This list contains the abbreviations used in this document.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294"/>
        <w:gridCol w:w="7458"/>
      </w:tblGrid>
      <w:tr w:rsidR="00C31C5F" w:rsidRPr="00C56655" w14:paraId="2D23D0C3" w14:textId="77777777" w:rsidTr="00856DA0">
        <w:trPr>
          <w:cantSplit/>
          <w:trHeight w:val="198"/>
          <w:tblHeader/>
          <w:jc w:val="center"/>
        </w:trPr>
        <w:tc>
          <w:tcPr>
            <w:tcW w:w="2294" w:type="dxa"/>
            <w:shd w:val="clear" w:color="auto" w:fill="auto"/>
            <w:vAlign w:val="center"/>
          </w:tcPr>
          <w:p w14:paraId="07611C42" w14:textId="77777777" w:rsidR="00C31C5F" w:rsidRPr="00C56655" w:rsidRDefault="00C31C5F" w:rsidP="00856DA0">
            <w:pPr>
              <w:pStyle w:val="TableHeading"/>
              <w:keepNext/>
              <w:widowControl w:val="0"/>
              <w:spacing w:line="240" w:lineRule="auto"/>
              <w:rPr>
                <w:rFonts w:eastAsia="Arial Unicode MS"/>
              </w:rPr>
            </w:pPr>
            <w:r w:rsidRPr="00C56655">
              <w:rPr>
                <w:rFonts w:eastAsia="Arial Unicode MS"/>
              </w:rPr>
              <w:t>Abbreviation or Acronym</w:t>
            </w:r>
          </w:p>
        </w:tc>
        <w:tc>
          <w:tcPr>
            <w:tcW w:w="7458" w:type="dxa"/>
            <w:shd w:val="clear" w:color="auto" w:fill="auto"/>
            <w:vAlign w:val="center"/>
          </w:tcPr>
          <w:p w14:paraId="3385C002" w14:textId="77777777" w:rsidR="00C31C5F" w:rsidRPr="00C56655" w:rsidRDefault="00C31C5F" w:rsidP="00856DA0">
            <w:pPr>
              <w:pStyle w:val="TableHeading"/>
              <w:keepNext/>
              <w:widowControl w:val="0"/>
              <w:spacing w:line="240" w:lineRule="auto"/>
              <w:rPr>
                <w:rFonts w:eastAsia="Arial Unicode MS"/>
              </w:rPr>
            </w:pPr>
            <w:r w:rsidRPr="00C56655">
              <w:rPr>
                <w:rFonts w:eastAsia="Arial Unicode MS"/>
              </w:rPr>
              <w:t>Definition</w:t>
            </w:r>
          </w:p>
        </w:tc>
      </w:tr>
      <w:tr w:rsidR="00C31C5F" w:rsidRPr="00C56655" w14:paraId="59C5D96D" w14:textId="77777777" w:rsidTr="00856DA0">
        <w:trPr>
          <w:cantSplit/>
          <w:trHeight w:val="198"/>
          <w:jc w:val="center"/>
        </w:trPr>
        <w:tc>
          <w:tcPr>
            <w:tcW w:w="2294" w:type="dxa"/>
            <w:shd w:val="clear" w:color="auto" w:fill="auto"/>
          </w:tcPr>
          <w:p w14:paraId="520C9FFB" w14:textId="77777777" w:rsidR="00C31C5F" w:rsidRPr="00C56655" w:rsidRDefault="00C31C5F" w:rsidP="00856DA0">
            <w:pPr>
              <w:pStyle w:val="TableText"/>
              <w:rPr>
                <w:rFonts w:eastAsia="Arial Unicode MS"/>
              </w:rPr>
            </w:pPr>
            <w:r w:rsidRPr="00C56655">
              <w:rPr>
                <w:rFonts w:eastAsia="Arial Unicode MS"/>
              </w:rPr>
              <w:t>IEEE</w:t>
            </w:r>
          </w:p>
        </w:tc>
        <w:tc>
          <w:tcPr>
            <w:tcW w:w="7458" w:type="dxa"/>
            <w:shd w:val="clear" w:color="auto" w:fill="auto"/>
          </w:tcPr>
          <w:p w14:paraId="4962438A" w14:textId="77777777" w:rsidR="00C31C5F" w:rsidRPr="00C56655" w:rsidRDefault="00C31C5F" w:rsidP="00856DA0">
            <w:pPr>
              <w:pStyle w:val="TableText"/>
              <w:rPr>
                <w:rFonts w:eastAsia="Arial Unicode MS"/>
              </w:rPr>
            </w:pPr>
            <w:r w:rsidRPr="00C56655">
              <w:rPr>
                <w:rFonts w:eastAsia="Arial Unicode MS"/>
              </w:rPr>
              <w:t>Institute of Electrical and Electronics Engineers</w:t>
            </w:r>
          </w:p>
        </w:tc>
      </w:tr>
      <w:tr w:rsidR="00C31C5F" w:rsidRPr="00C56655" w14:paraId="2C68EF76" w14:textId="77777777" w:rsidTr="00856DA0">
        <w:trPr>
          <w:cantSplit/>
          <w:trHeight w:val="198"/>
          <w:jc w:val="center"/>
        </w:trPr>
        <w:tc>
          <w:tcPr>
            <w:tcW w:w="2294" w:type="dxa"/>
            <w:shd w:val="clear" w:color="auto" w:fill="auto"/>
          </w:tcPr>
          <w:p w14:paraId="163311B4" w14:textId="77777777" w:rsidR="00C31C5F" w:rsidRPr="00C56655" w:rsidRDefault="00C31C5F" w:rsidP="00856DA0">
            <w:pPr>
              <w:pStyle w:val="TableText"/>
              <w:rPr>
                <w:rFonts w:eastAsia="Arial Unicode MS"/>
              </w:rPr>
            </w:pPr>
            <w:r w:rsidRPr="00C56655">
              <w:rPr>
                <w:rFonts w:eastAsia="Arial Unicode MS"/>
              </w:rPr>
              <w:t>JPG</w:t>
            </w:r>
          </w:p>
        </w:tc>
        <w:tc>
          <w:tcPr>
            <w:tcW w:w="7458" w:type="dxa"/>
            <w:shd w:val="clear" w:color="auto" w:fill="auto"/>
          </w:tcPr>
          <w:p w14:paraId="403AD778" w14:textId="77777777" w:rsidR="00C31C5F" w:rsidRPr="00C56655" w:rsidRDefault="00C31C5F" w:rsidP="00856DA0">
            <w:pPr>
              <w:pStyle w:val="TableText"/>
              <w:rPr>
                <w:rFonts w:eastAsia="Arial Unicode MS"/>
              </w:rPr>
            </w:pPr>
            <w:r w:rsidRPr="00C56655">
              <w:rPr>
                <w:rFonts w:eastAsia="Arial Unicode MS"/>
              </w:rPr>
              <w:t>Joint Photographic Experts Group</w:t>
            </w:r>
          </w:p>
        </w:tc>
      </w:tr>
      <w:tr w:rsidR="00C31C5F" w:rsidRPr="00C56655" w14:paraId="64AD9321" w14:textId="77777777" w:rsidTr="00856DA0">
        <w:trPr>
          <w:cantSplit/>
          <w:trHeight w:val="198"/>
          <w:jc w:val="center"/>
        </w:trPr>
        <w:tc>
          <w:tcPr>
            <w:tcW w:w="2294" w:type="dxa"/>
            <w:shd w:val="clear" w:color="auto" w:fill="auto"/>
          </w:tcPr>
          <w:p w14:paraId="50B745AD" w14:textId="77777777" w:rsidR="00C31C5F" w:rsidRPr="00C56655" w:rsidRDefault="00C31C5F" w:rsidP="00856DA0">
            <w:pPr>
              <w:pStyle w:val="TableText"/>
              <w:rPr>
                <w:rFonts w:eastAsia="Arial Unicode MS"/>
              </w:rPr>
            </w:pPr>
            <w:r w:rsidRPr="00C56655">
              <w:rPr>
                <w:rFonts w:eastAsia="Arial Unicode MS"/>
              </w:rPr>
              <w:t>n/a</w:t>
            </w:r>
          </w:p>
        </w:tc>
        <w:tc>
          <w:tcPr>
            <w:tcW w:w="7458" w:type="dxa"/>
            <w:shd w:val="clear" w:color="auto" w:fill="auto"/>
          </w:tcPr>
          <w:p w14:paraId="21F8E673" w14:textId="77777777" w:rsidR="00C31C5F" w:rsidRPr="00C56655" w:rsidRDefault="00C31C5F" w:rsidP="00856DA0">
            <w:pPr>
              <w:pStyle w:val="TableText"/>
              <w:rPr>
                <w:rFonts w:eastAsia="Arial Unicode MS"/>
              </w:rPr>
            </w:pPr>
            <w:r w:rsidRPr="00C56655">
              <w:rPr>
                <w:rFonts w:eastAsia="Arial Unicode MS"/>
              </w:rPr>
              <w:t>not applicable</w:t>
            </w:r>
          </w:p>
        </w:tc>
      </w:tr>
      <w:tr w:rsidR="00C31C5F" w:rsidRPr="00C56655" w14:paraId="6309F127" w14:textId="77777777" w:rsidTr="00856DA0">
        <w:trPr>
          <w:cantSplit/>
          <w:trHeight w:val="198"/>
          <w:jc w:val="center"/>
        </w:trPr>
        <w:tc>
          <w:tcPr>
            <w:tcW w:w="2294" w:type="dxa"/>
            <w:shd w:val="clear" w:color="auto" w:fill="auto"/>
          </w:tcPr>
          <w:p w14:paraId="71F25285" w14:textId="77777777" w:rsidR="00C31C5F" w:rsidRPr="00C56655" w:rsidRDefault="00C31C5F" w:rsidP="00856DA0">
            <w:pPr>
              <w:pStyle w:val="TableText"/>
              <w:rPr>
                <w:rFonts w:eastAsia="Arial Unicode MS"/>
              </w:rPr>
            </w:pPr>
            <w:r w:rsidRPr="00C56655">
              <w:rPr>
                <w:rFonts w:eastAsia="Arial Unicode MS"/>
              </w:rPr>
              <w:t>PDF</w:t>
            </w:r>
          </w:p>
        </w:tc>
        <w:tc>
          <w:tcPr>
            <w:tcW w:w="7458" w:type="dxa"/>
            <w:shd w:val="clear" w:color="auto" w:fill="auto"/>
          </w:tcPr>
          <w:p w14:paraId="7854A9FB" w14:textId="77777777" w:rsidR="00C31C5F" w:rsidRPr="00C56655" w:rsidRDefault="00C31C5F" w:rsidP="00856DA0">
            <w:pPr>
              <w:pStyle w:val="TableText"/>
              <w:rPr>
                <w:rFonts w:eastAsia="Arial Unicode MS"/>
              </w:rPr>
            </w:pPr>
            <w:r w:rsidRPr="00C56655">
              <w:rPr>
                <w:rFonts w:eastAsia="Arial Unicode MS"/>
              </w:rPr>
              <w:t>Portable Document Format</w:t>
            </w:r>
          </w:p>
        </w:tc>
      </w:tr>
      <w:tr w:rsidR="00C31C5F" w:rsidRPr="00C56655" w14:paraId="2A8BFACA" w14:textId="77777777" w:rsidTr="00856DA0">
        <w:trPr>
          <w:cantSplit/>
          <w:trHeight w:val="198"/>
          <w:jc w:val="center"/>
        </w:trPr>
        <w:tc>
          <w:tcPr>
            <w:tcW w:w="2294" w:type="dxa"/>
            <w:shd w:val="clear" w:color="auto" w:fill="auto"/>
          </w:tcPr>
          <w:p w14:paraId="0F753F76" w14:textId="77777777" w:rsidR="00C31C5F" w:rsidRPr="00C56655" w:rsidRDefault="00C31C5F" w:rsidP="00856DA0">
            <w:pPr>
              <w:pStyle w:val="TableText"/>
              <w:rPr>
                <w:rFonts w:eastAsia="Arial Unicode MS"/>
              </w:rPr>
            </w:pPr>
            <w:r w:rsidRPr="00C56655">
              <w:rPr>
                <w:rFonts w:eastAsia="Arial Unicode MS"/>
              </w:rPr>
              <w:t>PDMS</w:t>
            </w:r>
          </w:p>
        </w:tc>
        <w:tc>
          <w:tcPr>
            <w:tcW w:w="7458" w:type="dxa"/>
            <w:shd w:val="clear" w:color="auto" w:fill="auto"/>
          </w:tcPr>
          <w:p w14:paraId="201040A0" w14:textId="77777777" w:rsidR="00C31C5F" w:rsidRPr="00C56655" w:rsidRDefault="00C31C5F" w:rsidP="00856DA0">
            <w:pPr>
              <w:pStyle w:val="TableText"/>
              <w:rPr>
                <w:rFonts w:eastAsia="Arial Unicode MS"/>
              </w:rPr>
            </w:pPr>
            <w:r w:rsidRPr="00C56655">
              <w:rPr>
                <w:rFonts w:eastAsia="Arial Unicode MS"/>
              </w:rPr>
              <w:t>Product Data Management System</w:t>
            </w:r>
          </w:p>
        </w:tc>
      </w:tr>
      <w:tr w:rsidR="00C31C5F" w:rsidRPr="00C56655" w14:paraId="4EEE534B" w14:textId="77777777" w:rsidTr="00856DA0">
        <w:trPr>
          <w:cantSplit/>
          <w:trHeight w:val="198"/>
          <w:jc w:val="center"/>
        </w:trPr>
        <w:tc>
          <w:tcPr>
            <w:tcW w:w="2294" w:type="dxa"/>
            <w:shd w:val="clear" w:color="auto" w:fill="auto"/>
          </w:tcPr>
          <w:p w14:paraId="5720E7DB" w14:textId="77777777" w:rsidR="00C31C5F" w:rsidRPr="00C56655" w:rsidRDefault="00C31C5F" w:rsidP="00856DA0">
            <w:pPr>
              <w:pStyle w:val="TableText"/>
              <w:rPr>
                <w:rFonts w:eastAsia="Arial Unicode MS"/>
              </w:rPr>
            </w:pPr>
            <w:r w:rsidRPr="00C56655">
              <w:rPr>
                <w:rFonts w:eastAsia="Arial Unicode MS"/>
              </w:rPr>
              <w:t>TOC</w:t>
            </w:r>
          </w:p>
        </w:tc>
        <w:tc>
          <w:tcPr>
            <w:tcW w:w="7458" w:type="dxa"/>
            <w:shd w:val="clear" w:color="auto" w:fill="auto"/>
          </w:tcPr>
          <w:p w14:paraId="246B998C" w14:textId="77777777" w:rsidR="00C31C5F" w:rsidRPr="00C56655" w:rsidRDefault="00C31C5F" w:rsidP="00856DA0">
            <w:pPr>
              <w:pStyle w:val="TableText"/>
              <w:rPr>
                <w:rFonts w:eastAsia="Arial Unicode MS"/>
              </w:rPr>
            </w:pPr>
            <w:r w:rsidRPr="00C56655">
              <w:rPr>
                <w:rFonts w:eastAsia="Arial Unicode MS"/>
              </w:rPr>
              <w:t>Table of Contents</w:t>
            </w:r>
          </w:p>
        </w:tc>
      </w:tr>
      <w:tr w:rsidR="00C31C5F" w:rsidRPr="00C56655" w14:paraId="4BD07778" w14:textId="77777777" w:rsidTr="00856DA0">
        <w:trPr>
          <w:cantSplit/>
          <w:trHeight w:val="198"/>
          <w:jc w:val="center"/>
        </w:trPr>
        <w:tc>
          <w:tcPr>
            <w:tcW w:w="2294" w:type="dxa"/>
            <w:shd w:val="clear" w:color="auto" w:fill="auto"/>
          </w:tcPr>
          <w:p w14:paraId="27FE505F" w14:textId="77777777" w:rsidR="00C31C5F" w:rsidRPr="00C56655" w:rsidRDefault="00C31C5F" w:rsidP="00856DA0">
            <w:pPr>
              <w:pStyle w:val="TableText"/>
              <w:rPr>
                <w:rFonts w:eastAsia="Arial Unicode MS"/>
              </w:rPr>
            </w:pPr>
            <w:r w:rsidRPr="00C56655">
              <w:rPr>
                <w:rFonts w:eastAsia="Arial Unicode MS"/>
              </w:rPr>
              <w:t>VBA</w:t>
            </w:r>
          </w:p>
        </w:tc>
        <w:tc>
          <w:tcPr>
            <w:tcW w:w="7458" w:type="dxa"/>
            <w:shd w:val="clear" w:color="auto" w:fill="auto"/>
          </w:tcPr>
          <w:p w14:paraId="625E041B" w14:textId="77777777" w:rsidR="00C31C5F" w:rsidRPr="00C56655" w:rsidRDefault="00C31C5F" w:rsidP="00856DA0">
            <w:pPr>
              <w:pStyle w:val="TableText"/>
              <w:rPr>
                <w:rFonts w:eastAsia="Arial Unicode MS"/>
              </w:rPr>
            </w:pPr>
            <w:r w:rsidRPr="00C56655">
              <w:rPr>
                <w:rFonts w:eastAsia="Arial Unicode MS"/>
              </w:rPr>
              <w:t>Visual Basic for Applications</w:t>
            </w:r>
          </w:p>
        </w:tc>
      </w:tr>
    </w:tbl>
    <w:p w14:paraId="17841382" w14:textId="77777777" w:rsidR="00C31C5F" w:rsidRPr="00C56655" w:rsidRDefault="00C31C5F" w:rsidP="00C31C5F">
      <w:pPr>
        <w:rPr>
          <w:rFonts w:eastAsia="Arial Unicode MS"/>
          <w:sz w:val="2"/>
          <w:szCs w:val="2"/>
        </w:rPr>
      </w:pPr>
    </w:p>
    <w:p w14:paraId="40ED1EB2" w14:textId="77777777" w:rsidR="00C31C5F" w:rsidRPr="00C56655" w:rsidRDefault="00C31C5F" w:rsidP="00C31C5F">
      <w:pPr>
        <w:pStyle w:val="Heading1"/>
      </w:pPr>
      <w:bookmarkStart w:id="2" w:name="_Toc513580659"/>
      <w:r w:rsidRPr="00C56655">
        <w:lastRenderedPageBreak/>
        <w:t>INTRODUCTION</w:t>
      </w:r>
      <w:bookmarkEnd w:id="2"/>
    </w:p>
    <w:p w14:paraId="63BF5C8B" w14:textId="77777777" w:rsidR="00C31C5F" w:rsidRPr="00C56655" w:rsidRDefault="00C31C5F" w:rsidP="00C31C5F">
      <w:r w:rsidRPr="00C56655">
        <w:t>This document describes the organization and usage of the Automated Template System. Its intended audience is anyone who wants to know more about or wants to use the Automated Template System to capture information in documents authorized by the Licensee, where such documents are based on or make use of this Automated Template System.</w:t>
      </w:r>
    </w:p>
    <w:p w14:paraId="3F4E1E15" w14:textId="77777777" w:rsidR="00C31C5F" w:rsidRPr="00C56655" w:rsidRDefault="00C31C5F" w:rsidP="00C31C5F">
      <w:r w:rsidRPr="00C56655">
        <w:t>The Automated Template System enables the managing and maintaining of documentation standards within a company, providing enough flexibility and ease of use to enhance the overall productivity and efficiency of Microsoft Word users in a company. It provides a way to use Microsoft Word consistently when generating different document types and speeds up the process of producing documents that have a consistent and professional appearance. All formatting is built into the predefined styles according to the company documentation standard.</w:t>
      </w:r>
    </w:p>
    <w:p w14:paraId="32E4E073" w14:textId="043E1710" w:rsidR="00C31C5F" w:rsidRPr="00C56655" w:rsidRDefault="00C31C5F" w:rsidP="00C31C5F">
      <w:r w:rsidRPr="00C56655">
        <w:t xml:space="preserve">Should the Automated Template System have been changed since the last time a specific document has been worked upon, a warning message will be displayed, advising the user of the impact of the changes to the template. </w:t>
      </w:r>
      <w:r w:rsidRPr="00C56655">
        <w:fldChar w:fldCharType="begin"/>
      </w:r>
      <w:r w:rsidRPr="00C56655">
        <w:instrText xml:space="preserve"> REF _Ref378695907 \h  \* MERGEFORMAT </w:instrText>
      </w:r>
      <w:r w:rsidRPr="00C56655">
        <w:fldChar w:fldCharType="separate"/>
      </w:r>
      <w:r w:rsidR="00C56655" w:rsidRPr="00C56655">
        <w:t>Table </w:t>
      </w:r>
      <w:r w:rsidR="00C56655">
        <w:t>1</w:t>
      </w:r>
      <w:r w:rsidRPr="00C56655">
        <w:fldChar w:fldCharType="end"/>
      </w:r>
      <w:r w:rsidRPr="00C56655">
        <w:t xml:space="preserve"> gives the nature of change, the impact of the change and the user action required:</w:t>
      </w:r>
    </w:p>
    <w:p w14:paraId="118366EF" w14:textId="2DF773F8" w:rsidR="00C31C5F" w:rsidRPr="00C56655" w:rsidRDefault="00C31C5F" w:rsidP="00C31C5F">
      <w:pPr>
        <w:pStyle w:val="CaptionTable"/>
      </w:pPr>
      <w:bookmarkStart w:id="3" w:name="_Ref378695907"/>
      <w:bookmarkStart w:id="4" w:name="_Toc513580833"/>
      <w:r w:rsidRPr="00C56655">
        <w:t>Table </w:t>
      </w:r>
      <w:r w:rsidR="00692BB9" w:rsidRPr="00C56655">
        <w:fldChar w:fldCharType="begin"/>
      </w:r>
      <w:r w:rsidR="00692BB9" w:rsidRPr="00C56655">
        <w:instrText xml:space="preserve"> SEQ Table \* ARABIC </w:instrText>
      </w:r>
      <w:r w:rsidR="00692BB9" w:rsidRPr="00C56655">
        <w:fldChar w:fldCharType="separate"/>
      </w:r>
      <w:r w:rsidR="00C56655">
        <w:rPr>
          <w:noProof/>
        </w:rPr>
        <w:t>1</w:t>
      </w:r>
      <w:r w:rsidR="00692BB9" w:rsidRPr="00C56655">
        <w:fldChar w:fldCharType="end"/>
      </w:r>
      <w:bookmarkEnd w:id="3"/>
      <w:r w:rsidRPr="00C56655">
        <w:t>: Impact of Automated Template System Changes on Working Documents</w:t>
      </w:r>
      <w:bookmarkEnd w:id="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568"/>
        <w:gridCol w:w="2438"/>
        <w:gridCol w:w="3374"/>
        <w:gridCol w:w="3372"/>
      </w:tblGrid>
      <w:tr w:rsidR="00C31C5F" w:rsidRPr="00C56655" w14:paraId="2DCF1082" w14:textId="77777777" w:rsidTr="00856DA0">
        <w:trPr>
          <w:cantSplit/>
          <w:trHeight w:val="198"/>
          <w:tblHeader/>
          <w:jc w:val="center"/>
        </w:trPr>
        <w:tc>
          <w:tcPr>
            <w:tcW w:w="291" w:type="pct"/>
            <w:shd w:val="clear" w:color="auto" w:fill="auto"/>
          </w:tcPr>
          <w:p w14:paraId="7910996A" w14:textId="77777777" w:rsidR="00C31C5F" w:rsidRPr="00C56655" w:rsidRDefault="00C31C5F" w:rsidP="00856DA0">
            <w:pPr>
              <w:pStyle w:val="TableHeading"/>
              <w:keepNext/>
              <w:widowControl w:val="0"/>
              <w:spacing w:line="240" w:lineRule="auto"/>
            </w:pPr>
            <w:r w:rsidRPr="00C56655">
              <w:t>No.</w:t>
            </w:r>
          </w:p>
        </w:tc>
        <w:tc>
          <w:tcPr>
            <w:tcW w:w="1250" w:type="pct"/>
            <w:shd w:val="clear" w:color="auto" w:fill="auto"/>
            <w:vAlign w:val="center"/>
          </w:tcPr>
          <w:p w14:paraId="0CDA795D" w14:textId="77777777" w:rsidR="00C31C5F" w:rsidRPr="00C56655" w:rsidRDefault="00C31C5F" w:rsidP="00856DA0">
            <w:pPr>
              <w:pStyle w:val="TableHeading"/>
              <w:keepNext/>
              <w:widowControl w:val="0"/>
              <w:spacing w:line="240" w:lineRule="auto"/>
            </w:pPr>
            <w:r w:rsidRPr="00C56655">
              <w:t>Nature of Change</w:t>
            </w:r>
          </w:p>
        </w:tc>
        <w:tc>
          <w:tcPr>
            <w:tcW w:w="1730" w:type="pct"/>
            <w:shd w:val="clear" w:color="auto" w:fill="auto"/>
            <w:vAlign w:val="center"/>
          </w:tcPr>
          <w:p w14:paraId="346E9005" w14:textId="77777777" w:rsidR="00C31C5F" w:rsidRPr="00C56655" w:rsidRDefault="00C31C5F" w:rsidP="00856DA0">
            <w:pPr>
              <w:pStyle w:val="TableHeading"/>
              <w:keepNext/>
              <w:widowControl w:val="0"/>
              <w:spacing w:line="240" w:lineRule="auto"/>
            </w:pPr>
            <w:r w:rsidRPr="00C56655">
              <w:t>Impact</w:t>
            </w:r>
          </w:p>
        </w:tc>
        <w:tc>
          <w:tcPr>
            <w:tcW w:w="1730" w:type="pct"/>
            <w:shd w:val="clear" w:color="auto" w:fill="auto"/>
            <w:vAlign w:val="center"/>
          </w:tcPr>
          <w:p w14:paraId="1097E23E" w14:textId="77777777" w:rsidR="00C31C5F" w:rsidRPr="00C56655" w:rsidRDefault="00C31C5F" w:rsidP="00856DA0">
            <w:pPr>
              <w:pStyle w:val="TableHeading"/>
              <w:keepNext/>
              <w:widowControl w:val="0"/>
              <w:spacing w:line="240" w:lineRule="auto"/>
            </w:pPr>
            <w:r w:rsidRPr="00C56655">
              <w:t>User Action</w:t>
            </w:r>
          </w:p>
        </w:tc>
      </w:tr>
      <w:tr w:rsidR="00C31C5F" w:rsidRPr="00C56655" w14:paraId="52097440" w14:textId="77777777" w:rsidTr="00856DA0">
        <w:trPr>
          <w:cantSplit/>
          <w:trHeight w:val="198"/>
          <w:jc w:val="center"/>
        </w:trPr>
        <w:tc>
          <w:tcPr>
            <w:tcW w:w="291" w:type="pct"/>
            <w:shd w:val="clear" w:color="auto" w:fill="auto"/>
          </w:tcPr>
          <w:p w14:paraId="7BB9169A" w14:textId="77777777" w:rsidR="00C31C5F" w:rsidRPr="00C56655" w:rsidRDefault="00C31C5F" w:rsidP="00C31C5F">
            <w:pPr>
              <w:pStyle w:val="TableText"/>
              <w:numPr>
                <w:ilvl w:val="0"/>
                <w:numId w:val="15"/>
              </w:numPr>
            </w:pPr>
          </w:p>
        </w:tc>
        <w:tc>
          <w:tcPr>
            <w:tcW w:w="1250" w:type="pct"/>
            <w:shd w:val="clear" w:color="auto" w:fill="auto"/>
          </w:tcPr>
          <w:p w14:paraId="06A507D0" w14:textId="77777777" w:rsidR="00C31C5F" w:rsidRPr="00C56655" w:rsidRDefault="00C31C5F" w:rsidP="00856DA0">
            <w:pPr>
              <w:pStyle w:val="TableText"/>
            </w:pPr>
            <w:r w:rsidRPr="00C56655">
              <w:t>Document structure and/or layout change</w:t>
            </w:r>
          </w:p>
        </w:tc>
        <w:tc>
          <w:tcPr>
            <w:tcW w:w="1730" w:type="pct"/>
            <w:shd w:val="clear" w:color="auto" w:fill="auto"/>
          </w:tcPr>
          <w:p w14:paraId="04295F67" w14:textId="77777777" w:rsidR="00C31C5F" w:rsidRPr="00C56655" w:rsidRDefault="00C31C5F" w:rsidP="00856DA0">
            <w:pPr>
              <w:pStyle w:val="TableText"/>
            </w:pPr>
            <w:r w:rsidRPr="00C56655">
              <w:t>Working document structure will no longer be according to the official company standard</w:t>
            </w:r>
          </w:p>
        </w:tc>
        <w:tc>
          <w:tcPr>
            <w:tcW w:w="1730" w:type="pct"/>
            <w:shd w:val="clear" w:color="auto" w:fill="auto"/>
          </w:tcPr>
          <w:p w14:paraId="423DA5AB" w14:textId="77777777" w:rsidR="00C31C5F" w:rsidRPr="00C56655" w:rsidRDefault="00C31C5F" w:rsidP="00856DA0">
            <w:pPr>
              <w:pStyle w:val="TableText"/>
            </w:pPr>
            <w:r w:rsidRPr="00C56655">
              <w:t>Working document needs to be recompiled based on the template</w:t>
            </w:r>
          </w:p>
        </w:tc>
      </w:tr>
      <w:tr w:rsidR="00C31C5F" w:rsidRPr="00C56655" w14:paraId="755D0B24" w14:textId="77777777" w:rsidTr="00856DA0">
        <w:trPr>
          <w:cantSplit/>
          <w:trHeight w:val="198"/>
          <w:jc w:val="center"/>
        </w:trPr>
        <w:tc>
          <w:tcPr>
            <w:tcW w:w="291" w:type="pct"/>
            <w:shd w:val="clear" w:color="auto" w:fill="auto"/>
          </w:tcPr>
          <w:p w14:paraId="4FBDA101" w14:textId="77777777" w:rsidR="00C31C5F" w:rsidRPr="00C56655" w:rsidRDefault="00C31C5F" w:rsidP="00C31C5F">
            <w:pPr>
              <w:pStyle w:val="TableText"/>
              <w:numPr>
                <w:ilvl w:val="0"/>
                <w:numId w:val="15"/>
              </w:numPr>
            </w:pPr>
          </w:p>
        </w:tc>
        <w:tc>
          <w:tcPr>
            <w:tcW w:w="1250" w:type="pct"/>
            <w:shd w:val="clear" w:color="auto" w:fill="auto"/>
          </w:tcPr>
          <w:p w14:paraId="38D67077" w14:textId="77777777" w:rsidR="00C31C5F" w:rsidRPr="00C56655" w:rsidRDefault="00C31C5F" w:rsidP="00856DA0">
            <w:pPr>
              <w:pStyle w:val="TableText"/>
            </w:pPr>
            <w:r w:rsidRPr="00C56655">
              <w:t>Styles change</w:t>
            </w:r>
          </w:p>
        </w:tc>
        <w:tc>
          <w:tcPr>
            <w:tcW w:w="1730" w:type="pct"/>
            <w:shd w:val="clear" w:color="auto" w:fill="auto"/>
          </w:tcPr>
          <w:p w14:paraId="15A55B8D" w14:textId="77777777" w:rsidR="00C31C5F" w:rsidRPr="00C56655" w:rsidRDefault="00C31C5F" w:rsidP="00856DA0">
            <w:pPr>
              <w:pStyle w:val="TableText"/>
            </w:pPr>
            <w:r w:rsidRPr="00C56655">
              <w:t>Working document styles will no longer be according to the official company standard</w:t>
            </w:r>
          </w:p>
        </w:tc>
        <w:tc>
          <w:tcPr>
            <w:tcW w:w="1730" w:type="pct"/>
            <w:shd w:val="clear" w:color="auto" w:fill="auto"/>
          </w:tcPr>
          <w:p w14:paraId="03B5ED4B" w14:textId="77777777" w:rsidR="00C31C5F" w:rsidRPr="00C56655" w:rsidRDefault="00C31C5F" w:rsidP="00856DA0">
            <w:pPr>
              <w:pStyle w:val="TableText"/>
            </w:pPr>
            <w:r w:rsidRPr="00C56655">
              <w:t>Updated styles from the template will only be applied to the working document upon user request</w:t>
            </w:r>
          </w:p>
        </w:tc>
      </w:tr>
      <w:tr w:rsidR="00C31C5F" w:rsidRPr="00C56655" w14:paraId="4F4318B3" w14:textId="77777777" w:rsidTr="00856DA0">
        <w:trPr>
          <w:cantSplit/>
          <w:trHeight w:val="198"/>
          <w:jc w:val="center"/>
        </w:trPr>
        <w:tc>
          <w:tcPr>
            <w:tcW w:w="291" w:type="pct"/>
            <w:shd w:val="clear" w:color="auto" w:fill="auto"/>
          </w:tcPr>
          <w:p w14:paraId="0D816D6D" w14:textId="77777777" w:rsidR="00C31C5F" w:rsidRPr="00C56655" w:rsidRDefault="00C31C5F" w:rsidP="00C31C5F">
            <w:pPr>
              <w:pStyle w:val="TableText"/>
              <w:numPr>
                <w:ilvl w:val="0"/>
                <w:numId w:val="15"/>
              </w:numPr>
            </w:pPr>
          </w:p>
        </w:tc>
        <w:tc>
          <w:tcPr>
            <w:tcW w:w="1250" w:type="pct"/>
            <w:shd w:val="clear" w:color="auto" w:fill="auto"/>
          </w:tcPr>
          <w:p w14:paraId="394FA020" w14:textId="77777777" w:rsidR="00C31C5F" w:rsidRPr="00C56655" w:rsidRDefault="00C31C5F" w:rsidP="00856DA0">
            <w:pPr>
              <w:pStyle w:val="TableText"/>
            </w:pPr>
            <w:r w:rsidRPr="00C56655">
              <w:t xml:space="preserve">Efficiency macros change </w:t>
            </w:r>
            <w:r w:rsidRPr="00C56655">
              <w:br/>
              <w:t>or bug fixes</w:t>
            </w:r>
          </w:p>
        </w:tc>
        <w:tc>
          <w:tcPr>
            <w:tcW w:w="1730" w:type="pct"/>
            <w:shd w:val="clear" w:color="auto" w:fill="auto"/>
          </w:tcPr>
          <w:p w14:paraId="3EBEC7F0" w14:textId="77777777" w:rsidR="00C31C5F" w:rsidRPr="00C56655" w:rsidRDefault="00C31C5F" w:rsidP="00856DA0">
            <w:pPr>
              <w:pStyle w:val="TableText"/>
            </w:pPr>
            <w:r w:rsidRPr="00C56655">
              <w:t>No visible effect</w:t>
            </w:r>
          </w:p>
        </w:tc>
        <w:tc>
          <w:tcPr>
            <w:tcW w:w="1730" w:type="pct"/>
            <w:shd w:val="clear" w:color="auto" w:fill="auto"/>
          </w:tcPr>
          <w:p w14:paraId="380913A3" w14:textId="77777777" w:rsidR="00C31C5F" w:rsidRPr="00C56655" w:rsidRDefault="00C31C5F" w:rsidP="00856DA0">
            <w:pPr>
              <w:pStyle w:val="TableText"/>
            </w:pPr>
            <w:r w:rsidRPr="00C56655">
              <w:t>No user action required</w:t>
            </w:r>
          </w:p>
        </w:tc>
      </w:tr>
    </w:tbl>
    <w:p w14:paraId="5C17659D" w14:textId="77777777" w:rsidR="00C31C5F" w:rsidRPr="00C56655" w:rsidRDefault="00C31C5F" w:rsidP="00C31C5F"/>
    <w:p w14:paraId="08A22908" w14:textId="77777777" w:rsidR="00C31C5F" w:rsidRPr="00C56655" w:rsidRDefault="00C31C5F" w:rsidP="00C31C5F">
      <w:pPr>
        <w:pStyle w:val="Heading1"/>
      </w:pPr>
      <w:bookmarkStart w:id="5" w:name="_Toc513580660"/>
      <w:r w:rsidRPr="00C56655">
        <w:lastRenderedPageBreak/>
        <w:t>High-Level DEscription</w:t>
      </w:r>
      <w:bookmarkEnd w:id="5"/>
    </w:p>
    <w:p w14:paraId="500CC816" w14:textId="77777777" w:rsidR="00C31C5F" w:rsidRPr="00C56655" w:rsidRDefault="00C31C5F" w:rsidP="00C31C5F">
      <w:pPr>
        <w:pStyle w:val="Heading2"/>
      </w:pPr>
      <w:bookmarkStart w:id="6" w:name="_Toc513580661"/>
      <w:r w:rsidRPr="00C56655">
        <w:t>Overview</w:t>
      </w:r>
      <w:bookmarkEnd w:id="6"/>
    </w:p>
    <w:p w14:paraId="1564C5F7" w14:textId="77777777" w:rsidR="00C31C5F" w:rsidRPr="00C56655" w:rsidRDefault="00C31C5F" w:rsidP="00C31C5F">
      <w:pPr>
        <w:pStyle w:val="Heading3"/>
      </w:pPr>
      <w:bookmarkStart w:id="7" w:name="_Toc513580662"/>
      <w:r w:rsidRPr="00C56655">
        <w:t>Microsoft Word Templates</w:t>
      </w:r>
      <w:bookmarkEnd w:id="7"/>
    </w:p>
    <w:p w14:paraId="560B63A1" w14:textId="77777777" w:rsidR="00C31C5F" w:rsidRPr="00C56655" w:rsidRDefault="00C31C5F" w:rsidP="00C31C5F">
      <w:r w:rsidRPr="00C56655">
        <w:t>In the context of this document, Microsoft Word templates are referred to as those files having a ‘dotx’ or ‘dotm’ extension. The Automated Template System reduces virtually all major types of documents in a company to a set of three default Microsoft Word templates: Main, Letter and Form. These default Microsoft Word templates embody the company look and feel (face value) and implement the company documentation standard.</w:t>
      </w:r>
    </w:p>
    <w:p w14:paraId="0DF9FB99" w14:textId="77777777" w:rsidR="00C31C5F" w:rsidRPr="00C56655" w:rsidRDefault="00C31C5F" w:rsidP="00C31C5F">
      <w:r w:rsidRPr="00C56655">
        <w:t>The automation part of the Automated Template System is consolidated into a base template that is totally generic and does not offer any face value to any of the Microsoft Word templates. It contains the efficiency and integration macros that have been specifically developed to enhance the overall productivity and efficiency of Microsoft Word users in a company. Microsoft Word documents cannot be based on the base template. The three default Microsoft Word templates reference the base template to gain access to the automation functionality.</w:t>
      </w:r>
    </w:p>
    <w:p w14:paraId="4A35C378" w14:textId="77777777" w:rsidR="00C31C5F" w:rsidRPr="00C56655" w:rsidRDefault="00C31C5F" w:rsidP="00C31C5F">
      <w:r w:rsidRPr="00C56655">
        <w:t>The three default Microsoft Word templates are customized for each company, and can be used as is to create the default version of the indicated type of document. They can also be used to create standardized Microsoft Word document layouts, each based on one of these Microsoft Word templates, to form a system of registered document layouts. These layouts in turn can then cover the total documentation requirements of a company.</w:t>
      </w:r>
    </w:p>
    <w:p w14:paraId="0B98B6DA" w14:textId="5DFB0888" w:rsidR="00C31C5F" w:rsidRPr="00C56655" w:rsidRDefault="00C31C5F" w:rsidP="00C31C5F">
      <w:r w:rsidRPr="00C56655">
        <w:t xml:space="preserve">Use of the default Microsoft Word templates is discussed further in Chapter </w:t>
      </w:r>
      <w:r w:rsidRPr="00C56655">
        <w:fldChar w:fldCharType="begin"/>
      </w:r>
      <w:r w:rsidRPr="00C56655">
        <w:instrText xml:space="preserve"> REF _Ref400263601 \r \h </w:instrText>
      </w:r>
      <w:r w:rsidRPr="00C56655">
        <w:fldChar w:fldCharType="separate"/>
      </w:r>
      <w:r w:rsidR="00C56655">
        <w:t>4</w:t>
      </w:r>
      <w:r w:rsidRPr="00C56655">
        <w:fldChar w:fldCharType="end"/>
      </w:r>
      <w:r w:rsidRPr="00C56655">
        <w:t>.</w:t>
      </w:r>
    </w:p>
    <w:p w14:paraId="7CAB7E04" w14:textId="77777777" w:rsidR="00C31C5F" w:rsidRPr="00C56655" w:rsidRDefault="00C31C5F" w:rsidP="00C31C5F">
      <w:pPr>
        <w:pStyle w:val="Heading3"/>
      </w:pPr>
      <w:bookmarkStart w:id="8" w:name="_Ref381895083"/>
      <w:bookmarkStart w:id="9" w:name="_Toc513580663"/>
      <w:r w:rsidRPr="00C56655">
        <w:t>Template Database</w:t>
      </w:r>
      <w:bookmarkEnd w:id="8"/>
      <w:bookmarkEnd w:id="9"/>
    </w:p>
    <w:p w14:paraId="5A0E61D4" w14:textId="7C17179E" w:rsidR="00C31C5F" w:rsidRPr="00C56655" w:rsidRDefault="00C31C5F" w:rsidP="00C31C5F">
      <w:r w:rsidRPr="00C56655">
        <w:t>The template database (paragraph </w:t>
      </w:r>
      <w:r w:rsidRPr="00C56655">
        <w:fldChar w:fldCharType="begin"/>
      </w:r>
      <w:r w:rsidRPr="00C56655">
        <w:instrText xml:space="preserve"> REF _Ref400263692 \r \h </w:instrText>
      </w:r>
      <w:r w:rsidRPr="00C56655">
        <w:fldChar w:fldCharType="separate"/>
      </w:r>
      <w:r w:rsidR="00C56655">
        <w:t>5.1</w:t>
      </w:r>
      <w:r w:rsidRPr="00C56655">
        <w:fldChar w:fldCharType="end"/>
      </w:r>
      <w:r w:rsidRPr="00C56655">
        <w:t>) contains standardized abbreviations; words that should always be in lower case in captions or headings that have title case formatting; heading case definitions; style names; document type definitions; security classifications, etc. This database is the master template database and used in conjunction with all default Microsoft Word templates. It has a ‘_Template_db’ suffix in the filename with an ‘xlsm’ extension.</w:t>
      </w:r>
    </w:p>
    <w:p w14:paraId="74CBDDF3" w14:textId="77777777" w:rsidR="00C31C5F" w:rsidRPr="00C56655" w:rsidRDefault="00C31C5F" w:rsidP="00C31C5F">
      <w:pPr>
        <w:pStyle w:val="Heading3"/>
      </w:pPr>
      <w:bookmarkStart w:id="10" w:name="_Ref400200488"/>
      <w:bookmarkStart w:id="11" w:name="_Ref381895067"/>
      <w:bookmarkStart w:id="12" w:name="_Toc513580664"/>
      <w:r w:rsidRPr="00C56655">
        <w:t>Business Contacts Database</w:t>
      </w:r>
      <w:bookmarkEnd w:id="10"/>
      <w:bookmarkEnd w:id="12"/>
    </w:p>
    <w:p w14:paraId="4C0EAE9C" w14:textId="08ABEDF4" w:rsidR="00C31C5F" w:rsidRPr="00C56655" w:rsidRDefault="00C31C5F" w:rsidP="00C31C5F">
      <w:r w:rsidRPr="00C56655">
        <w:t>The business contacts database (paragraph </w:t>
      </w:r>
      <w:r w:rsidRPr="00C56655">
        <w:fldChar w:fldCharType="begin"/>
      </w:r>
      <w:r w:rsidRPr="00C56655">
        <w:instrText xml:space="preserve"> REF _Ref506026014 \r \h </w:instrText>
      </w:r>
      <w:r w:rsidRPr="00C56655">
        <w:fldChar w:fldCharType="separate"/>
      </w:r>
      <w:r w:rsidR="00C56655">
        <w:t>0</w:t>
      </w:r>
      <w:r w:rsidRPr="00C56655">
        <w:fldChar w:fldCharType="end"/>
      </w:r>
      <w:r w:rsidRPr="00C56655">
        <w:t>) contains a list of business contacts, their designations and business addresses. Each company has the opportunity to maintain this database itself. This database is used exclusively in conjunction with the default Letter Microsoft Word template. It has a ‘_BusinessContacts_db’ suffix in the filename with an ‘xlsm’ extension.</w:t>
      </w:r>
    </w:p>
    <w:p w14:paraId="6A4D6FE9" w14:textId="77777777" w:rsidR="00C31C5F" w:rsidRPr="00C56655" w:rsidRDefault="00C31C5F" w:rsidP="00C31C5F">
      <w:pPr>
        <w:pStyle w:val="Heading3"/>
      </w:pPr>
      <w:bookmarkStart w:id="13" w:name="_Ref400200660"/>
      <w:bookmarkStart w:id="14" w:name="_Toc513580665"/>
      <w:r w:rsidRPr="00C56655">
        <w:t>User Abbreviations Database</w:t>
      </w:r>
      <w:bookmarkEnd w:id="11"/>
      <w:bookmarkEnd w:id="13"/>
      <w:bookmarkEnd w:id="14"/>
    </w:p>
    <w:p w14:paraId="37CB244C" w14:textId="7027D015" w:rsidR="00C31C5F" w:rsidRPr="00C56655" w:rsidRDefault="00C31C5F" w:rsidP="00C31C5F">
      <w:r w:rsidRPr="00C56655">
        <w:t>The user abbreviations database (paragraph </w:t>
      </w:r>
      <w:r w:rsidRPr="00C56655">
        <w:fldChar w:fldCharType="begin"/>
      </w:r>
      <w:r w:rsidRPr="00C56655">
        <w:instrText xml:space="preserve"> REF _Ref400263717 \r \h </w:instrText>
      </w:r>
      <w:r w:rsidRPr="00C56655">
        <w:fldChar w:fldCharType="separate"/>
      </w:r>
      <w:r w:rsidR="00C56655">
        <w:t>0</w:t>
      </w:r>
      <w:r w:rsidRPr="00C56655">
        <w:fldChar w:fldCharType="end"/>
      </w:r>
      <w:r w:rsidRPr="00C56655">
        <w:t>) offers each user the opportunity to add additional user-defined abbreviation definitions that will not be overwritten with consecutive Automated Template System installations. This database is used in conjunction with all default Microsoft Word templates. It has a ‘_UserAbbreviations_db’ suffix in the filename with an ‘xlsm’ extension.</w:t>
      </w:r>
    </w:p>
    <w:p w14:paraId="073C4B9C" w14:textId="77777777" w:rsidR="00C31C5F" w:rsidRPr="00C56655" w:rsidRDefault="00C31C5F" w:rsidP="00C31C5F">
      <w:pPr>
        <w:pStyle w:val="Heading3"/>
      </w:pPr>
      <w:bookmarkStart w:id="15" w:name="_Ref376550610"/>
      <w:bookmarkStart w:id="16" w:name="_Ref381963638"/>
      <w:bookmarkStart w:id="17" w:name="_Toc513580666"/>
      <w:r w:rsidRPr="00C56655">
        <w:t>Resources and Competencies Database</w:t>
      </w:r>
      <w:bookmarkEnd w:id="15"/>
      <w:bookmarkEnd w:id="17"/>
    </w:p>
    <w:p w14:paraId="2F2D448A" w14:textId="64BF5298" w:rsidR="00C31C5F" w:rsidRPr="00C56655" w:rsidRDefault="00C31C5F" w:rsidP="00C31C5F">
      <w:r w:rsidRPr="00C56655">
        <w:t>The resources and competency database (paragraph </w:t>
      </w:r>
      <w:r w:rsidRPr="00C56655">
        <w:fldChar w:fldCharType="begin"/>
      </w:r>
      <w:r w:rsidRPr="00C56655">
        <w:instrText xml:space="preserve"> REF _Ref400263789 \r \h </w:instrText>
      </w:r>
      <w:r w:rsidRPr="00C56655">
        <w:fldChar w:fldCharType="separate"/>
      </w:r>
      <w:r w:rsidR="00C56655">
        <w:t>0</w:t>
      </w:r>
      <w:r w:rsidRPr="00C56655">
        <w:fldChar w:fldCharType="end"/>
      </w:r>
      <w:r w:rsidRPr="00C56655">
        <w:t xml:space="preserve">) provides a list of approved resources, their competency levels and competency functions for specific project phases within specific </w:t>
      </w:r>
      <w:r w:rsidRPr="00C56655">
        <w:lastRenderedPageBreak/>
        <w:t>competency areas. This database is used in conjunction with all default Microsoft Word templates</w:t>
      </w:r>
      <w:ins w:id="18" w:author="J A Odendaal" w:date="2018-05-02T21:28:00Z">
        <w:r w:rsidR="00C14615" w:rsidRPr="00C56655">
          <w:t>.</w:t>
        </w:r>
      </w:ins>
      <w:r w:rsidRPr="00C56655">
        <w:t xml:space="preserve"> It has a ‘_ResourcesAndCompetencies_db’ suffix in the filename with an ‘xlsm’ extension.</w:t>
      </w:r>
    </w:p>
    <w:p w14:paraId="4B0DE9D9" w14:textId="2C375C0D" w:rsidR="00505FBB" w:rsidRPr="00C56655" w:rsidRDefault="00505FBB" w:rsidP="00505FBB">
      <w:pPr>
        <w:pStyle w:val="Heading3"/>
      </w:pPr>
      <w:bookmarkStart w:id="19" w:name="_Ref513059914"/>
      <w:bookmarkStart w:id="20" w:name="_Toc513580667"/>
      <w:ins w:id="21" w:author="J A Odendaal" w:date="2018-05-02T21:19:00Z">
        <w:r w:rsidRPr="00C56655">
          <w:t>Clauses Database</w:t>
        </w:r>
      </w:ins>
      <w:bookmarkEnd w:id="19"/>
      <w:bookmarkEnd w:id="20"/>
    </w:p>
    <w:p w14:paraId="23ADFA17" w14:textId="043F8C8A" w:rsidR="00505FBB" w:rsidRPr="00C56655" w:rsidRDefault="00505FBB" w:rsidP="00C31C5F">
      <w:ins w:id="22" w:author="J A Odendaal" w:date="2018-05-02T21:19:00Z">
        <w:r w:rsidRPr="00C56655">
          <w:t>The clauses database (paragraph </w:t>
        </w:r>
      </w:ins>
      <w:r w:rsidRPr="00C56655">
        <w:fldChar w:fldCharType="begin"/>
      </w:r>
      <w:r w:rsidRPr="00C56655">
        <w:instrText xml:space="preserve"> REF _Ref513059506 \r \h </w:instrText>
      </w:r>
      <w:r w:rsidRPr="00C56655">
        <w:fldChar w:fldCharType="separate"/>
      </w:r>
      <w:r w:rsidR="00C56655">
        <w:t>0</w:t>
      </w:r>
      <w:r w:rsidRPr="00C56655">
        <w:fldChar w:fldCharType="end"/>
      </w:r>
      <w:ins w:id="23" w:author="J A Odendaal" w:date="2018-05-02T21:19:00Z">
        <w:r w:rsidRPr="00C56655">
          <w:t>)</w:t>
        </w:r>
      </w:ins>
      <w:ins w:id="24" w:author="J A Odendaal" w:date="2018-05-02T21:22:00Z">
        <w:r w:rsidRPr="00C56655">
          <w:t xml:space="preserve"> provides </w:t>
        </w:r>
        <w:r w:rsidR="00EE726B" w:rsidRPr="00C56655">
          <w:t xml:space="preserve">a list of predefined </w:t>
        </w:r>
      </w:ins>
      <w:ins w:id="25" w:author="J A Odendaal" w:date="2018-05-02T21:23:00Z">
        <w:r w:rsidR="00EE726B" w:rsidRPr="00C56655">
          <w:t xml:space="preserve">text </w:t>
        </w:r>
      </w:ins>
      <w:ins w:id="26" w:author="J A Odendaal" w:date="2018-05-02T21:22:00Z">
        <w:r w:rsidR="00EE726B" w:rsidRPr="00C56655">
          <w:t xml:space="preserve">clauses that can be included as </w:t>
        </w:r>
      </w:ins>
      <w:ins w:id="27" w:author="J A Odendaal" w:date="2018-05-02T21:23:00Z">
        <w:r w:rsidR="00EE726B" w:rsidRPr="00C56655">
          <w:t xml:space="preserve">the </w:t>
        </w:r>
      </w:ins>
      <w:ins w:id="28" w:author="J A Odendaal" w:date="2018-05-02T21:24:00Z">
        <w:r w:rsidR="00EE726B" w:rsidRPr="00C56655">
          <w:t>content</w:t>
        </w:r>
      </w:ins>
      <w:ins w:id="29" w:author="J A Odendaal" w:date="2018-05-02T21:22:00Z">
        <w:r w:rsidR="00EE726B" w:rsidRPr="00C56655">
          <w:t xml:space="preserve"> </w:t>
        </w:r>
      </w:ins>
      <w:ins w:id="30" w:author="J A Odendaal" w:date="2018-05-02T21:24:00Z">
        <w:r w:rsidR="00EE726B" w:rsidRPr="00C56655">
          <w:t>of</w:t>
        </w:r>
      </w:ins>
      <w:ins w:id="31" w:author="J A Odendaal" w:date="2018-05-02T21:23:00Z">
        <w:r w:rsidR="00EE726B" w:rsidRPr="00C56655">
          <w:t xml:space="preserve"> </w:t>
        </w:r>
      </w:ins>
      <w:ins w:id="32" w:author="J A Odendaal" w:date="2018-05-02T21:25:00Z">
        <w:r w:rsidR="00EE726B" w:rsidRPr="00C56655">
          <w:t xml:space="preserve">template managed </w:t>
        </w:r>
      </w:ins>
      <w:ins w:id="33" w:author="J A Odendaal" w:date="2018-05-02T21:23:00Z">
        <w:r w:rsidR="00EE726B" w:rsidRPr="00C56655">
          <w:t>Rich Text Content Controls</w:t>
        </w:r>
      </w:ins>
      <w:ins w:id="34" w:author="J A Odendaal" w:date="2018-05-02T21:24:00Z">
        <w:r w:rsidR="00EE726B" w:rsidRPr="00C56655">
          <w:t xml:space="preserve"> embedded in a document. It acts as the data source for all </w:t>
        </w:r>
      </w:ins>
      <w:ins w:id="35" w:author="J A Odendaal" w:date="2018-05-02T21:25:00Z">
        <w:r w:rsidR="00EE726B" w:rsidRPr="00C56655">
          <w:t xml:space="preserve">these content controls </w:t>
        </w:r>
      </w:ins>
      <w:ins w:id="36" w:author="J A Odendaal" w:date="2018-05-02T21:26:00Z">
        <w:r w:rsidR="00EE726B" w:rsidRPr="00C56655">
          <w:t xml:space="preserve">and </w:t>
        </w:r>
      </w:ins>
      <w:ins w:id="37" w:author="J A Odendaal" w:date="2018-05-02T21:27:00Z">
        <w:r w:rsidR="00EE726B" w:rsidRPr="00C56655">
          <w:t>provides a simple interface to manage company specific clauses that must be used in documents. This database is used in conjunction with all default Microsoft Word templates</w:t>
        </w:r>
      </w:ins>
      <w:ins w:id="38" w:author="J A Odendaal" w:date="2018-05-03T12:57:00Z">
        <w:r w:rsidR="00693A48" w:rsidRPr="00C56655">
          <w:t>.</w:t>
        </w:r>
      </w:ins>
      <w:ins w:id="39" w:author="J A Odendaal" w:date="2018-05-02T21:27:00Z">
        <w:r w:rsidR="00EE726B" w:rsidRPr="00C56655">
          <w:t xml:space="preserve"> It has a ‘_</w:t>
        </w:r>
      </w:ins>
      <w:ins w:id="40" w:author="J A Odendaal" w:date="2018-05-02T21:28:00Z">
        <w:r w:rsidR="00C14615" w:rsidRPr="00C56655">
          <w:t>Clauses</w:t>
        </w:r>
      </w:ins>
      <w:ins w:id="41" w:author="J A Odendaal" w:date="2018-05-02T21:27:00Z">
        <w:r w:rsidR="00EE726B" w:rsidRPr="00C56655">
          <w:t>_db’ suffix in the filename with an ‘xlsm’ extension.</w:t>
        </w:r>
      </w:ins>
    </w:p>
    <w:p w14:paraId="76AB23B1" w14:textId="77777777" w:rsidR="00C31C5F" w:rsidRPr="00C56655" w:rsidRDefault="00C31C5F" w:rsidP="00C31C5F">
      <w:pPr>
        <w:pStyle w:val="Heading3"/>
      </w:pPr>
      <w:bookmarkStart w:id="42" w:name="_Ref400283052"/>
      <w:bookmarkStart w:id="43" w:name="_Toc513580668"/>
      <w:r w:rsidRPr="00C56655">
        <w:t>Product Data Management System Interface</w:t>
      </w:r>
      <w:bookmarkEnd w:id="16"/>
      <w:bookmarkEnd w:id="42"/>
      <w:bookmarkEnd w:id="43"/>
    </w:p>
    <w:p w14:paraId="1E853B08" w14:textId="11A25D63" w:rsidR="00C31C5F" w:rsidRPr="00C56655" w:rsidRDefault="00C31C5F" w:rsidP="00C31C5F">
      <w:r w:rsidRPr="00C56655">
        <w:t>The product data management system interface (paragraph </w:t>
      </w:r>
      <w:r w:rsidRPr="00C56655">
        <w:fldChar w:fldCharType="begin"/>
      </w:r>
      <w:r w:rsidRPr="00C56655">
        <w:instrText xml:space="preserve"> REF _Ref400263738 \r \h </w:instrText>
      </w:r>
      <w:r w:rsidRPr="00C56655">
        <w:fldChar w:fldCharType="separate"/>
      </w:r>
      <w:r w:rsidR="00C56655">
        <w:t>b</w:t>
      </w:r>
      <w:r w:rsidRPr="00C56655">
        <w:fldChar w:fldCharType="end"/>
      </w:r>
      <w:r w:rsidRPr="00C56655">
        <w:t>) provides interfacing code to exchange and control documents’ metadata or configuration data between a product data management system and the document itself. It provides for a loose coupling that is used in an offline mode of operation. The example interfacing code resides in an Excel spreadsheet, ‘PDMS_Interface.xlsm’, which can easily be used as the official document index or integrated with the company’s product data management system. This database can be used in conjunction with all default Microsoft Word templates.</w:t>
      </w:r>
    </w:p>
    <w:p w14:paraId="783673F3" w14:textId="77777777" w:rsidR="00C31C5F" w:rsidRPr="00C56655" w:rsidRDefault="00C31C5F" w:rsidP="00C31C5F">
      <w:pPr>
        <w:pStyle w:val="Heading3"/>
      </w:pPr>
      <w:bookmarkStart w:id="44" w:name="_Toc513580669"/>
      <w:r w:rsidRPr="00C56655">
        <w:t>Competency Database</w:t>
      </w:r>
      <w:bookmarkEnd w:id="44"/>
    </w:p>
    <w:p w14:paraId="5C0B2D82" w14:textId="5F50E8BA" w:rsidR="00C31C5F" w:rsidRPr="00C56655" w:rsidRDefault="00C31C5F" w:rsidP="00C31C5F">
      <w:r w:rsidRPr="00C56655">
        <w:t xml:space="preserve">The competency database (Chapter </w:t>
      </w:r>
      <w:r w:rsidRPr="00C56655">
        <w:fldChar w:fldCharType="begin"/>
      </w:r>
      <w:r w:rsidRPr="00C56655">
        <w:instrText xml:space="preserve"> REF _Ref400263761 \r \h </w:instrText>
      </w:r>
      <w:r w:rsidRPr="00C56655">
        <w:fldChar w:fldCharType="separate"/>
      </w:r>
      <w:r w:rsidR="00C56655">
        <w:t>6</w:t>
      </w:r>
      <w:r w:rsidRPr="00C56655">
        <w:fldChar w:fldCharType="end"/>
      </w:r>
      <w:r w:rsidRPr="00C56655">
        <w:t xml:space="preserve">) provides a comprehensive tool to manage resource competencies within a company. Such a tool is required in more formal industry sectors. This ultimately influences who may prepare, review and approve such formal documents. It does not interface directly with the Microsoft Word templates, but it creates the simplified resources and competency database as discussed in paragraph </w:t>
      </w:r>
      <w:r w:rsidRPr="00C56655">
        <w:fldChar w:fldCharType="begin"/>
      </w:r>
      <w:r w:rsidRPr="00C56655">
        <w:instrText xml:space="preserve"> REF _Ref376550610 \r \h  \* MERGEFORMAT </w:instrText>
      </w:r>
      <w:r w:rsidRPr="00C56655">
        <w:fldChar w:fldCharType="separate"/>
      </w:r>
      <w:r w:rsidR="00C56655">
        <w:t>2.1.5</w:t>
      </w:r>
      <w:r w:rsidRPr="00C56655">
        <w:fldChar w:fldCharType="end"/>
      </w:r>
      <w:r w:rsidRPr="00C56655">
        <w:t>. The competency database has a ‘_Competency_db’ suffix in the filename with an ‘xlsm’ extension.</w:t>
      </w:r>
    </w:p>
    <w:p w14:paraId="33DDB45C" w14:textId="77777777" w:rsidR="00C31C5F" w:rsidRPr="00C56655" w:rsidRDefault="00C31C5F" w:rsidP="00C31C5F">
      <w:pPr>
        <w:pStyle w:val="Heading2"/>
      </w:pPr>
      <w:bookmarkStart w:id="45" w:name="_Toc513580670"/>
      <w:r w:rsidRPr="00C56655">
        <w:t>Installed Components</w:t>
      </w:r>
      <w:bookmarkEnd w:id="45"/>
    </w:p>
    <w:p w14:paraId="5B5D08FC" w14:textId="77777777" w:rsidR="00C31C5F" w:rsidRPr="00C56655" w:rsidRDefault="00C31C5F" w:rsidP="00C31C5F">
      <w:pPr>
        <w:pStyle w:val="Heading3"/>
      </w:pPr>
      <w:bookmarkStart w:id="46" w:name="_Ref399417419"/>
      <w:bookmarkStart w:id="47" w:name="_Ref399417428"/>
      <w:bookmarkStart w:id="48" w:name="_Toc513580671"/>
      <w:r w:rsidRPr="00C56655">
        <w:t>Base Template Folder</w:t>
      </w:r>
      <w:bookmarkEnd w:id="46"/>
      <w:bookmarkEnd w:id="47"/>
      <w:bookmarkEnd w:id="48"/>
    </w:p>
    <w:p w14:paraId="1B2E840A" w14:textId="77777777" w:rsidR="00C31C5F" w:rsidRPr="00C56655" w:rsidRDefault="00C31C5F" w:rsidP="00C31C5F">
      <w:r w:rsidRPr="00C56655">
        <w:t>The base template folder houses all non</w:t>
      </w:r>
      <w:r w:rsidRPr="00C56655">
        <w:noBreakHyphen/>
        <w:t>company-specific Automated Template System components and is located in:</w:t>
      </w:r>
    </w:p>
    <w:p w14:paraId="628C3AF6" w14:textId="77777777" w:rsidR="00C31C5F" w:rsidRPr="00C56655" w:rsidRDefault="00C31C5F" w:rsidP="00C31C5F">
      <w:pPr>
        <w:pStyle w:val="NormalIndent"/>
      </w:pPr>
      <w:r w:rsidRPr="00C56655">
        <w:t>C:\Program Files\Microsoft Office\Templates\Base</w:t>
      </w:r>
    </w:p>
    <w:p w14:paraId="38BEEC93" w14:textId="77777777" w:rsidR="00C31C5F" w:rsidRPr="00C56655" w:rsidRDefault="00C31C5F" w:rsidP="00C31C5F">
      <w:pPr>
        <w:keepNext/>
      </w:pPr>
      <w:r w:rsidRPr="00C56655">
        <w:t>The contents of the base template folder are:</w:t>
      </w:r>
    </w:p>
    <w:p w14:paraId="0F868AE3" w14:textId="77777777" w:rsidR="00C31C5F" w:rsidRPr="00C56655" w:rsidRDefault="00C31C5F" w:rsidP="00C55A27">
      <w:pPr>
        <w:numPr>
          <w:ilvl w:val="0"/>
          <w:numId w:val="40"/>
        </w:numPr>
      </w:pPr>
      <w:r w:rsidRPr="00C56655">
        <w:t>.\BaseTemplate.dotm</w:t>
      </w:r>
    </w:p>
    <w:p w14:paraId="378AE4E2" w14:textId="77777777" w:rsidR="00C31C5F" w:rsidRPr="00C56655" w:rsidRDefault="00C31C5F" w:rsidP="00C55A27">
      <w:pPr>
        <w:numPr>
          <w:ilvl w:val="0"/>
          <w:numId w:val="40"/>
        </w:numPr>
      </w:pPr>
      <w:r w:rsidRPr="00C56655">
        <w:t>.\AutomatedTemplateSystemPresentation.pdf</w:t>
      </w:r>
    </w:p>
    <w:p w14:paraId="667B7157" w14:textId="77777777" w:rsidR="00C31C5F" w:rsidRPr="00C56655" w:rsidRDefault="00C31C5F" w:rsidP="00C55A27">
      <w:pPr>
        <w:numPr>
          <w:ilvl w:val="0"/>
          <w:numId w:val="40"/>
        </w:numPr>
      </w:pPr>
      <w:r w:rsidRPr="00C56655">
        <w:t>.\UserManual_A4.pdf, .\UserManual_Letter.pdf</w:t>
      </w:r>
    </w:p>
    <w:p w14:paraId="28B7FC23" w14:textId="77777777" w:rsidR="00C31C5F" w:rsidRPr="00C56655" w:rsidRDefault="00C31C5F" w:rsidP="00C55A27">
      <w:pPr>
        <w:numPr>
          <w:ilvl w:val="0"/>
          <w:numId w:val="40"/>
        </w:numPr>
      </w:pPr>
      <w:r w:rsidRPr="00C56655">
        <w:t>.\CopyrightNotice.txt, .\LicenceConditions.txt</w:t>
      </w:r>
    </w:p>
    <w:p w14:paraId="355082E9" w14:textId="77777777" w:rsidR="00C31C5F" w:rsidRPr="00C56655" w:rsidRDefault="00C31C5F" w:rsidP="00C55A27">
      <w:pPr>
        <w:numPr>
          <w:ilvl w:val="0"/>
          <w:numId w:val="40"/>
        </w:numPr>
      </w:pPr>
      <w:r w:rsidRPr="00C56655">
        <w:t>.\Signature\InstallSignature.txt .\Signature\Signature.PNG</w:t>
      </w:r>
    </w:p>
    <w:p w14:paraId="6CBB0753" w14:textId="77777777" w:rsidR="00C31C5F" w:rsidRPr="00C56655" w:rsidRDefault="00C31C5F" w:rsidP="00C31C5F">
      <w:pPr>
        <w:pStyle w:val="Heading3"/>
      </w:pPr>
      <w:bookmarkStart w:id="49" w:name="_Toc513580672"/>
      <w:r w:rsidRPr="00C56655">
        <w:lastRenderedPageBreak/>
        <w:t>Company-specific Folder</w:t>
      </w:r>
      <w:bookmarkEnd w:id="49"/>
    </w:p>
    <w:p w14:paraId="5E14DD75" w14:textId="77777777" w:rsidR="00C31C5F" w:rsidRPr="00C56655" w:rsidRDefault="00C31C5F" w:rsidP="00C31C5F">
      <w:pPr>
        <w:pStyle w:val="Heading4"/>
      </w:pPr>
      <w:bookmarkStart w:id="50" w:name="_Toc513580673"/>
      <w:r w:rsidRPr="00C56655">
        <w:t>Company-specific Template Folder</w:t>
      </w:r>
      <w:bookmarkEnd w:id="50"/>
    </w:p>
    <w:p w14:paraId="6180B754" w14:textId="77777777" w:rsidR="00C31C5F" w:rsidRPr="00C56655" w:rsidRDefault="00C31C5F" w:rsidP="00C31C5F">
      <w:pPr>
        <w:keepNext/>
        <w:keepLines/>
      </w:pPr>
      <w:r w:rsidRPr="00C56655">
        <w:t>The company-specific template folder houses all Automated Template System components related to a specific company. For a company called MyCompany, it would be located in:</w:t>
      </w:r>
    </w:p>
    <w:p w14:paraId="22060BF3" w14:textId="77777777" w:rsidR="00C31C5F" w:rsidRPr="00C56655" w:rsidRDefault="00C31C5F" w:rsidP="00C31C5F">
      <w:pPr>
        <w:pStyle w:val="NormalIndent"/>
        <w:keepNext/>
        <w:keepLines/>
      </w:pPr>
      <w:r w:rsidRPr="00C56655">
        <w:t>C:\Program Files\Microsoft Office\Templates\MyCompany</w:t>
      </w:r>
    </w:p>
    <w:p w14:paraId="5D053B79" w14:textId="77777777" w:rsidR="00C31C5F" w:rsidRPr="00C56655" w:rsidRDefault="00C31C5F" w:rsidP="00C31C5F">
      <w:pPr>
        <w:keepNext/>
        <w:keepLines/>
      </w:pPr>
      <w:r w:rsidRPr="00C56655">
        <w:t>The contents of the company-specific template folder are:</w:t>
      </w:r>
    </w:p>
    <w:p w14:paraId="2CC774C3" w14:textId="77777777" w:rsidR="00C31C5F" w:rsidRPr="00C56655" w:rsidRDefault="00C31C5F" w:rsidP="00421E6B">
      <w:pPr>
        <w:numPr>
          <w:ilvl w:val="0"/>
          <w:numId w:val="31"/>
        </w:numPr>
        <w:spacing w:after="60"/>
        <w:jc w:val="left"/>
      </w:pPr>
      <w:r w:rsidRPr="00C56655">
        <w:t>.\MyCompany_Main.dotm, .\MyCompany_Letter.dotm</w:t>
      </w:r>
      <w:r w:rsidRPr="00C56655">
        <w:rPr>
          <w:i/>
        </w:rPr>
        <w:t xml:space="preserve">, </w:t>
      </w:r>
      <w:r w:rsidRPr="00C56655">
        <w:t>.\MyCompany_Form.dotm</w:t>
      </w:r>
    </w:p>
    <w:p w14:paraId="7AD73494" w14:textId="2B1E8FEB" w:rsidR="00C31C5F" w:rsidRPr="00C56655" w:rsidRDefault="00C31C5F" w:rsidP="00C55A27">
      <w:pPr>
        <w:numPr>
          <w:ilvl w:val="0"/>
          <w:numId w:val="41"/>
        </w:numPr>
        <w:spacing w:after="60"/>
        <w:jc w:val="left"/>
      </w:pPr>
      <w:r w:rsidRPr="00C56655">
        <w:t>.\MyCompany_Competency_db.xlsm, .\MyCompany_ResourcesAndCompetencies_db.xlsm, .\MyCompany_Template_db.xlsm, .\MyCompany_BusinessContacts_db.xlsm,</w:t>
      </w:r>
      <w:r w:rsidR="0014366D" w:rsidRPr="00C56655">
        <w:t xml:space="preserve"> </w:t>
      </w:r>
      <w:ins w:id="51" w:author="J A Odendaal" w:date="2018-05-02T16:24:00Z">
        <w:r w:rsidR="00856DA0" w:rsidRPr="00C56655">
          <w:t xml:space="preserve">.\MyCompany_Clauses_db.xlsm, </w:t>
        </w:r>
      </w:ins>
      <w:r w:rsidRPr="00C56655">
        <w:t>.\MyCompany_UserAbbreviations_db.xlsm, .\PDMS_Interface.xlsm</w:t>
      </w:r>
    </w:p>
    <w:p w14:paraId="2D090681" w14:textId="77777777" w:rsidR="00C31C5F" w:rsidRPr="00C56655" w:rsidRDefault="00C31C5F" w:rsidP="00C55A27">
      <w:pPr>
        <w:numPr>
          <w:ilvl w:val="0"/>
          <w:numId w:val="41"/>
        </w:numPr>
        <w:spacing w:after="60"/>
        <w:jc w:val="left"/>
      </w:pPr>
      <w:r w:rsidRPr="00C56655">
        <w:t>.\Layouts\BlankMyCompanyDoc.docx</w:t>
      </w:r>
    </w:p>
    <w:p w14:paraId="4E4B5CB4" w14:textId="77777777" w:rsidR="00C31C5F" w:rsidRPr="00C56655" w:rsidRDefault="00C31C5F" w:rsidP="00C55A27">
      <w:pPr>
        <w:numPr>
          <w:ilvl w:val="0"/>
          <w:numId w:val="41"/>
        </w:numPr>
        <w:spacing w:after="60"/>
        <w:jc w:val="left"/>
      </w:pPr>
      <w:r w:rsidRPr="00C56655">
        <w:t>.\CopyrightNotice.txt, .\Licence.txt</w:t>
      </w:r>
    </w:p>
    <w:p w14:paraId="3C303710" w14:textId="77777777" w:rsidR="00C31C5F" w:rsidRPr="00C56655" w:rsidRDefault="00C31C5F" w:rsidP="00C55A27">
      <w:pPr>
        <w:numPr>
          <w:ilvl w:val="0"/>
          <w:numId w:val="41"/>
        </w:numPr>
        <w:spacing w:after="60"/>
        <w:jc w:val="left"/>
      </w:pPr>
      <w:r w:rsidRPr="00C56655">
        <w:t>.\BaseTemplate.dotm</w:t>
      </w:r>
    </w:p>
    <w:p w14:paraId="20BD3A34" w14:textId="77777777" w:rsidR="00C31C5F" w:rsidRPr="00C56655" w:rsidRDefault="00C31C5F" w:rsidP="00C55A27">
      <w:pPr>
        <w:numPr>
          <w:ilvl w:val="0"/>
          <w:numId w:val="41"/>
        </w:numPr>
        <w:spacing w:after="60"/>
        <w:jc w:val="left"/>
      </w:pPr>
      <w:r w:rsidRPr="00C56655">
        <w:t>.\AutomatedTemplateSystemPresentation.pdf</w:t>
      </w:r>
    </w:p>
    <w:p w14:paraId="166EAB1E" w14:textId="77777777" w:rsidR="00C31C5F" w:rsidRPr="00C56655" w:rsidRDefault="00C31C5F" w:rsidP="00C55A27">
      <w:pPr>
        <w:numPr>
          <w:ilvl w:val="0"/>
          <w:numId w:val="41"/>
        </w:numPr>
        <w:spacing w:after="60"/>
        <w:jc w:val="left"/>
      </w:pPr>
      <w:r w:rsidRPr="00C56655">
        <w:t>.\UserManual_A4.pdf, .\UserManual_Letter.pdf</w:t>
      </w:r>
    </w:p>
    <w:p w14:paraId="2EA769A7" w14:textId="77777777" w:rsidR="00C31C5F" w:rsidRPr="00C56655" w:rsidRDefault="00C31C5F" w:rsidP="00C31C5F">
      <w:pPr>
        <w:pStyle w:val="Heading4"/>
      </w:pPr>
      <w:bookmarkStart w:id="52" w:name="_Toc513580674"/>
      <w:r w:rsidRPr="00C56655">
        <w:t>Company-specific Layouts Folder</w:t>
      </w:r>
      <w:bookmarkEnd w:id="52"/>
    </w:p>
    <w:p w14:paraId="678CF7A5" w14:textId="77777777" w:rsidR="00C31C5F" w:rsidRPr="00C56655" w:rsidRDefault="00C31C5F" w:rsidP="00C31C5F">
      <w:r w:rsidRPr="00C56655">
        <w:t>The company-specific layouts folder houses all registered document layouts related to a specific company. For a company called MyCompany, it would be located in:</w:t>
      </w:r>
    </w:p>
    <w:p w14:paraId="260555D3" w14:textId="77777777" w:rsidR="00C31C5F" w:rsidRPr="00C56655" w:rsidRDefault="00C31C5F" w:rsidP="00C31C5F">
      <w:pPr>
        <w:pStyle w:val="NormalIndent"/>
      </w:pPr>
      <w:r w:rsidRPr="00C56655">
        <w:t>C:\Program Files\Microsoft Office\Templates\MyCompany\Layouts</w:t>
      </w:r>
    </w:p>
    <w:p w14:paraId="35BA542C" w14:textId="77777777" w:rsidR="00C31C5F" w:rsidRPr="00C56655" w:rsidRDefault="00C31C5F" w:rsidP="00C31C5F">
      <w:pPr>
        <w:keepNext/>
      </w:pPr>
      <w:r w:rsidRPr="00C56655">
        <w:t>The contents of the company-specific layouts folder as shipped with the Automated Template System are:</w:t>
      </w:r>
    </w:p>
    <w:p w14:paraId="483BF1A1" w14:textId="77777777" w:rsidR="00C31C5F" w:rsidRPr="00C56655" w:rsidRDefault="00C31C5F" w:rsidP="00C55A27">
      <w:pPr>
        <w:numPr>
          <w:ilvl w:val="0"/>
          <w:numId w:val="41"/>
        </w:numPr>
        <w:spacing w:after="60"/>
        <w:jc w:val="left"/>
      </w:pPr>
      <w:r w:rsidRPr="00C56655">
        <w:t>.\BlankMyCompanyDoc.docx</w:t>
      </w:r>
    </w:p>
    <w:p w14:paraId="3EB17891" w14:textId="77777777" w:rsidR="00C31C5F" w:rsidRPr="00C56655" w:rsidRDefault="00C31C5F" w:rsidP="00C31C5F">
      <w:pPr>
        <w:spacing w:before="240"/>
      </w:pPr>
      <w:r w:rsidRPr="00C56655">
        <w:rPr>
          <w:b/>
        </w:rPr>
        <w:t>Note:</w:t>
      </w:r>
      <w:r w:rsidRPr="00C56655">
        <w:t xml:space="preserve"> This is where registered document layouts as prepared for any specific company can be located.</w:t>
      </w:r>
    </w:p>
    <w:p w14:paraId="396B2CAA" w14:textId="77777777" w:rsidR="00C31C5F" w:rsidRPr="00C56655" w:rsidRDefault="00C31C5F" w:rsidP="00C31C5F">
      <w:pPr>
        <w:pStyle w:val="Heading2"/>
      </w:pPr>
      <w:bookmarkStart w:id="53" w:name="_Toc513580675"/>
      <w:r w:rsidRPr="00C56655">
        <w:lastRenderedPageBreak/>
        <w:t>Dependencies</w:t>
      </w:r>
      <w:bookmarkEnd w:id="53"/>
    </w:p>
    <w:p w14:paraId="5F9D555D" w14:textId="77777777" w:rsidR="00C31C5F" w:rsidRPr="00C56655" w:rsidRDefault="00C31C5F" w:rsidP="00C31C5F">
      <w:pPr>
        <w:pStyle w:val="Heading3"/>
      </w:pPr>
      <w:bookmarkStart w:id="54" w:name="_Toc513580676"/>
      <w:r w:rsidRPr="00C56655">
        <w:t>System Context</w:t>
      </w:r>
      <w:bookmarkEnd w:id="54"/>
    </w:p>
    <w:p w14:paraId="31E0C84C" w14:textId="062B2201" w:rsidR="00C31C5F" w:rsidRPr="00C56655" w:rsidRDefault="00C31C5F" w:rsidP="00C31C5F">
      <w:pPr>
        <w:keepNext/>
        <w:keepLines/>
      </w:pPr>
      <w:r w:rsidRPr="00C56655">
        <w:fldChar w:fldCharType="begin"/>
      </w:r>
      <w:r w:rsidRPr="00C56655">
        <w:instrText xml:space="preserve"> REF _Ref378738628 \h  \* MERGEFORMAT </w:instrText>
      </w:r>
      <w:r w:rsidRPr="00C56655">
        <w:fldChar w:fldCharType="separate"/>
      </w:r>
      <w:r w:rsidR="00C56655" w:rsidRPr="00C56655">
        <w:t>Figure </w:t>
      </w:r>
      <w:r w:rsidR="00C56655">
        <w:t>1</w:t>
      </w:r>
      <w:r w:rsidRPr="00C56655">
        <w:fldChar w:fldCharType="end"/>
      </w:r>
      <w:r w:rsidRPr="00C56655">
        <w:t xml:space="preserve"> shows the system context diagram for the Automated Template System.</w:t>
      </w:r>
    </w:p>
    <w:p w14:paraId="1770DA96" w14:textId="77777777" w:rsidR="00C31C5F" w:rsidRPr="00C56655" w:rsidRDefault="00C31C5F" w:rsidP="00C31C5F">
      <w:pPr>
        <w:keepNext/>
        <w:keepLines/>
      </w:pPr>
      <w:r w:rsidRPr="00C56655">
        <w:t>MyCompany denotes the company name; solid connectors depict persistent interfaces; and dashed connectors indicate a loose coupling. The various MyCompany_ Microsoft Word templates are the basis for the user documents’ layout, styles and formats, and in turn rely on the base template to provide all the functionality.</w:t>
      </w:r>
    </w:p>
    <w:p w14:paraId="5F7E7133" w14:textId="77777777" w:rsidR="00C31C5F" w:rsidRPr="00C56655" w:rsidRDefault="00C31C5F" w:rsidP="00C31C5F">
      <w:pPr>
        <w:pStyle w:val="Figure"/>
        <w:keepNext w:val="0"/>
      </w:pPr>
      <w:r w:rsidRPr="00C56655">
        <w:rPr>
          <w:lang w:eastAsia="en-GB"/>
        </w:rPr>
        <mc:AlternateContent>
          <mc:Choice Requires="wpc">
            <w:drawing>
              <wp:inline distT="0" distB="0" distL="0" distR="0" wp14:anchorId="34C2DD85" wp14:editId="15C245DB">
                <wp:extent cx="6115050" cy="5029200"/>
                <wp:effectExtent l="0" t="0" r="19050" b="19050"/>
                <wp:docPr id="6" name="Canvas 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7" name="Flowchart: Magnetic Disk 7"/>
                        <wps:cNvSpPr/>
                        <wps:spPr>
                          <a:xfrm>
                            <a:off x="4895850" y="1219200"/>
                            <a:ext cx="1123950" cy="1038226"/>
                          </a:xfrm>
                          <a:prstGeom prst="flowChartMagneticDisk">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1DF5EF" w14:textId="77777777" w:rsidR="00C941E8" w:rsidRPr="00C56655" w:rsidRDefault="00C941E8" w:rsidP="00C31C5F">
                              <w:pPr>
                                <w:jc w:val="center"/>
                                <w:rPr>
                                  <w:color w:val="000000" w:themeColor="text1"/>
                                  <w:sz w:val="20"/>
                                </w:rPr>
                              </w:pPr>
                              <w:r w:rsidRPr="00C56655">
                                <w:rPr>
                                  <w:color w:val="000000" w:themeColor="text1"/>
                                  <w:sz w:val="20"/>
                                </w:rPr>
                                <w:t>MyCompany_</w:t>
                              </w:r>
                              <w:r w:rsidRPr="00C56655">
                                <w:rPr>
                                  <w:color w:val="000000" w:themeColor="text1"/>
                                  <w:sz w:val="20"/>
                                </w:rPr>
                                <w:br/>
                                <w:t>Competency_db</w:t>
                              </w:r>
                              <w:r w:rsidRPr="00C56655">
                                <w:rPr>
                                  <w:color w:val="000000" w:themeColor="text1"/>
                                  <w:sz w:val="20"/>
                                </w:rPr>
                                <w:br/>
                                <w:t>.xlsm</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9" name="Flowchart: Magnetic Disk 49"/>
                        <wps:cNvSpPr/>
                        <wps:spPr>
                          <a:xfrm>
                            <a:off x="3629025" y="57140"/>
                            <a:ext cx="1123950" cy="1371600"/>
                          </a:xfrm>
                          <a:prstGeom prst="flowChartMagneticDisk">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70A0CC" w14:textId="77777777" w:rsidR="00C941E8" w:rsidRPr="00C56655" w:rsidRDefault="00C941E8" w:rsidP="00C31C5F">
                              <w:pPr>
                                <w:jc w:val="center"/>
                                <w:rPr>
                                  <w:color w:val="000000" w:themeColor="text1"/>
                                  <w:sz w:val="20"/>
                                </w:rPr>
                              </w:pPr>
                              <w:r w:rsidRPr="00C56655">
                                <w:rPr>
                                  <w:color w:val="000000" w:themeColor="text1"/>
                                  <w:sz w:val="20"/>
                                </w:rPr>
                                <w:t>MyCompany_</w:t>
                              </w:r>
                              <w:r w:rsidRPr="00C56655">
                                <w:rPr>
                                  <w:color w:val="000000" w:themeColor="text1"/>
                                  <w:sz w:val="20"/>
                                </w:rPr>
                                <w:br/>
                                <w:t>ResourcesAnd</w:t>
                              </w:r>
                              <w:r w:rsidRPr="00C56655">
                                <w:rPr>
                                  <w:color w:val="000000" w:themeColor="text1"/>
                                  <w:sz w:val="20"/>
                                </w:rPr>
                                <w:br/>
                                <w:t>Competencies_db</w:t>
                              </w:r>
                              <w:r w:rsidRPr="00C56655">
                                <w:rPr>
                                  <w:color w:val="000000" w:themeColor="text1"/>
                                  <w:sz w:val="20"/>
                                </w:rPr>
                                <w:br/>
                                <w:t>.xlsm</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0" name="Flowchart: Magnetic Disk 50"/>
                        <wps:cNvSpPr/>
                        <wps:spPr>
                          <a:xfrm>
                            <a:off x="3629025" y="2857494"/>
                            <a:ext cx="1123950" cy="1019176"/>
                          </a:xfrm>
                          <a:prstGeom prst="flowChartMagneticDisk">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D59D2E" w14:textId="77777777" w:rsidR="00C941E8" w:rsidRPr="00C56655" w:rsidRDefault="00C941E8" w:rsidP="00C31C5F">
                              <w:pPr>
                                <w:jc w:val="center"/>
                                <w:rPr>
                                  <w:color w:val="000000" w:themeColor="text1"/>
                                  <w:sz w:val="20"/>
                                </w:rPr>
                              </w:pPr>
                              <w:r w:rsidRPr="00C56655">
                                <w:rPr>
                                  <w:color w:val="000000" w:themeColor="text1"/>
                                  <w:sz w:val="20"/>
                                </w:rPr>
                                <w:t>MyCompany_</w:t>
                              </w:r>
                              <w:r w:rsidRPr="00C56655">
                                <w:rPr>
                                  <w:color w:val="000000" w:themeColor="text1"/>
                                  <w:sz w:val="20"/>
                                </w:rPr>
                                <w:br/>
                                <w:t>Template_db</w:t>
                              </w:r>
                              <w:r w:rsidRPr="00C56655">
                                <w:rPr>
                                  <w:color w:val="000000" w:themeColor="text1"/>
                                  <w:sz w:val="20"/>
                                </w:rPr>
                                <w:br/>
                                <w:t>.xlsm</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1" name="Flowchart: Magnetic Disk 51"/>
                        <wps:cNvSpPr/>
                        <wps:spPr>
                          <a:xfrm>
                            <a:off x="3629025" y="1495415"/>
                            <a:ext cx="1123950" cy="1219201"/>
                          </a:xfrm>
                          <a:prstGeom prst="flowChartMagneticDisk">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FBDD47" w14:textId="77777777" w:rsidR="00C941E8" w:rsidRPr="00C56655" w:rsidRDefault="00C941E8" w:rsidP="00C31C5F">
                              <w:pPr>
                                <w:jc w:val="center"/>
                                <w:rPr>
                                  <w:color w:val="000000" w:themeColor="text1"/>
                                  <w:sz w:val="20"/>
                                </w:rPr>
                              </w:pPr>
                              <w:r w:rsidRPr="00C56655">
                                <w:rPr>
                                  <w:color w:val="000000" w:themeColor="text1"/>
                                  <w:sz w:val="20"/>
                                </w:rPr>
                                <w:t>MyCompany_</w:t>
                              </w:r>
                              <w:r w:rsidRPr="00C56655">
                                <w:rPr>
                                  <w:color w:val="000000" w:themeColor="text1"/>
                                  <w:sz w:val="20"/>
                                </w:rPr>
                                <w:br/>
                                <w:t>User</w:t>
                              </w:r>
                              <w:r w:rsidRPr="00C56655">
                                <w:rPr>
                                  <w:color w:val="000000" w:themeColor="text1"/>
                                  <w:sz w:val="20"/>
                                </w:rPr>
                                <w:br/>
                                <w:t>Abbreviations_db</w:t>
                              </w:r>
                              <w:r w:rsidRPr="00C56655">
                                <w:rPr>
                                  <w:color w:val="000000" w:themeColor="text1"/>
                                  <w:sz w:val="20"/>
                                </w:rPr>
                                <w:br/>
                                <w:t>.xlsm</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2" name="Flowchart: Magnetic Disk 52"/>
                        <wps:cNvSpPr/>
                        <wps:spPr>
                          <a:xfrm>
                            <a:off x="3629025" y="3952874"/>
                            <a:ext cx="1123950" cy="1019176"/>
                          </a:xfrm>
                          <a:prstGeom prst="flowChartMagneticDisk">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64D863" w14:textId="77777777" w:rsidR="00C941E8" w:rsidRPr="00C56655" w:rsidRDefault="00C941E8" w:rsidP="00C31C5F">
                              <w:pPr>
                                <w:jc w:val="center"/>
                                <w:rPr>
                                  <w:color w:val="000000" w:themeColor="text1"/>
                                  <w:sz w:val="20"/>
                                </w:rPr>
                              </w:pPr>
                              <w:r w:rsidRPr="00C56655">
                                <w:rPr>
                                  <w:color w:val="000000" w:themeColor="text1"/>
                                  <w:sz w:val="20"/>
                                </w:rPr>
                                <w:t>PDMS_Interface</w:t>
                              </w:r>
                              <w:r w:rsidRPr="00C56655">
                                <w:rPr>
                                  <w:color w:val="000000" w:themeColor="text1"/>
                                  <w:sz w:val="20"/>
                                </w:rPr>
                                <w:br/>
                                <w:t>.xlsm</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 name="Rounded Rectangle 9"/>
                        <wps:cNvSpPr/>
                        <wps:spPr>
                          <a:xfrm>
                            <a:off x="114302" y="2324101"/>
                            <a:ext cx="1462084" cy="666750"/>
                          </a:xfrm>
                          <a:prstGeom prst="round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CE47E0" w14:textId="77777777" w:rsidR="00C941E8" w:rsidRPr="00C56655" w:rsidRDefault="00C941E8" w:rsidP="00C31C5F">
                              <w:pPr>
                                <w:jc w:val="center"/>
                                <w:rPr>
                                  <w:color w:val="000000" w:themeColor="text1"/>
                                  <w:sz w:val="20"/>
                                </w:rPr>
                              </w:pPr>
                              <w:r w:rsidRPr="00C56655">
                                <w:rPr>
                                  <w:color w:val="000000" w:themeColor="text1"/>
                                  <w:sz w:val="20"/>
                                </w:rPr>
                                <w:t>MyCompany_Main.dotm</w:t>
                              </w:r>
                              <w:r w:rsidRPr="00C56655">
                                <w:rPr>
                                  <w:color w:val="000000" w:themeColor="text1"/>
                                  <w:sz w:val="20"/>
                                </w:rPr>
                                <w:br/>
                              </w:r>
                              <w:r w:rsidRPr="00C56655">
                                <w:rPr>
                                  <w:color w:val="000000" w:themeColor="text1"/>
                                  <w:sz w:val="20"/>
                                </w:rPr>
                                <w:br/>
                                <w:t>etc.</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6" name="Rounded Rectangle 56"/>
                        <wps:cNvSpPr/>
                        <wps:spPr>
                          <a:xfrm>
                            <a:off x="1466853" y="985834"/>
                            <a:ext cx="1314450" cy="657224"/>
                          </a:xfrm>
                          <a:prstGeom prst="round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A82429" w14:textId="77777777" w:rsidR="00C941E8" w:rsidRPr="00C56655" w:rsidRDefault="00C941E8" w:rsidP="00C31C5F">
                              <w:pPr>
                                <w:jc w:val="center"/>
                                <w:rPr>
                                  <w:color w:val="000000" w:themeColor="text1"/>
                                  <w:sz w:val="20"/>
                                </w:rPr>
                              </w:pPr>
                              <w:r w:rsidRPr="00C56655">
                                <w:rPr>
                                  <w:color w:val="000000" w:themeColor="text1"/>
                                  <w:sz w:val="20"/>
                                </w:rPr>
                                <w:t>BaseTemplate.dotm</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2" name="Elbow Connector 12"/>
                        <wps:cNvCnPr>
                          <a:stCxn id="49" idx="2"/>
                          <a:endCxn id="56" idx="3"/>
                        </wps:cNvCnPr>
                        <wps:spPr>
                          <a:xfrm rot="10800000" flipV="1">
                            <a:off x="2781303" y="742940"/>
                            <a:ext cx="847722" cy="571506"/>
                          </a:xfrm>
                          <a:prstGeom prst="bentConnector3">
                            <a:avLst>
                              <a:gd name="adj1" fmla="val 33146"/>
                            </a:avLst>
                          </a:prstGeom>
                          <a:ln w="12700">
                            <a:solidFill>
                              <a:schemeClr val="tx1"/>
                            </a:solidFill>
                            <a:prstDash val="solid"/>
                            <a:tailEnd type="arrow"/>
                          </a:ln>
                        </wps:spPr>
                        <wps:style>
                          <a:lnRef idx="1">
                            <a:schemeClr val="accent1"/>
                          </a:lnRef>
                          <a:fillRef idx="0">
                            <a:schemeClr val="accent1"/>
                          </a:fillRef>
                          <a:effectRef idx="0">
                            <a:schemeClr val="accent1"/>
                          </a:effectRef>
                          <a:fontRef idx="minor">
                            <a:schemeClr val="tx1"/>
                          </a:fontRef>
                        </wps:style>
                        <wps:bodyPr/>
                      </wps:wsp>
                      <wps:wsp>
                        <wps:cNvPr id="13" name="Elbow Connector 13"/>
                        <wps:cNvCnPr>
                          <a:stCxn id="56" idx="1"/>
                          <a:endCxn id="9" idx="0"/>
                        </wps:cNvCnPr>
                        <wps:spPr>
                          <a:xfrm rot="10800000" flipV="1">
                            <a:off x="845345" y="1314445"/>
                            <a:ext cx="621509" cy="1009655"/>
                          </a:xfrm>
                          <a:prstGeom prst="bentConnector2">
                            <a:avLst/>
                          </a:prstGeom>
                          <a:ln w="12700">
                            <a:solidFill>
                              <a:schemeClr val="tx1"/>
                            </a:solidFill>
                            <a:prstDash val="solid"/>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61" name="Elbow Connector 61"/>
                        <wps:cNvCnPr>
                          <a:stCxn id="9" idx="2"/>
                          <a:endCxn id="76" idx="0"/>
                        </wps:cNvCnPr>
                        <wps:spPr>
                          <a:xfrm rot="5400000">
                            <a:off x="472515" y="3359396"/>
                            <a:ext cx="741374" cy="4284"/>
                          </a:xfrm>
                          <a:prstGeom prst="bentConnector3">
                            <a:avLst>
                              <a:gd name="adj1" fmla="val 50000"/>
                            </a:avLst>
                          </a:prstGeom>
                          <a:ln w="12700">
                            <a:solidFill>
                              <a:schemeClr val="tx1"/>
                            </a:solidFill>
                            <a:prstDash val="solid"/>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63" name="Elbow Connector 63"/>
                        <wps:cNvCnPr>
                          <a:stCxn id="51" idx="2"/>
                          <a:endCxn id="56" idx="3"/>
                        </wps:cNvCnPr>
                        <wps:spPr>
                          <a:xfrm rot="10800000">
                            <a:off x="2781303" y="1314446"/>
                            <a:ext cx="847722" cy="790570"/>
                          </a:xfrm>
                          <a:prstGeom prst="bentConnector3">
                            <a:avLst>
                              <a:gd name="adj1" fmla="val 33146"/>
                            </a:avLst>
                          </a:prstGeom>
                          <a:ln w="12700">
                            <a:solidFill>
                              <a:schemeClr val="tx1"/>
                            </a:solidFill>
                            <a:prstDash val="solid"/>
                            <a:tailEnd type="arrow"/>
                          </a:ln>
                        </wps:spPr>
                        <wps:style>
                          <a:lnRef idx="1">
                            <a:schemeClr val="accent1"/>
                          </a:lnRef>
                          <a:fillRef idx="0">
                            <a:schemeClr val="accent1"/>
                          </a:fillRef>
                          <a:effectRef idx="0">
                            <a:schemeClr val="accent1"/>
                          </a:effectRef>
                          <a:fontRef idx="minor">
                            <a:schemeClr val="tx1"/>
                          </a:fontRef>
                        </wps:style>
                        <wps:bodyPr/>
                      </wps:wsp>
                      <wps:wsp>
                        <wps:cNvPr id="64" name="Elbow Connector 64"/>
                        <wps:cNvCnPr>
                          <a:stCxn id="50" idx="2"/>
                          <a:endCxn id="56" idx="3"/>
                        </wps:cNvCnPr>
                        <wps:spPr>
                          <a:xfrm rot="10800000">
                            <a:off x="2781303" y="1314446"/>
                            <a:ext cx="847722" cy="2052636"/>
                          </a:xfrm>
                          <a:prstGeom prst="bentConnector3">
                            <a:avLst>
                              <a:gd name="adj1" fmla="val 33146"/>
                            </a:avLst>
                          </a:prstGeom>
                          <a:ln w="12700">
                            <a:solidFill>
                              <a:schemeClr val="tx1"/>
                            </a:solidFill>
                            <a:prstDash val="solid"/>
                            <a:tailEnd type="arrow"/>
                          </a:ln>
                        </wps:spPr>
                        <wps:style>
                          <a:lnRef idx="1">
                            <a:schemeClr val="accent1"/>
                          </a:lnRef>
                          <a:fillRef idx="0">
                            <a:schemeClr val="accent1"/>
                          </a:fillRef>
                          <a:effectRef idx="0">
                            <a:schemeClr val="accent1"/>
                          </a:effectRef>
                          <a:fontRef idx="minor">
                            <a:schemeClr val="tx1"/>
                          </a:fontRef>
                        </wps:style>
                        <wps:bodyPr/>
                      </wps:wsp>
                      <wps:wsp>
                        <wps:cNvPr id="66" name="Elbow Connector 66"/>
                        <wps:cNvCnPr>
                          <a:stCxn id="7" idx="1"/>
                          <a:endCxn id="49" idx="4"/>
                        </wps:cNvCnPr>
                        <wps:spPr>
                          <a:xfrm rot="16200000" flipV="1">
                            <a:off x="4867270" y="628645"/>
                            <a:ext cx="476260" cy="704850"/>
                          </a:xfrm>
                          <a:prstGeom prst="bentConnector2">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4" name="Snip Diagonal Corner Rectangle 14"/>
                        <wps:cNvSpPr/>
                        <wps:spPr>
                          <a:xfrm>
                            <a:off x="2215753" y="4103708"/>
                            <a:ext cx="1028700" cy="723900"/>
                          </a:xfrm>
                          <a:prstGeom prst="snip2Diag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7FECD1" w14:textId="77777777" w:rsidR="00C941E8" w:rsidRPr="00C56655" w:rsidRDefault="00C941E8" w:rsidP="00C31C5F">
                              <w:pPr>
                                <w:jc w:val="center"/>
                                <w:rPr>
                                  <w:color w:val="000000" w:themeColor="text1"/>
                                  <w:sz w:val="20"/>
                                </w:rPr>
                              </w:pPr>
                              <w:r w:rsidRPr="00C56655">
                                <w:rPr>
                                  <w:color w:val="000000" w:themeColor="text1"/>
                                  <w:sz w:val="20"/>
                                </w:rPr>
                                <w:t>UserDoc</w:t>
                              </w:r>
                              <w:r w:rsidRPr="00C56655">
                                <w:rPr>
                                  <w:color w:val="000000" w:themeColor="text1"/>
                                  <w:sz w:val="20"/>
                                </w:rPr>
                                <w:br/>
                                <w:t>.docx.Config.txt</w:t>
                              </w:r>
                              <w:r w:rsidRPr="00C56655">
                                <w:rPr>
                                  <w:color w:val="000000" w:themeColor="text1"/>
                                  <w:sz w:val="20"/>
                                </w:rPr>
                                <w:br/>
                              </w:r>
                              <w:r w:rsidRPr="00C56655">
                                <w:rPr>
                                  <w:color w:val="000000" w:themeColor="text1"/>
                                  <w:sz w:val="20"/>
                                </w:rPr>
                                <w:br/>
                                <w:t>etc.</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8" name="Snip Diagonal Corner Rectangle 68"/>
                        <wps:cNvSpPr/>
                        <wps:spPr>
                          <a:xfrm>
                            <a:off x="2205032" y="3352808"/>
                            <a:ext cx="914396" cy="628644"/>
                          </a:xfrm>
                          <a:prstGeom prst="snip2Diag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AD0968" w14:textId="77777777" w:rsidR="00C941E8" w:rsidRPr="00C56655" w:rsidRDefault="00C941E8" w:rsidP="00C31C5F">
                              <w:pPr>
                                <w:jc w:val="center"/>
                                <w:rPr>
                                  <w:color w:val="000000" w:themeColor="text1"/>
                                  <w:sz w:val="20"/>
                                </w:rPr>
                              </w:pPr>
                              <w:r w:rsidRPr="00C56655">
                                <w:rPr>
                                  <w:color w:val="000000" w:themeColor="text1"/>
                                  <w:sz w:val="20"/>
                                </w:rPr>
                                <w:t>transfer_</w:t>
                              </w:r>
                              <w:r w:rsidRPr="00C56655">
                                <w:rPr>
                                  <w:color w:val="000000" w:themeColor="text1"/>
                                  <w:sz w:val="20"/>
                                </w:rPr>
                                <w:br/>
                                <w:t>MyCompany_</w:t>
                              </w:r>
                              <w:r w:rsidRPr="00C56655">
                                <w:rPr>
                                  <w:color w:val="000000" w:themeColor="text1"/>
                                  <w:sz w:val="20"/>
                                </w:rPr>
                                <w:br/>
                                <w:t>Main.txt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3" name="Elbow Connector 73"/>
                        <wps:cNvCnPr>
                          <a:stCxn id="14" idx="0"/>
                          <a:endCxn id="52" idx="2"/>
                        </wps:cNvCnPr>
                        <wps:spPr>
                          <a:xfrm flipV="1">
                            <a:off x="3244453" y="4462462"/>
                            <a:ext cx="384572" cy="3196"/>
                          </a:xfrm>
                          <a:prstGeom prst="bentConnector3">
                            <a:avLst>
                              <a:gd name="adj1" fmla="val 50000"/>
                            </a:avLst>
                          </a:prstGeom>
                          <a:ln w="12700">
                            <a:solidFill>
                              <a:schemeClr val="tx1"/>
                            </a:solidFill>
                            <a:prstDash val="dash"/>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76" name="Flowchart: Document 76"/>
                        <wps:cNvSpPr/>
                        <wps:spPr>
                          <a:xfrm>
                            <a:off x="266700" y="3732225"/>
                            <a:ext cx="1148719" cy="752475"/>
                          </a:xfrm>
                          <a:prstGeom prst="flowChartDocumen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4EC1CF" w14:textId="77777777" w:rsidR="00C941E8" w:rsidRPr="00C56655" w:rsidRDefault="00C941E8" w:rsidP="00C31C5F">
                              <w:pPr>
                                <w:jc w:val="center"/>
                                <w:rPr>
                                  <w:color w:val="000000" w:themeColor="text1"/>
                                  <w:sz w:val="20"/>
                                </w:rPr>
                              </w:pPr>
                              <w:r w:rsidRPr="00C56655">
                                <w:rPr>
                                  <w:color w:val="000000" w:themeColor="text1"/>
                                  <w:sz w:val="20"/>
                                </w:rPr>
                                <w:t>UserDoc.docx</w:t>
                              </w:r>
                              <w:r w:rsidRPr="00C56655">
                                <w:rPr>
                                  <w:color w:val="000000" w:themeColor="text1"/>
                                  <w:sz w:val="20"/>
                                </w:rPr>
                                <w:br/>
                              </w:r>
                              <w:r w:rsidRPr="00C56655">
                                <w:rPr>
                                  <w:color w:val="000000" w:themeColor="text1"/>
                                  <w:sz w:val="20"/>
                                </w:rPr>
                                <w:br/>
                                <w:t>etc.</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7" name="Flowchart: Internal Storage 17"/>
                        <wps:cNvSpPr/>
                        <wps:spPr>
                          <a:xfrm>
                            <a:off x="1674021" y="1962151"/>
                            <a:ext cx="912012" cy="695325"/>
                          </a:xfrm>
                          <a:prstGeom prst="flowChartInternalStorag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6DF2AC" w14:textId="77777777" w:rsidR="00C941E8" w:rsidRPr="00C56655" w:rsidRDefault="00C941E8" w:rsidP="00C31C5F">
                              <w:pPr>
                                <w:jc w:val="center"/>
                                <w:rPr>
                                  <w:color w:val="000000" w:themeColor="text1"/>
                                  <w:sz w:val="20"/>
                                </w:rPr>
                              </w:pPr>
                              <w:r w:rsidRPr="00C56655">
                                <w:rPr>
                                  <w:color w:val="000000" w:themeColor="text1"/>
                                  <w:sz w:val="20"/>
                                </w:rPr>
                                <w:t>MySignature</w:t>
                              </w:r>
                              <w:r w:rsidRPr="00C56655">
                                <w:rPr>
                                  <w:color w:val="000000" w:themeColor="text1"/>
                                  <w:sz w:val="20"/>
                                </w:rPr>
                                <w:br/>
                                <w:t>.PNG</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1" name="Elbow Connector 81"/>
                        <wps:cNvCnPr>
                          <a:stCxn id="68" idx="2"/>
                        </wps:cNvCnPr>
                        <wps:spPr>
                          <a:xfrm rot="10800000" flipV="1">
                            <a:off x="1415420" y="3667129"/>
                            <a:ext cx="789613" cy="209541"/>
                          </a:xfrm>
                          <a:prstGeom prst="bentConnector3">
                            <a:avLst>
                              <a:gd name="adj1" fmla="val 50000"/>
                            </a:avLst>
                          </a:prstGeom>
                          <a:ln w="12700">
                            <a:solidFill>
                              <a:schemeClr val="tx1"/>
                            </a:solidFill>
                            <a:prstDash val="dash"/>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82" name="Elbow Connector 82"/>
                        <wps:cNvCnPr>
                          <a:stCxn id="14" idx="2"/>
                          <a:endCxn id="76" idx="3"/>
                        </wps:cNvCnPr>
                        <wps:spPr>
                          <a:xfrm rot="10800000">
                            <a:off x="1415419" y="4108464"/>
                            <a:ext cx="800334" cy="357195"/>
                          </a:xfrm>
                          <a:prstGeom prst="bentConnector3">
                            <a:avLst>
                              <a:gd name="adj1" fmla="val 50000"/>
                            </a:avLst>
                          </a:prstGeom>
                          <a:ln w="12700">
                            <a:solidFill>
                              <a:schemeClr val="tx1"/>
                            </a:solidFill>
                            <a:prstDash val="dash"/>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83" name="Elbow Connector 83"/>
                        <wps:cNvCnPr>
                          <a:stCxn id="56" idx="2"/>
                          <a:endCxn id="17" idx="0"/>
                        </wps:cNvCnPr>
                        <wps:spPr>
                          <a:xfrm rot="16200000" flipH="1">
                            <a:off x="1967506" y="1799629"/>
                            <a:ext cx="319093" cy="5949"/>
                          </a:xfrm>
                          <a:prstGeom prst="bentConnector3">
                            <a:avLst>
                              <a:gd name="adj1" fmla="val 50000"/>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84" name="Elbow Connector 84"/>
                        <wps:cNvCnPr>
                          <a:stCxn id="17" idx="2"/>
                        </wps:cNvCnPr>
                        <wps:spPr>
                          <a:xfrm rot="5400000">
                            <a:off x="1165815" y="2768012"/>
                            <a:ext cx="1074749" cy="853676"/>
                          </a:xfrm>
                          <a:prstGeom prst="bentConnector3">
                            <a:avLst>
                              <a:gd name="adj1" fmla="val 50000"/>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256" name="Cube 256"/>
                        <wps:cNvSpPr/>
                        <wps:spPr>
                          <a:xfrm>
                            <a:off x="92870" y="109534"/>
                            <a:ext cx="1400175" cy="876300"/>
                          </a:xfrm>
                          <a:prstGeom prst="cub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038D79" w14:textId="77777777" w:rsidR="00C941E8" w:rsidRPr="00C56655" w:rsidRDefault="00C941E8" w:rsidP="00C31C5F">
                              <w:pPr>
                                <w:spacing w:after="0"/>
                                <w:jc w:val="center"/>
                                <w:rPr>
                                  <w:color w:val="000000" w:themeColor="text1"/>
                                  <w:sz w:val="20"/>
                                </w:rPr>
                              </w:pPr>
                              <w:r w:rsidRPr="00C56655">
                                <w:rPr>
                                  <w:color w:val="000000" w:themeColor="text1"/>
                                  <w:sz w:val="20"/>
                                </w:rPr>
                                <w:t>Bullzip PDF Printer</w:t>
                              </w:r>
                            </w:p>
                            <w:p w14:paraId="15571E65" w14:textId="77777777" w:rsidR="00C941E8" w:rsidRPr="00C56655" w:rsidRDefault="00C941E8" w:rsidP="00C31C5F">
                              <w:pPr>
                                <w:spacing w:after="0"/>
                                <w:jc w:val="center"/>
                                <w:rPr>
                                  <w:color w:val="000000" w:themeColor="text1"/>
                                  <w:sz w:val="20"/>
                                </w:rPr>
                              </w:pPr>
                              <w:r w:rsidRPr="00C56655">
                                <w:rPr>
                                  <w:color w:val="000000" w:themeColor="text1"/>
                                  <w:sz w:val="20"/>
                                </w:rPr>
                                <w:t>&amp;</w:t>
                              </w:r>
                            </w:p>
                            <w:p w14:paraId="4A35CE73" w14:textId="77777777" w:rsidR="00C941E8" w:rsidRPr="00C56655" w:rsidRDefault="00C941E8" w:rsidP="00C31C5F">
                              <w:pPr>
                                <w:spacing w:after="0"/>
                                <w:jc w:val="center"/>
                                <w:rPr>
                                  <w:color w:val="000000" w:themeColor="text1"/>
                                  <w:sz w:val="20"/>
                                </w:rPr>
                              </w:pPr>
                              <w:r w:rsidRPr="00C56655">
                                <w:rPr>
                                  <w:color w:val="000000" w:themeColor="text1"/>
                                  <w:sz w:val="20"/>
                                </w:rPr>
                                <w:t>Image Magick</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6" name="Elbow Connector 86"/>
                        <wps:cNvCnPr>
                          <a:stCxn id="56" idx="0"/>
                        </wps:cNvCnPr>
                        <wps:spPr>
                          <a:xfrm rot="16200000" flipV="1">
                            <a:off x="1507335" y="369090"/>
                            <a:ext cx="433385" cy="800103"/>
                          </a:xfrm>
                          <a:prstGeom prst="bentConnector2">
                            <a:avLst/>
                          </a:prstGeom>
                          <a:ln w="12700">
                            <a:solidFill>
                              <a:schemeClr val="tx1"/>
                            </a:solidFill>
                            <a:prstDash val="solid"/>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255" name="Flowchart: Magnetic Disk 255"/>
                        <wps:cNvSpPr/>
                        <wps:spPr>
                          <a:xfrm>
                            <a:off x="4895850" y="2352675"/>
                            <a:ext cx="1123950" cy="1223969"/>
                          </a:xfrm>
                          <a:prstGeom prst="flowChartMagneticDisk">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3DEFBE" w14:textId="77777777" w:rsidR="00C941E8" w:rsidRPr="00C56655" w:rsidRDefault="00C941E8" w:rsidP="00C31C5F">
                              <w:pPr>
                                <w:jc w:val="center"/>
                                <w:rPr>
                                  <w:color w:val="000000" w:themeColor="text1"/>
                                  <w:sz w:val="20"/>
                                </w:rPr>
                              </w:pPr>
                              <w:r w:rsidRPr="00C56655">
                                <w:rPr>
                                  <w:color w:val="000000" w:themeColor="text1"/>
                                  <w:sz w:val="20"/>
                                </w:rPr>
                                <w:t>MyCompany_</w:t>
                              </w:r>
                              <w:r w:rsidRPr="00C56655">
                                <w:rPr>
                                  <w:color w:val="000000" w:themeColor="text1"/>
                                  <w:sz w:val="20"/>
                                </w:rPr>
                                <w:br/>
                                <w:t>Business</w:t>
                              </w:r>
                              <w:r w:rsidRPr="00C56655">
                                <w:rPr>
                                  <w:color w:val="000000" w:themeColor="text1"/>
                                  <w:sz w:val="20"/>
                                </w:rPr>
                                <w:br/>
                                <w:t>Contacts_db</w:t>
                              </w:r>
                              <w:r w:rsidRPr="00C56655">
                                <w:rPr>
                                  <w:color w:val="000000" w:themeColor="text1"/>
                                  <w:sz w:val="20"/>
                                </w:rPr>
                                <w:br/>
                                <w:t>.xlsm</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82" name="Elbow Connector 382"/>
                        <wps:cNvCnPr/>
                        <wps:spPr>
                          <a:xfrm rot="10800000">
                            <a:off x="2781304" y="1314446"/>
                            <a:ext cx="2114549" cy="1476373"/>
                          </a:xfrm>
                          <a:prstGeom prst="bentConnector3">
                            <a:avLst>
                              <a:gd name="adj1" fmla="val 73246"/>
                            </a:avLst>
                          </a:prstGeom>
                          <a:ln w="12700">
                            <a:solidFill>
                              <a:schemeClr val="tx1"/>
                            </a:solidFill>
                            <a:prstDash val="solid"/>
                            <a:tailEnd type="arrow"/>
                          </a:ln>
                        </wps:spPr>
                        <wps:style>
                          <a:lnRef idx="1">
                            <a:schemeClr val="accent1"/>
                          </a:lnRef>
                          <a:fillRef idx="0">
                            <a:schemeClr val="accent1"/>
                          </a:fillRef>
                          <a:effectRef idx="0">
                            <a:schemeClr val="accent1"/>
                          </a:effectRef>
                          <a:fontRef idx="minor">
                            <a:schemeClr val="tx1"/>
                          </a:fontRef>
                        </wps:style>
                        <wps:bodyPr/>
                      </wps:wsp>
                      <wps:wsp>
                        <wps:cNvPr id="160" name="Flowchart: Magnetic Disk 160"/>
                        <wps:cNvSpPr/>
                        <wps:spPr>
                          <a:xfrm>
                            <a:off x="4934556" y="3667129"/>
                            <a:ext cx="1123950" cy="1019176"/>
                          </a:xfrm>
                          <a:prstGeom prst="flowChartMagneticDisk">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739E5B" w14:textId="40223D5B" w:rsidR="00C941E8" w:rsidRPr="00C56655" w:rsidRDefault="00C941E8" w:rsidP="00C31C5F">
                              <w:pPr>
                                <w:jc w:val="center"/>
                                <w:rPr>
                                  <w:color w:val="000000" w:themeColor="text1"/>
                                  <w:sz w:val="20"/>
                                </w:rPr>
                              </w:pPr>
                              <w:ins w:id="55" w:author="J A Odendaal" w:date="2018-05-02T16:24:00Z">
                                <w:r w:rsidRPr="00C56655">
                                  <w:rPr>
                                    <w:color w:val="000000" w:themeColor="text1"/>
                                    <w:sz w:val="20"/>
                                  </w:rPr>
                                  <w:t>MyCompany_</w:t>
                                </w:r>
                                <w:r w:rsidRPr="00C56655">
                                  <w:rPr>
                                    <w:color w:val="000000" w:themeColor="text1"/>
                                    <w:sz w:val="20"/>
                                  </w:rPr>
                                  <w:br/>
                                  <w:t>Clauses_db</w:t>
                                </w:r>
                                <w:r w:rsidRPr="00C56655">
                                  <w:rPr>
                                    <w:color w:val="000000" w:themeColor="text1"/>
                                    <w:sz w:val="20"/>
                                  </w:rPr>
                                  <w:br/>
                                  <w:t>.xlsm</w:t>
                                </w:r>
                              </w:ins>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6" name="Elbow Connector 36"/>
                        <wps:cNvCnPr/>
                        <wps:spPr>
                          <a:xfrm>
                            <a:off x="3351038" y="3367083"/>
                            <a:ext cx="1583518" cy="544223"/>
                          </a:xfrm>
                          <a:prstGeom prst="bentConnector3">
                            <a:avLst>
                              <a:gd name="adj1" fmla="val -68"/>
                            </a:avLst>
                          </a:prstGeom>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Canvas 6" o:spid="_x0000_s1026" editas="canvas" style="width:481.5pt;height:396pt;mso-position-horizontal-relative:char;mso-position-vertical-relative:line" coordsize="61150,50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150;height:50292;visibility:visible;mso-wrap-style:square" stroked="t" strokecolor="black [3213]">
                  <v:fill o:detectmouseclick="t"/>
                  <v:path o:connecttype="none"/>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7" o:spid="_x0000_s1028" type="#_x0000_t132" style="position:absolute;left:48958;top:12192;width:11240;height:10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b/3MQA&#10;AADaAAAADwAAAGRycy9kb3ducmV2LnhtbESPQWsCMRSE7wX/Q3iCl6LZatWyNUotFDwJ2qrt7bF5&#10;bhY3L+smXdd/3whCj8PMfMPMFq0tRUO1LxwreBokIIgzpwvOFXx9fvRfQPiArLF0TAqu5GEx7zzM&#10;MNXuwhtqtiEXEcI+RQUmhCqV0meGLPqBq4ijd3S1xRBlnUtd4yXCbSmHSTKRFguOCwYrejeUnba/&#10;VsHpeB41eNDf+3HV7J7Nz3o5xkelet327RVEoDb8h+/tlVYwhduVeAPk/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2/9zEAAAA2gAAAA8AAAAAAAAAAAAAAAAAmAIAAGRycy9k&#10;b3ducmV2LnhtbFBLBQYAAAAABAAEAPUAAACJAwAAAAA=&#10;" filled="f" strokecolor="black [3213]" strokeweight="1pt">
                  <v:textbox inset="0,0,0,0">
                    <w:txbxContent>
                      <w:p w14:paraId="291DF5EF" w14:textId="77777777" w:rsidR="00C941E8" w:rsidRPr="00C56655" w:rsidRDefault="00C941E8" w:rsidP="00C31C5F">
                        <w:pPr>
                          <w:jc w:val="center"/>
                          <w:rPr>
                            <w:color w:val="000000" w:themeColor="text1"/>
                            <w:sz w:val="20"/>
                          </w:rPr>
                        </w:pPr>
                        <w:r w:rsidRPr="00C56655">
                          <w:rPr>
                            <w:color w:val="000000" w:themeColor="text1"/>
                            <w:sz w:val="20"/>
                          </w:rPr>
                          <w:t>MyCompany_</w:t>
                        </w:r>
                        <w:r w:rsidRPr="00C56655">
                          <w:rPr>
                            <w:color w:val="000000" w:themeColor="text1"/>
                            <w:sz w:val="20"/>
                          </w:rPr>
                          <w:br/>
                          <w:t>Competency_db</w:t>
                        </w:r>
                        <w:r w:rsidRPr="00C56655">
                          <w:rPr>
                            <w:color w:val="000000" w:themeColor="text1"/>
                            <w:sz w:val="20"/>
                          </w:rPr>
                          <w:br/>
                          <w:t>.xlsm</w:t>
                        </w:r>
                      </w:p>
                    </w:txbxContent>
                  </v:textbox>
                </v:shape>
                <v:shape id="Flowchart: Magnetic Disk 49" o:spid="_x0000_s1029" type="#_x0000_t132" style="position:absolute;left:36290;top:571;width:11239;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fou8UA&#10;AADbAAAADwAAAGRycy9kb3ducmV2LnhtbESPQWsCMRSE74L/IbxCL6JZWxW7NYotFDwJtWrb22Pz&#10;3CxuXtZNXNd/bwoFj8PMfMPMFq0tRUO1LxwrGA4SEMSZ0wXnCrZfH/0pCB+QNZaOScGVPCzm3c4M&#10;U+0u/EnNJuQiQtinqMCEUKVS+syQRT9wFXH0Dq62GKKsc6lrvES4LeVTkkykxYLjgsGK3g1lx83Z&#10;KjgeTs8Nfuuf/bhqdiPzu34bY0+px4d2+QoiUBvu4f/2SisYvcDfl/gD5P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B+i7xQAAANsAAAAPAAAAAAAAAAAAAAAAAJgCAABkcnMv&#10;ZG93bnJldi54bWxQSwUGAAAAAAQABAD1AAAAigMAAAAA&#10;" filled="f" strokecolor="black [3213]" strokeweight="1pt">
                  <v:textbox inset="0,0,0,0">
                    <w:txbxContent>
                      <w:p w14:paraId="7D70A0CC" w14:textId="77777777" w:rsidR="00C941E8" w:rsidRPr="00C56655" w:rsidRDefault="00C941E8" w:rsidP="00C31C5F">
                        <w:pPr>
                          <w:jc w:val="center"/>
                          <w:rPr>
                            <w:color w:val="000000" w:themeColor="text1"/>
                            <w:sz w:val="20"/>
                          </w:rPr>
                        </w:pPr>
                        <w:r w:rsidRPr="00C56655">
                          <w:rPr>
                            <w:color w:val="000000" w:themeColor="text1"/>
                            <w:sz w:val="20"/>
                          </w:rPr>
                          <w:t>MyCompany_</w:t>
                        </w:r>
                        <w:r w:rsidRPr="00C56655">
                          <w:rPr>
                            <w:color w:val="000000" w:themeColor="text1"/>
                            <w:sz w:val="20"/>
                          </w:rPr>
                          <w:br/>
                          <w:t>ResourcesAnd</w:t>
                        </w:r>
                        <w:r w:rsidRPr="00C56655">
                          <w:rPr>
                            <w:color w:val="000000" w:themeColor="text1"/>
                            <w:sz w:val="20"/>
                          </w:rPr>
                          <w:br/>
                          <w:t>Competencies_db</w:t>
                        </w:r>
                        <w:r w:rsidRPr="00C56655">
                          <w:rPr>
                            <w:color w:val="000000" w:themeColor="text1"/>
                            <w:sz w:val="20"/>
                          </w:rPr>
                          <w:br/>
                          <w:t>.xlsm</w:t>
                        </w:r>
                      </w:p>
                    </w:txbxContent>
                  </v:textbox>
                </v:shape>
                <v:shape id="Flowchart: Magnetic Disk 50" o:spid="_x0000_s1030" type="#_x0000_t132" style="position:absolute;left:36290;top:28574;width:11239;height:10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X+8IA&#10;AADbAAAADwAAAGRycy9kb3ducmV2LnhtbERPz2vCMBS+D/Y/hDfwMjSdWpHOKJsgeBJ0m7rbo3k2&#10;xeala2Kt/705CDt+fL9ni85WoqXGl44VvA0SEMS50yUXCr6/Vv0pCB+QNVaOScGNPCzmz08zzLS7&#10;8pbaXShEDGGfoQITQp1J6XNDFv3A1cSRO7nGYoiwKaRu8BrDbSWHSTKRFkuODQZrWhrKz7uLVXA+&#10;/Y1aPOjjPq3bn7H53Xym+KpU76X7eAcRqAv/4od7rRWkcX38En+An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Nf7wgAAANsAAAAPAAAAAAAAAAAAAAAAAJgCAABkcnMvZG93&#10;bnJldi54bWxQSwUGAAAAAAQABAD1AAAAhwMAAAAA&#10;" filled="f" strokecolor="black [3213]" strokeweight="1pt">
                  <v:textbox inset="0,0,0,0">
                    <w:txbxContent>
                      <w:p w14:paraId="64D59D2E" w14:textId="77777777" w:rsidR="00C941E8" w:rsidRPr="00C56655" w:rsidRDefault="00C941E8" w:rsidP="00C31C5F">
                        <w:pPr>
                          <w:jc w:val="center"/>
                          <w:rPr>
                            <w:color w:val="000000" w:themeColor="text1"/>
                            <w:sz w:val="20"/>
                          </w:rPr>
                        </w:pPr>
                        <w:r w:rsidRPr="00C56655">
                          <w:rPr>
                            <w:color w:val="000000" w:themeColor="text1"/>
                            <w:sz w:val="20"/>
                          </w:rPr>
                          <w:t>MyCompany_</w:t>
                        </w:r>
                        <w:r w:rsidRPr="00C56655">
                          <w:rPr>
                            <w:color w:val="000000" w:themeColor="text1"/>
                            <w:sz w:val="20"/>
                          </w:rPr>
                          <w:br/>
                          <w:t>Template_db</w:t>
                        </w:r>
                        <w:r w:rsidRPr="00C56655">
                          <w:rPr>
                            <w:color w:val="000000" w:themeColor="text1"/>
                            <w:sz w:val="20"/>
                          </w:rPr>
                          <w:br/>
                          <w:t>.xlsm</w:t>
                        </w:r>
                      </w:p>
                    </w:txbxContent>
                  </v:textbox>
                </v:shape>
                <v:shape id="Flowchart: Magnetic Disk 51" o:spid="_x0000_s1031" type="#_x0000_t132" style="position:absolute;left:36290;top:14954;width:11239;height:12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hyYMUA&#10;AADbAAAADwAAAGRycy9kb3ducmV2LnhtbESPT2vCQBTE74LfYXlCL6IbayMSXUULBU+Fav/o7ZF9&#10;ZoPZt2l2G9Nv3xUKHoeZ+Q2zXHe2Ei01vnSsYDJOQBDnTpdcKHg/vIzmIHxA1lg5JgW/5GG96veW&#10;mGl35Tdq96EQEcI+QwUmhDqT0ueGLPqxq4mjd3aNxRBlU0jd4DXCbSUfk2QmLZYcFwzW9Gwov+x/&#10;rILL+Xva4pc+fqZ1+/FkTq/bFIdKPQy6zQJEoC7cw//tnVaQTuD2Jf4A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qHJgxQAAANsAAAAPAAAAAAAAAAAAAAAAAJgCAABkcnMv&#10;ZG93bnJldi54bWxQSwUGAAAAAAQABAD1AAAAigMAAAAA&#10;" filled="f" strokecolor="black [3213]" strokeweight="1pt">
                  <v:textbox inset="0,0,0,0">
                    <w:txbxContent>
                      <w:p w14:paraId="71FBDD47" w14:textId="77777777" w:rsidR="00C941E8" w:rsidRPr="00C56655" w:rsidRDefault="00C941E8" w:rsidP="00C31C5F">
                        <w:pPr>
                          <w:jc w:val="center"/>
                          <w:rPr>
                            <w:color w:val="000000" w:themeColor="text1"/>
                            <w:sz w:val="20"/>
                          </w:rPr>
                        </w:pPr>
                        <w:r w:rsidRPr="00C56655">
                          <w:rPr>
                            <w:color w:val="000000" w:themeColor="text1"/>
                            <w:sz w:val="20"/>
                          </w:rPr>
                          <w:t>MyCompany_</w:t>
                        </w:r>
                        <w:r w:rsidRPr="00C56655">
                          <w:rPr>
                            <w:color w:val="000000" w:themeColor="text1"/>
                            <w:sz w:val="20"/>
                          </w:rPr>
                          <w:br/>
                          <w:t>User</w:t>
                        </w:r>
                        <w:r w:rsidRPr="00C56655">
                          <w:rPr>
                            <w:color w:val="000000" w:themeColor="text1"/>
                            <w:sz w:val="20"/>
                          </w:rPr>
                          <w:br/>
                          <w:t>Abbreviations_db</w:t>
                        </w:r>
                        <w:r w:rsidRPr="00C56655">
                          <w:rPr>
                            <w:color w:val="000000" w:themeColor="text1"/>
                            <w:sz w:val="20"/>
                          </w:rPr>
                          <w:br/>
                          <w:t>.xlsm</w:t>
                        </w:r>
                      </w:p>
                    </w:txbxContent>
                  </v:textbox>
                </v:shape>
                <v:shape id="Flowchart: Magnetic Disk 52" o:spid="_x0000_s1032" type="#_x0000_t132" style="position:absolute;left:36290;top:39528;width:11239;height:10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rsF8UA&#10;AADbAAAADwAAAGRycy9kb3ducmV2LnhtbESPT2vCQBTE74LfYXlCL6IbtRGJrmILBU+Fav/o7ZF9&#10;ZoPZt2l2G9Nv3xUKHoeZ+Q2z2nS2Ei01vnSsYDJOQBDnTpdcKHg/vIwWIHxA1lg5JgW/5GGz7vdW&#10;mGl35Tdq96EQEcI+QwUmhDqT0ueGLPqxq4mjd3aNxRBlU0jd4DXCbSWnSTKXFkuOCwZrejaUX/Y/&#10;VsHl/D1r8UsfP9O6/Xg0p9enFIdKPQy67RJEoC7cw//tnVaQTuH2Jf4A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euwXxQAAANsAAAAPAAAAAAAAAAAAAAAAAJgCAABkcnMv&#10;ZG93bnJldi54bWxQSwUGAAAAAAQABAD1AAAAigMAAAAA&#10;" filled="f" strokecolor="black [3213]" strokeweight="1pt">
                  <v:textbox inset="0,0,0,0">
                    <w:txbxContent>
                      <w:p w14:paraId="6664D863" w14:textId="77777777" w:rsidR="00C941E8" w:rsidRPr="00C56655" w:rsidRDefault="00C941E8" w:rsidP="00C31C5F">
                        <w:pPr>
                          <w:jc w:val="center"/>
                          <w:rPr>
                            <w:color w:val="000000" w:themeColor="text1"/>
                            <w:sz w:val="20"/>
                          </w:rPr>
                        </w:pPr>
                        <w:r w:rsidRPr="00C56655">
                          <w:rPr>
                            <w:color w:val="000000" w:themeColor="text1"/>
                            <w:sz w:val="20"/>
                          </w:rPr>
                          <w:t>PDMS_Interface</w:t>
                        </w:r>
                        <w:r w:rsidRPr="00C56655">
                          <w:rPr>
                            <w:color w:val="000000" w:themeColor="text1"/>
                            <w:sz w:val="20"/>
                          </w:rPr>
                          <w:br/>
                          <w:t>.xlsm</w:t>
                        </w:r>
                      </w:p>
                    </w:txbxContent>
                  </v:textbox>
                </v:shape>
                <v:roundrect id="Rounded Rectangle 9" o:spid="_x0000_s1033" style="position:absolute;left:1143;top:23241;width:14620;height:666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2J8YA&#10;AADaAAAADwAAAGRycy9kb3ducmV2LnhtbESPT2vCQBTE7wW/w/IKXopuqkVM6ipFFJTS4r9Lb4/s&#10;axLMvg27a4x++m6h0OMwM79hZovO1KIl5yvLCp6HCQji3OqKCwWn43owBeEDssbaMim4kYfFvPcw&#10;w0zbK++pPYRCRAj7DBWUITSZlD4vyaAf2oY4et/WGQxRukJqh9cIN7UcJclEGqw4LpTY0LKk/Hy4&#10;GAVPS5e2n+P3XXLZr8x2dP/4ql5SpfqP3dsriEBd+A//tTdaQQq/V+INkPM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R2J8YAAADaAAAADwAAAAAAAAAAAAAAAACYAgAAZHJz&#10;L2Rvd25yZXYueG1sUEsFBgAAAAAEAAQA9QAAAIsDAAAAAA==&#10;" filled="f" strokecolor="black [3213]" strokeweight="1pt">
                  <v:textbox inset="0,0,0,0">
                    <w:txbxContent>
                      <w:p w14:paraId="45CE47E0" w14:textId="77777777" w:rsidR="00C941E8" w:rsidRPr="00C56655" w:rsidRDefault="00C941E8" w:rsidP="00C31C5F">
                        <w:pPr>
                          <w:jc w:val="center"/>
                          <w:rPr>
                            <w:color w:val="000000" w:themeColor="text1"/>
                            <w:sz w:val="20"/>
                          </w:rPr>
                        </w:pPr>
                        <w:r w:rsidRPr="00C56655">
                          <w:rPr>
                            <w:color w:val="000000" w:themeColor="text1"/>
                            <w:sz w:val="20"/>
                          </w:rPr>
                          <w:t>MyCompany_Main.dotm</w:t>
                        </w:r>
                        <w:r w:rsidRPr="00C56655">
                          <w:rPr>
                            <w:color w:val="000000" w:themeColor="text1"/>
                            <w:sz w:val="20"/>
                          </w:rPr>
                          <w:br/>
                        </w:r>
                        <w:r w:rsidRPr="00C56655">
                          <w:rPr>
                            <w:color w:val="000000" w:themeColor="text1"/>
                            <w:sz w:val="20"/>
                          </w:rPr>
                          <w:br/>
                          <w:t>etc.</w:t>
                        </w:r>
                      </w:p>
                    </w:txbxContent>
                  </v:textbox>
                </v:roundrect>
                <v:roundrect id="Rounded Rectangle 56" o:spid="_x0000_s1034" style="position:absolute;left:14668;top:9858;width:13145;height:65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TescA&#10;AADbAAAADwAAAGRycy9kb3ducmV2LnhtbESPQWsCMRSE74L/ITzBS6nZapW6GkWkBYso1Xrx9tg8&#10;d5duXpYkrtv++qZQ8DjMzDfMfNmaSjTkfGlZwdMgAUGcWV1yruD0+fb4AsIHZI2VZVLwTR6Wi25n&#10;jqm2Nz5Qcwy5iBD2KSooQqhTKX1WkEE/sDVx9C7WGQxRulxqh7cIN5UcJslEGiw5LhRY07qg7Ot4&#10;NQoe1m7a7Efbj+R6eDXvw5/duXyeKtXvtasZiEBtuIf/2xutYDyBvy/xB8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n/k3rHAAAA2wAAAA8AAAAAAAAAAAAAAAAAmAIAAGRy&#10;cy9kb3ducmV2LnhtbFBLBQYAAAAABAAEAPUAAACMAwAAAAA=&#10;" filled="f" strokecolor="black [3213]" strokeweight="1pt">
                  <v:textbox inset="0,0,0,0">
                    <w:txbxContent>
                      <w:p w14:paraId="15A82429" w14:textId="77777777" w:rsidR="00C941E8" w:rsidRPr="00C56655" w:rsidRDefault="00C941E8" w:rsidP="00C31C5F">
                        <w:pPr>
                          <w:jc w:val="center"/>
                          <w:rPr>
                            <w:color w:val="000000" w:themeColor="text1"/>
                            <w:sz w:val="20"/>
                          </w:rPr>
                        </w:pPr>
                        <w:r w:rsidRPr="00C56655">
                          <w:rPr>
                            <w:color w:val="000000" w:themeColor="text1"/>
                            <w:sz w:val="20"/>
                          </w:rPr>
                          <w:t>BaseTemplate.dotm</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2" o:spid="_x0000_s1035" type="#_x0000_t34" style="position:absolute;left:27813;top:7429;width:8477;height:5715;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LE4MMAAADbAAAADwAAAGRycy9kb3ducmV2LnhtbERPTWvCQBC9C/6HZQRvumkOItFV2qpE&#10;9FTTS29jdpqEZmdDdk3S/npXKHibx/uc9XYwteiodZVlBS/zCARxbnXFhYLP7DBbgnAeWWNtmRT8&#10;koPtZjxaY6Jtzx/UXXwhQgi7BBWU3jeJlC4vyaCb24Y4cN+2NegDbAupW+xDuKllHEULabDi0FBi&#10;Q+8l5T+Xm1GQxkV6Tnfd4nTcZ/nXub/+vR2uSk0nw+sKhKfBP8X/7qMO82N4/BIOkJ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USxODDAAAA2wAAAA8AAAAAAAAAAAAA&#10;AAAAoQIAAGRycy9kb3ducmV2LnhtbFBLBQYAAAAABAAEAPkAAACRAwAAAAA=&#10;" adj="7160" strokecolor="black [3213]" strokeweight="1pt">
                  <v:stroke endarrow="open"/>
                </v:shape>
                <v:shapetype id="_x0000_t33" coordsize="21600,21600" o:spt="33" o:oned="t" path="m,l21600,r,21600e" filled="f">
                  <v:stroke joinstyle="miter"/>
                  <v:path arrowok="t" fillok="f" o:connecttype="none"/>
                  <o:lock v:ext="edit" shapetype="t"/>
                </v:shapetype>
                <v:shape id="Elbow Connector 13" o:spid="_x0000_s1036" type="#_x0000_t33" style="position:absolute;left:8453;top:13144;width:6215;height:10097;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AlQV8EAAADbAAAADwAAAGRycy9kb3ducmV2LnhtbERPS4vCMBC+C/6HMMJeZE19sEg1igiC&#10;e5FtXfY8NGNTbSaliVr/vREWvM3H95zlurO1uFHrK8cKxqMEBHHhdMWlgt/j7nMOwgdkjbVjUvAg&#10;D+tVv7fEVLs7Z3TLQyliCPsUFZgQmlRKXxiy6EeuIY7cybUWQ4RtKXWL9xhuazlJki9pseLYYLCh&#10;raHikl+tgvPu/D37C901zw4/l6I+ZcP5wyj1Meg2CxCBuvAW/7v3Os6fwuuXeIBcP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CVBXwQAAANsAAAAPAAAAAAAAAAAAAAAA&#10;AKECAABkcnMvZG93bnJldi54bWxQSwUGAAAAAAQABAD5AAAAjwMAAAAA&#10;" strokecolor="black [3213]" strokeweight="1pt">
                  <v:stroke startarrow="open" endarrow="open"/>
                </v:shape>
                <v:shape id="Elbow Connector 61" o:spid="_x0000_s1037" type="#_x0000_t34" style="position:absolute;left:4725;top:33593;width:7414;height:4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MSq8IAAADbAAAADwAAAGRycy9kb3ducmV2LnhtbESPQYvCMBSE78L+h/AWvGlaFV2qURZh&#10;Wa+2Int8Nm/b0ualNFGrv94IgsdhZr5hVpveNOJCnassK4jHEQji3OqKCwWH7Gf0BcJ5ZI2NZVJw&#10;Iweb9cdghYm2V97TJfWFCBB2CSoovW8TKV1ekkE3ti1x8P5tZ9AH2RVSd3gNcNPISRTNpcGKw0KJ&#10;LW1Lyuv0bBQssr97zcdTO0n7+pjt499mlk6VGn7230sQnnr/Dr/aO61gHsPzS/gBcv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IMSq8IAAADbAAAADwAAAAAAAAAAAAAA&#10;AAChAgAAZHJzL2Rvd25yZXYueG1sUEsFBgAAAAAEAAQA+QAAAJADAAAAAA==&#10;" strokecolor="black [3213]" strokeweight="1pt">
                  <v:stroke startarrow="open" endarrow="open"/>
                </v:shape>
                <v:shape id="Elbow Connector 63" o:spid="_x0000_s1038" type="#_x0000_t34" style="position:absolute;left:27813;top:13144;width:8477;height:7906;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CMocIAAADbAAAADwAAAGRycy9kb3ducmV2LnhtbESPQWvCQBSE70L/w/KE3nSjlSDRVUrB&#10;4k2bCF4f2dds2uzbkH3V9N93C4Ueh5n5htnuR9+pGw2xDWxgMc9AEdfBttwYuFSH2RpUFGSLXWAy&#10;8E0R9ruHyRYLG+78RrdSGpUgHAs04ET6QutYO/IY56EnTt57GDxKkkOj7YD3BPedXmZZrj22nBYc&#10;9vTiqP4sv7yB8uPsT6fXmLvjyPoqcm2qFRvzOB2fN6CERvkP/7WP1kD+BL9f0g/Qu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NCMocIAAADbAAAADwAAAAAAAAAAAAAA&#10;AAChAgAAZHJzL2Rvd25yZXYueG1sUEsFBgAAAAAEAAQA+QAAAJADAAAAAA==&#10;" adj="7160" strokecolor="black [3213]" strokeweight="1pt">
                  <v:stroke endarrow="open"/>
                </v:shape>
                <v:shape id="Elbow Connector 64" o:spid="_x0000_s1039" type="#_x0000_t34" style="position:absolute;left:27813;top:13144;width:8477;height:20526;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kU1cEAAADbAAAADwAAAGRycy9kb3ducmV2LnhtbESPQWvCQBSE74L/YXmF3nTTIqFEVxHB&#10;4s0aBa+P7DObNvs2ZF81/nu3IPQ4zMw3zGI1+FZdqY9NYANv0wwUcRVsw7WB03E7+QAVBdliG5gM&#10;3CnCajkeLbCw4cYHupZSqwThWKABJ9IVWsfKkcc4DR1x8i6h9yhJ9rW2Pd4S3Lf6Pcty7bHhtOCw&#10;o42j6qf89QbK7y+/33/G3O0G1meRc32csTGvL8N6DkpokP/ws72zBvIZ/H1JP0Av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DORTVwQAAANsAAAAPAAAAAAAAAAAAAAAA&#10;AKECAABkcnMvZG93bnJldi54bWxQSwUGAAAAAAQABAD5AAAAjwMAAAAA&#10;" adj="7160" strokecolor="black [3213]" strokeweight="1pt">
                  <v:stroke endarrow="open"/>
                </v:shape>
                <v:shape id="Elbow Connector 66" o:spid="_x0000_s1040" type="#_x0000_t33" style="position:absolute;left:48672;top:6286;width:4763;height:7049;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qJGP8IAAADbAAAADwAAAGRycy9kb3ducmV2LnhtbESPS4vCMBSF94L/IVzBjWiqjMXpGEUU&#10;QRez8DGzvjTXptjclCZq/fcTYcDl4Tw+znzZ2krcqfGlYwXjUQKCOHe65ELB+bQdzkD4gKyxckwK&#10;nuRhueh25php9+AD3Y+hEHGEfYYKTAh1JqXPDVn0I1cTR+/iGoshyqaQusFHHLeVnCRJKi2WHAkG&#10;a1obyq/Hm42Qn/yw+t0M+Hv6Odt/eNs+B9Yo1e+1qy8QgdrwDv+3d1pBmsLrS/wBcv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qJGP8IAAADbAAAADwAAAAAAAAAAAAAA&#10;AAChAgAAZHJzL2Rvd25yZXYueG1sUEsFBgAAAAAEAAQA+QAAAJADAAAAAA==&#10;" strokecolor="black [3213]" strokeweight="1pt">
                  <v:stroke dashstyle="dash" endarrow="open"/>
                </v:shape>
                <v:shape id="Snip Diagonal Corner Rectangle 14" o:spid="_x0000_s1041" style="position:absolute;left:22157;top:41037;width:10287;height:7239;visibility:visible;mso-wrap-style:square;v-text-anchor:middle" coordsize="1028700,7239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RgP8IA&#10;AADbAAAADwAAAGRycy9kb3ducmV2LnhtbERPTWvCQBC9C/6HZQQvohtDEUldRS1CoFJo6qW3ITvN&#10;hmZnQ3abxH/vFgq9zeN9zu4w2kb01PnasYL1KgFBXDpdc6Xg9nFZbkH4gKyxcUwK7uThsJ9Odphp&#10;N/A79UWoRAxhn6ECE0KbSelLQxb9yrXEkftyncUQYVdJ3eEQw20j0yTZSIs1xwaDLZ0Nld/Fj1WQ&#10;mpdTXpxGu63Xn698XVzfFlwqNZ+Nx2cQgcbwL/5z5zrOf4LfX+IBc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pGA/wgAAANsAAAAPAAAAAAAAAAAAAAAAAJgCAABkcnMvZG93&#10;bnJldi54bWxQSwUGAAAAAAQABAD1AAAAhwMAAAAA&#10;" adj="-11796480,,5400" path="m,l908048,r120652,120652l1028700,723900r,l120652,723900,,603248,,xe" filled="f" strokecolor="black [3213]" strokeweight="1pt">
                  <v:stroke joinstyle="miter"/>
                  <v:formulas/>
                  <v:path arrowok="t" o:connecttype="custom" o:connectlocs="0,0;908048,0;1028700,120652;1028700,723900;1028700,723900;120652,723900;0,603248;0,0" o:connectangles="0,0,0,0,0,0,0,0" textboxrect="0,0,1028700,723900"/>
                  <v:textbox inset="0,0,0,0">
                    <w:txbxContent>
                      <w:p w14:paraId="6E7FECD1" w14:textId="77777777" w:rsidR="00C941E8" w:rsidRPr="00C56655" w:rsidRDefault="00C941E8" w:rsidP="00C31C5F">
                        <w:pPr>
                          <w:jc w:val="center"/>
                          <w:rPr>
                            <w:color w:val="000000" w:themeColor="text1"/>
                            <w:sz w:val="20"/>
                          </w:rPr>
                        </w:pPr>
                        <w:r w:rsidRPr="00C56655">
                          <w:rPr>
                            <w:color w:val="000000" w:themeColor="text1"/>
                            <w:sz w:val="20"/>
                          </w:rPr>
                          <w:t>UserDoc</w:t>
                        </w:r>
                        <w:r w:rsidRPr="00C56655">
                          <w:rPr>
                            <w:color w:val="000000" w:themeColor="text1"/>
                            <w:sz w:val="20"/>
                          </w:rPr>
                          <w:br/>
                          <w:t>.docx.Config.txt</w:t>
                        </w:r>
                        <w:r w:rsidRPr="00C56655">
                          <w:rPr>
                            <w:color w:val="000000" w:themeColor="text1"/>
                            <w:sz w:val="20"/>
                          </w:rPr>
                          <w:br/>
                        </w:r>
                        <w:r w:rsidRPr="00C56655">
                          <w:rPr>
                            <w:color w:val="000000" w:themeColor="text1"/>
                            <w:sz w:val="20"/>
                          </w:rPr>
                          <w:br/>
                          <w:t>etc.</w:t>
                        </w:r>
                      </w:p>
                    </w:txbxContent>
                  </v:textbox>
                </v:shape>
                <v:shape id="Snip Diagonal Corner Rectangle 68" o:spid="_x0000_s1042" style="position:absolute;left:22050;top:33528;width:9144;height:6286;visibility:visible;mso-wrap-style:square;v-text-anchor:middle" coordsize="914396,6286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hMFb8A&#10;AADbAAAADwAAAGRycy9kb3ducmV2LnhtbERPTWsCMRC9F/wPYQRvNWstVlajaEHooZdaRY/DZtxd&#10;3ExCEnX77zuHQo+P971c965Td4qp9WxgMi5AEVfetlwbOHzvnuegUka22HkmAz+UYL0aPC2xtP7B&#10;X3Tf51pJCKcSDTQ5h1LrVDXkMI19IBbu4qPDLDDW2kZ8SLjr9EtRzLTDlqWhwUDvDVXX/c1JyTlU&#10;22l8fTvQ5rMPpzkfa5lnRsN+swCVqc//4j/3hzUwk7HyRX6AX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9uEwVvwAAANsAAAAPAAAAAAAAAAAAAAAAAJgCAABkcnMvZG93bnJl&#10;di54bWxQSwUGAAAAAAQABAD1AAAAhAMAAAAA&#10;" adj="-11796480,,5400" path="m,l809620,,914396,104776r,523868l914396,628644r-809620,l,523868,,xe" filled="f" strokecolor="black [3213]" strokeweight="1pt">
                  <v:stroke joinstyle="miter"/>
                  <v:formulas/>
                  <v:path arrowok="t" o:connecttype="custom" o:connectlocs="0,0;809620,0;914396,104776;914396,628644;914396,628644;104776,628644;0,523868;0,0" o:connectangles="0,0,0,0,0,0,0,0" textboxrect="0,0,914396,628644"/>
                  <v:textbox inset="0,0,0,0">
                    <w:txbxContent>
                      <w:p w14:paraId="3CAD0968" w14:textId="77777777" w:rsidR="00C941E8" w:rsidRPr="00C56655" w:rsidRDefault="00C941E8" w:rsidP="00C31C5F">
                        <w:pPr>
                          <w:jc w:val="center"/>
                          <w:rPr>
                            <w:color w:val="000000" w:themeColor="text1"/>
                            <w:sz w:val="20"/>
                          </w:rPr>
                        </w:pPr>
                        <w:r w:rsidRPr="00C56655">
                          <w:rPr>
                            <w:color w:val="000000" w:themeColor="text1"/>
                            <w:sz w:val="20"/>
                          </w:rPr>
                          <w:t>transfer_</w:t>
                        </w:r>
                        <w:r w:rsidRPr="00C56655">
                          <w:rPr>
                            <w:color w:val="000000" w:themeColor="text1"/>
                            <w:sz w:val="20"/>
                          </w:rPr>
                          <w:br/>
                          <w:t>MyCompany_</w:t>
                        </w:r>
                        <w:r w:rsidRPr="00C56655">
                          <w:rPr>
                            <w:color w:val="000000" w:themeColor="text1"/>
                            <w:sz w:val="20"/>
                          </w:rPr>
                          <w:br/>
                          <w:t>Main.txt</w:t>
                        </w:r>
                      </w:p>
                    </w:txbxContent>
                  </v:textbox>
                </v:shape>
                <v:shape id="Elbow Connector 73" o:spid="_x0000_s1043" type="#_x0000_t34" style="position:absolute;left:32444;top:44624;width:3846;height:3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BsKcYAAADbAAAADwAAAGRycy9kb3ducmV2LnhtbESPQWsCMRSE74X+h/AKvUjNVlHLahRt&#10;EQqCoq2en5vn7tLNy5Kk6+qvbwShx2FmvmEms9ZUoiHnS8sKXrsJCOLM6pJzBd9fy5c3ED4ga6ws&#10;k4ILeZhNHx8mmGp75i01u5CLCGGfooIihDqV0mcFGfRdWxNH72SdwRCly6V2eI5wU8lekgylwZLj&#10;QoE1vReU/ex+jYKmXbhstTl0Bmu7Px79/GOz6F2Ven5q52MQgdrwH763P7WCUR9uX+IPkN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qQbCnGAAAA2wAAAA8AAAAAAAAA&#10;AAAAAAAAoQIAAGRycy9kb3ducmV2LnhtbFBLBQYAAAAABAAEAPkAAACUAwAAAAA=&#10;" strokecolor="black [3213]" strokeweight="1pt">
                  <v:stroke dashstyle="dash" startarrow="open" endarrow="open"/>
                </v:shape>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76" o:spid="_x0000_s1044" type="#_x0000_t114" style="position:absolute;left:2667;top:37322;width:11487;height:7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4V78QA&#10;AADbAAAADwAAAGRycy9kb3ducmV2LnhtbESPT2vCQBTE7wW/w/KE3upGD0lJXaUUREs8GP9Aj4/s&#10;Mwlm34bsmqTfvisIPQ4z8xtmuR5NI3rqXG1ZwXwWgSAurK65VHA+bd7eQTiPrLGxTAp+ycF6NXlZ&#10;YqrtwDn1R1+KAGGXooLK+zaV0hUVGXQz2xIH72o7gz7IrpS6wyHATSMXURRLgzWHhQpb+qqouB3v&#10;RkG2+NFJln/veH8Y6Jxw6S7bQanX6fj5AcLT6P/Dz/ZOK0hieHwJP0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uFe/EAAAA2wAAAA8AAAAAAAAAAAAAAAAAmAIAAGRycy9k&#10;b3ducmV2LnhtbFBLBQYAAAAABAAEAPUAAACJAwAAAAA=&#10;" filled="f" strokecolor="black [3213]" strokeweight="1pt">
                  <v:textbox inset="0,0,0,0">
                    <w:txbxContent>
                      <w:p w14:paraId="554EC1CF" w14:textId="77777777" w:rsidR="00C941E8" w:rsidRPr="00C56655" w:rsidRDefault="00C941E8" w:rsidP="00C31C5F">
                        <w:pPr>
                          <w:jc w:val="center"/>
                          <w:rPr>
                            <w:color w:val="000000" w:themeColor="text1"/>
                            <w:sz w:val="20"/>
                          </w:rPr>
                        </w:pPr>
                        <w:r w:rsidRPr="00C56655">
                          <w:rPr>
                            <w:color w:val="000000" w:themeColor="text1"/>
                            <w:sz w:val="20"/>
                          </w:rPr>
                          <w:t>UserDoc.docx</w:t>
                        </w:r>
                        <w:r w:rsidRPr="00C56655">
                          <w:rPr>
                            <w:color w:val="000000" w:themeColor="text1"/>
                            <w:sz w:val="20"/>
                          </w:rPr>
                          <w:br/>
                        </w:r>
                        <w:r w:rsidRPr="00C56655">
                          <w:rPr>
                            <w:color w:val="000000" w:themeColor="text1"/>
                            <w:sz w:val="20"/>
                          </w:rPr>
                          <w:br/>
                          <w:t>etc.</w:t>
                        </w:r>
                      </w:p>
                    </w:txbxContent>
                  </v:textbox>
                </v:shape>
                <v:shapetype id="_x0000_t113" coordsize="21600,21600" o:spt="113" path="m,l,21600r21600,l21600,xem4236,nfl4236,21600em,4236nfl21600,4236e">
                  <v:stroke joinstyle="miter"/>
                  <v:path o:extrusionok="f" gradientshapeok="t" o:connecttype="rect" textboxrect="4236,4236,21600,21600"/>
                </v:shapetype>
                <v:shape id="Flowchart: Internal Storage 17" o:spid="_x0000_s1045" type="#_x0000_t113" style="position:absolute;left:16740;top:19621;width:9120;height:6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Jjh8QA&#10;AADbAAAADwAAAGRycy9kb3ducmV2LnhtbERPS2vCQBC+F/wPyxS86aY+qqSuwRaKDyi06qG9Ddlp&#10;EpKdDbtbjf/eFYTe5uN7ziLrTCNO5HxlWcHTMAFBnFtdcaHgeHgfzEH4gKyxsUwKLuQhW/YeFphq&#10;e+YvOu1DIWII+xQVlCG0qZQ+L8mgH9qWOHK/1hkMEbpCaofnGG4aOUqSZ2mw4thQYktvJeX1/s8o&#10;2H6sf5rRK88m3zStP10ynuzma6X6j93qBUSgLvyL7+6NjvNncPslHi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CY4fEAAAA2wAAAA8AAAAAAAAAAAAAAAAAmAIAAGRycy9k&#10;b3ducmV2LnhtbFBLBQYAAAAABAAEAPUAAACJAwAAAAA=&#10;" filled="f" strokecolor="black [3213]" strokeweight="1pt">
                  <v:textbox inset="0,0,0,0">
                    <w:txbxContent>
                      <w:p w14:paraId="496DF2AC" w14:textId="77777777" w:rsidR="00C941E8" w:rsidRPr="00C56655" w:rsidRDefault="00C941E8" w:rsidP="00C31C5F">
                        <w:pPr>
                          <w:jc w:val="center"/>
                          <w:rPr>
                            <w:color w:val="000000" w:themeColor="text1"/>
                            <w:sz w:val="20"/>
                          </w:rPr>
                        </w:pPr>
                        <w:r w:rsidRPr="00C56655">
                          <w:rPr>
                            <w:color w:val="000000" w:themeColor="text1"/>
                            <w:sz w:val="20"/>
                          </w:rPr>
                          <w:t>MySignature</w:t>
                        </w:r>
                        <w:r w:rsidRPr="00C56655">
                          <w:rPr>
                            <w:color w:val="000000" w:themeColor="text1"/>
                            <w:sz w:val="20"/>
                          </w:rPr>
                          <w:br/>
                          <w:t>.PNG</w:t>
                        </w:r>
                      </w:p>
                    </w:txbxContent>
                  </v:textbox>
                </v:shape>
                <v:shape id="Elbow Connector 81" o:spid="_x0000_s1046" type="#_x0000_t34" style="position:absolute;left:14154;top:36671;width:7896;height:2095;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SHBOsIAAADbAAAADwAAAGRycy9kb3ducmV2LnhtbESPT2sCMRTE7wW/Q3hCbzWrB7GrUUQQ&#10;PHiwtqLHx+btH01e1iTq+u1NodDjMDO/YWaLzhpxJx8axwqGgwwEceF0w5WCn+/1xwREiMgajWNS&#10;8KQAi3nvbYa5dg/+ovs+ViJBOOSooI6xzaUMRU0Ww8C1xMkrnbcYk/SV1B4fCW6NHGXZWFpsOC3U&#10;2NKqpuKyv1kFh535tMtzYU9HH021JSxNeVXqvd8tpyAidfE//NfeaAWTIfx+ST9Azl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SHBOsIAAADbAAAADwAAAAAAAAAAAAAA&#10;AAChAgAAZHJzL2Rvd25yZXYueG1sUEsFBgAAAAAEAAQA+QAAAJADAAAAAA==&#10;" strokecolor="black [3213]" strokeweight="1pt">
                  <v:stroke dashstyle="dash" startarrow="open" endarrow="open"/>
                </v:shape>
                <v:shape id="Elbow Connector 82" o:spid="_x0000_s1047" type="#_x0000_t34" style="position:absolute;left:14154;top:41084;width:8003;height:3572;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1H/MQAAADbAAAADwAAAGRycy9kb3ducmV2LnhtbESPwWrDMBBE74H+g9hCbrHsHIrrWgmh&#10;JNBCLnYCpbfF2tom0sq11Nj5+6hQ6HGYmTdMuZ2tEVcafe9YQZakIIgbp3tuFZxPh1UOwgdkjcYx&#10;KbiRh+3mYVFiod3EFV3r0IoIYV+ggi6EoZDSNx1Z9IkbiKP35UaLIcqxlXrEKcKtkes0fZIWe44L&#10;HQ702lFzqX+sgg+ucvOduff+0z7vjybPTnoySi0f590LiEBz+A//td+0gnwNv1/iD5Cb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Uf8xAAAANsAAAAPAAAAAAAAAAAA&#10;AAAAAKECAABkcnMvZG93bnJldi54bWxQSwUGAAAAAAQABAD5AAAAkgMAAAAA&#10;" strokecolor="black [3213]" strokeweight="1pt">
                  <v:stroke dashstyle="dash" startarrow="open" endarrow="open"/>
                </v:shape>
                <v:shape id="Elbow Connector 83" o:spid="_x0000_s1048" type="#_x0000_t34" style="position:absolute;left:19674;top:17996;width:3191;height:6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8rcIAAADbAAAADwAAAGRycy9kb3ducmV2LnhtbESP0YrCMBRE34X9h3CFfZE1UVFKbZRF&#10;EBbxQasfcGnutqXNTWmidv9+Iwg+DjNzhsm2g23FnXpfO9YwmyoQxIUzNZcarpf9VwLCB2SDrWPS&#10;8EcetpuPUYapcQ8+0z0PpYgQ9ilqqELoUil9UZFFP3UdcfR+XW8xRNmX0vT4iHDbyrlSK2mx5rhQ&#10;YUe7ioomv1kN6mAux9yY/LRc3U7NfJ8onhRaf46H7zWIQEN4h1/tH6MhWcDzS/wBcvM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n8rcIAAADbAAAADwAAAAAAAAAAAAAA&#10;AAChAgAAZHJzL2Rvd25yZXYueG1sUEsFBgAAAAAEAAQA+QAAAJADAAAAAA==&#10;" strokecolor="black [3213]" strokeweight="1pt">
                  <v:stroke dashstyle="dash" endarrow="open"/>
                </v:shape>
                <v:shape id="Elbow Connector 84" o:spid="_x0000_s1049" type="#_x0000_t34" style="position:absolute;left:11658;top:27679;width:10748;height:8537;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UeccMAAADbAAAADwAAAGRycy9kb3ducmV2LnhtbESPwW7CMBBE75X4B2sr9VacoqqgFBNB&#10;RFu4UdpyXuIlCcTryDYQ/h4jIfU4mpk3mnHWmUacyPnasoKXfgKCuLC65lLB78/H8wiED8gaG8uk&#10;4EIesknvYYyptmf+ptM6lCJC2KeooAqhTaX0RUUGfd+2xNHbWWcwROlKqR2eI9w0cpAkb9JgzXGh&#10;wpbyiorD+mgUlLP50f/hxdm9Lb7yTxqulputUk+P3fQdRKAu/Ifv7YVWMHqF25f4A+Tk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iVHnHDAAAA2wAAAA8AAAAAAAAAAAAA&#10;AAAAoQIAAGRycy9kb3ducmV2LnhtbFBLBQYAAAAABAAEAPkAAACRAwAAAAA=&#10;" strokecolor="black [3213]" strokeweight="1pt">
                  <v:stroke dashstyle="dash" endarrow="open"/>
                </v:shape>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256" o:spid="_x0000_s1050" type="#_x0000_t16" style="position:absolute;left:928;top:1095;width:14002;height:8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yc88YA&#10;AADcAAAADwAAAGRycy9kb3ducmV2LnhtbESPQWvCQBSE74L/YXlCL6IbLQ2SuoqVFgTpweilt0f2&#10;NQnNe5tmt5r6691CweMwM98wy3XPjTpT52snBmbTBBRJ4WwtpYHT8W2yAOUDisXGCRn4JQ/r1XCw&#10;xMy6ixzonIdSRYj4DA1UIbSZ1r6oiNFPXUsSvU/XMYYou1LbDi8Rzo2eJ0mqGWuJCxW2tK2o+Mp/&#10;2EBx3X1vUqdfHq+8n/F4+/76wdaYh1G/eQYVqA/38H97Zw3Mn1L4OxOPgF7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byc88YAAADcAAAADwAAAAAAAAAAAAAAAACYAgAAZHJz&#10;L2Rvd25yZXYueG1sUEsFBgAAAAAEAAQA9QAAAIsDAAAAAA==&#10;" filled="f" strokecolor="black [3213]" strokeweight="1pt">
                  <v:textbox inset="0,0,0,0">
                    <w:txbxContent>
                      <w:p w14:paraId="1A038D79" w14:textId="77777777" w:rsidR="00C941E8" w:rsidRPr="00C56655" w:rsidRDefault="00C941E8" w:rsidP="00C31C5F">
                        <w:pPr>
                          <w:spacing w:after="0"/>
                          <w:jc w:val="center"/>
                          <w:rPr>
                            <w:color w:val="000000" w:themeColor="text1"/>
                            <w:sz w:val="20"/>
                          </w:rPr>
                        </w:pPr>
                        <w:r w:rsidRPr="00C56655">
                          <w:rPr>
                            <w:color w:val="000000" w:themeColor="text1"/>
                            <w:sz w:val="20"/>
                          </w:rPr>
                          <w:t>Bullzip PDF Printer</w:t>
                        </w:r>
                      </w:p>
                      <w:p w14:paraId="15571E65" w14:textId="77777777" w:rsidR="00C941E8" w:rsidRPr="00C56655" w:rsidRDefault="00C941E8" w:rsidP="00C31C5F">
                        <w:pPr>
                          <w:spacing w:after="0"/>
                          <w:jc w:val="center"/>
                          <w:rPr>
                            <w:color w:val="000000" w:themeColor="text1"/>
                            <w:sz w:val="20"/>
                          </w:rPr>
                        </w:pPr>
                        <w:r w:rsidRPr="00C56655">
                          <w:rPr>
                            <w:color w:val="000000" w:themeColor="text1"/>
                            <w:sz w:val="20"/>
                          </w:rPr>
                          <w:t>&amp;</w:t>
                        </w:r>
                      </w:p>
                      <w:p w14:paraId="4A35CE73" w14:textId="77777777" w:rsidR="00C941E8" w:rsidRPr="00C56655" w:rsidRDefault="00C941E8" w:rsidP="00C31C5F">
                        <w:pPr>
                          <w:spacing w:after="0"/>
                          <w:jc w:val="center"/>
                          <w:rPr>
                            <w:color w:val="000000" w:themeColor="text1"/>
                            <w:sz w:val="20"/>
                          </w:rPr>
                        </w:pPr>
                        <w:r w:rsidRPr="00C56655">
                          <w:rPr>
                            <w:color w:val="000000" w:themeColor="text1"/>
                            <w:sz w:val="20"/>
                          </w:rPr>
                          <w:t>Image Magick</w:t>
                        </w:r>
                      </w:p>
                    </w:txbxContent>
                  </v:textbox>
                </v:shape>
                <v:shape id="Elbow Connector 86" o:spid="_x0000_s1051" type="#_x0000_t33" style="position:absolute;left:15073;top:3690;width:4334;height:8001;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ZsFcIAAADbAAAADwAAAGRycy9kb3ducmV2LnhtbESPW2sCMRCF34X+hzCFvmm2ClZWo9RC&#10;bX0Sr8/DZtzddjNZkqlu/30jFHw8nMvHmS0616gLhVh7NvA8yEARF97WXBo47N/7E1BRkC02nsnA&#10;L0VYzB96M8ytv/KWLjspVRrhmKOBSqTNtY5FRQ7jwLfEyTv74FCSDKW2Aa9p3DV6mGVj7bDmRKiw&#10;pbeKiu/dj0vczWbJJ5Hl6OXjgMEWq/XXcWjM02P3OgUl1Mk9/N/+tAYmY7h9ST9A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wZsFcIAAADbAAAADwAAAAAAAAAAAAAA&#10;AAChAgAAZHJzL2Rvd25yZXYueG1sUEsFBgAAAAAEAAQA+QAAAJADAAAAAA==&#10;" strokecolor="black [3213]" strokeweight="1pt">
                  <v:stroke startarrow="open" endarrow="open"/>
                </v:shape>
                <v:shape id="Flowchart: Magnetic Disk 255" o:spid="_x0000_s1052" type="#_x0000_t132" style="position:absolute;left:48958;top:23526;width:11240;height:122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9fOcYA&#10;AADcAAAADwAAAGRycy9kb3ducmV2LnhtbESPT2vCQBTE74LfYXlCL6IbtRGJrmILBU+Fav/o7ZF9&#10;ZoPZt2l2G9Nv3xUKHoeZ+Q2z2nS2Ei01vnSsYDJOQBDnTpdcKHg/vIwWIHxA1lg5JgW/5GGz7vdW&#10;mGl35Tdq96EQEcI+QwUmhDqT0ueGLPqxq4mjd3aNxRBlU0jd4DXCbSWnSTKXFkuOCwZrejaUX/Y/&#10;VsHl/D1r8UsfP9O6/Xg0p9enFIdKPQy67RJEoC7cw//tnVYwTVO4nYlH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Y9fOcYAAADcAAAADwAAAAAAAAAAAAAAAACYAgAAZHJz&#10;L2Rvd25yZXYueG1sUEsFBgAAAAAEAAQA9QAAAIsDAAAAAA==&#10;" filled="f" strokecolor="black [3213]" strokeweight="1pt">
                  <v:textbox inset="0,0,0,0">
                    <w:txbxContent>
                      <w:p w14:paraId="0D3DEFBE" w14:textId="77777777" w:rsidR="00C941E8" w:rsidRPr="00C56655" w:rsidRDefault="00C941E8" w:rsidP="00C31C5F">
                        <w:pPr>
                          <w:jc w:val="center"/>
                          <w:rPr>
                            <w:color w:val="000000" w:themeColor="text1"/>
                            <w:sz w:val="20"/>
                          </w:rPr>
                        </w:pPr>
                        <w:r w:rsidRPr="00C56655">
                          <w:rPr>
                            <w:color w:val="000000" w:themeColor="text1"/>
                            <w:sz w:val="20"/>
                          </w:rPr>
                          <w:t>MyCompany_</w:t>
                        </w:r>
                        <w:r w:rsidRPr="00C56655">
                          <w:rPr>
                            <w:color w:val="000000" w:themeColor="text1"/>
                            <w:sz w:val="20"/>
                          </w:rPr>
                          <w:br/>
                          <w:t>Business</w:t>
                        </w:r>
                        <w:r w:rsidRPr="00C56655">
                          <w:rPr>
                            <w:color w:val="000000" w:themeColor="text1"/>
                            <w:sz w:val="20"/>
                          </w:rPr>
                          <w:br/>
                          <w:t>Contacts_db</w:t>
                        </w:r>
                        <w:r w:rsidRPr="00C56655">
                          <w:rPr>
                            <w:color w:val="000000" w:themeColor="text1"/>
                            <w:sz w:val="20"/>
                          </w:rPr>
                          <w:br/>
                          <w:t>.xlsm</w:t>
                        </w:r>
                      </w:p>
                    </w:txbxContent>
                  </v:textbox>
                </v:shape>
                <v:shape id="Elbow Connector 382" o:spid="_x0000_s1053" type="#_x0000_t34" style="position:absolute;left:27813;top:13144;width:21145;height:14764;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8s4MYAAADcAAAADwAAAGRycy9kb3ducmV2LnhtbESPQWvCQBSE70L/w/IKvUjdRKVI6iZU&#10;oeClSI2HHl+zr0lo9m3YXU3sr3eFgsdhZr5h1sVoOnEm51vLCtJZAoK4srrlWsGxfH9egfABWWNn&#10;mRRcyEORP0zWmGk78CedD6EWEcI+QwVNCH0mpa8aMuhntieO3o91BkOUrpba4RDhppPzJHmRBluO&#10;Cw32tG2o+j2cjIJ2Wrrv474Lm7/ha+OWU51S+qHU0+P49goi0Bju4f/2TitYrOZwOxOPgMy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lfLODGAAAA3AAAAA8AAAAAAAAA&#10;AAAAAAAAoQIAAGRycy9kb3ducmV2LnhtbFBLBQYAAAAABAAEAPkAAACUAwAAAAA=&#10;" adj="15821" strokecolor="black [3213]" strokeweight="1pt">
                  <v:stroke endarrow="open"/>
                </v:shape>
                <v:shape id="Flowchart: Magnetic Disk 160" o:spid="_x0000_s1054" type="#_x0000_t132" style="position:absolute;left:49345;top:36671;width:11240;height:10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FXYMYA&#10;AADcAAAADwAAAGRycy9kb3ducmV2LnhtbESPT0vDQBDF74LfYRnBi7QbrS2SdltUEDwV7F97G7LT&#10;bGh2NmbXNP32nYPgbYb35r3fzBa9r1VHbawCG3gcZqCIi2ArLg1s1h+DF1AxIVusA5OBC0VYzG9v&#10;ZpjbcOYv6lapVBLCMUcDLqUm1zoWjjzGYWiIRTuG1mOStS21bfEs4b7WT1k20R4rlgaHDb07Kk6r&#10;X2/gdPwZdbi337tx022f3WH5NsYHY+7v+tcpqER9+jf/XX9awZ8IvjwjE+j5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LFXYMYAAADcAAAADwAAAAAAAAAAAAAAAACYAgAAZHJz&#10;L2Rvd25yZXYueG1sUEsFBgAAAAAEAAQA9QAAAIsDAAAAAA==&#10;" filled="f" strokecolor="black [3213]" strokeweight="1pt">
                  <v:textbox inset="0,0,0,0">
                    <w:txbxContent>
                      <w:p w14:paraId="09739E5B" w14:textId="40223D5B" w:rsidR="00C941E8" w:rsidRPr="00C56655" w:rsidRDefault="00C941E8" w:rsidP="00C31C5F">
                        <w:pPr>
                          <w:jc w:val="center"/>
                          <w:rPr>
                            <w:color w:val="000000" w:themeColor="text1"/>
                            <w:sz w:val="20"/>
                          </w:rPr>
                        </w:pPr>
                        <w:ins w:id="56" w:author="J A Odendaal" w:date="2018-05-02T16:24:00Z">
                          <w:r w:rsidRPr="00C56655">
                            <w:rPr>
                              <w:color w:val="000000" w:themeColor="text1"/>
                              <w:sz w:val="20"/>
                            </w:rPr>
                            <w:t>MyCompany_</w:t>
                          </w:r>
                          <w:r w:rsidRPr="00C56655">
                            <w:rPr>
                              <w:color w:val="000000" w:themeColor="text1"/>
                              <w:sz w:val="20"/>
                            </w:rPr>
                            <w:br/>
                            <w:t>Clauses_db</w:t>
                          </w:r>
                          <w:r w:rsidRPr="00C56655">
                            <w:rPr>
                              <w:color w:val="000000" w:themeColor="text1"/>
                              <w:sz w:val="20"/>
                            </w:rPr>
                            <w:br/>
                            <w:t>.xlsm</w:t>
                          </w:r>
                        </w:ins>
                      </w:p>
                    </w:txbxContent>
                  </v:textbox>
                </v:shape>
                <v:shape id="Elbow Connector 36" o:spid="_x0000_s1055" type="#_x0000_t34" style="position:absolute;left:33510;top:33670;width:15835;height:544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UB8cYAAADbAAAADwAAAGRycy9kb3ducmV2LnhtbESPQWvCQBSE74L/YXmCN91oi5XoKmIp&#10;SHvQqhS8PbKvSWr2bbq7TdJ/7xaEHoeZ+YZZrjtTiYacLy0rmIwTEMSZ1SXnCs6nl9EchA/IGivL&#10;pOCXPKxX/d4SU21bfqfmGHIRIexTVFCEUKdS+qwgg35sa+LofVpnMETpcqkdthFuKjlNkpk0WHJc&#10;KLCmbUHZ9fhjFHw9f7w9Hr6futdzdpnv97Wb+JNTajjoNgsQgbrwH763d1rBwwz+vsQfIF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F1AfHGAAAA2wAAAA8AAAAAAAAA&#10;AAAAAAAAoQIAAGRycy9kb3ducmV2LnhtbFBLBQYAAAAABAAEAPkAAACUAwAAAAA=&#10;" adj="-15" strokecolor="black [3040]"/>
                <w10:anchorlock/>
              </v:group>
            </w:pict>
          </mc:Fallback>
        </mc:AlternateContent>
      </w:r>
    </w:p>
    <w:p w14:paraId="10C9A106" w14:textId="789E15E7" w:rsidR="00C31C5F" w:rsidRPr="00C56655" w:rsidRDefault="00C31C5F" w:rsidP="00C31C5F">
      <w:pPr>
        <w:pStyle w:val="Caption"/>
      </w:pPr>
      <w:bookmarkStart w:id="57" w:name="_Ref378738628"/>
      <w:bookmarkStart w:id="58" w:name="_Toc513580779"/>
      <w:r w:rsidRPr="00C56655">
        <w:t>Figure </w:t>
      </w:r>
      <w:r w:rsidR="00692BB9" w:rsidRPr="00C56655">
        <w:fldChar w:fldCharType="begin"/>
      </w:r>
      <w:r w:rsidR="00692BB9" w:rsidRPr="00C56655">
        <w:instrText xml:space="preserve"> SEQ Figure \* ARABIC </w:instrText>
      </w:r>
      <w:r w:rsidR="00692BB9" w:rsidRPr="00C56655">
        <w:fldChar w:fldCharType="separate"/>
      </w:r>
      <w:r w:rsidR="00C56655">
        <w:rPr>
          <w:noProof/>
        </w:rPr>
        <w:t>1</w:t>
      </w:r>
      <w:r w:rsidR="00692BB9" w:rsidRPr="00C56655">
        <w:fldChar w:fldCharType="end"/>
      </w:r>
      <w:bookmarkEnd w:id="57"/>
      <w:r w:rsidRPr="00C56655">
        <w:t>: System Context Diagram</w:t>
      </w:r>
      <w:bookmarkEnd w:id="58"/>
    </w:p>
    <w:p w14:paraId="22332172" w14:textId="77777777" w:rsidR="00C31C5F" w:rsidRPr="00C56655" w:rsidRDefault="00C31C5F" w:rsidP="00C31C5F">
      <w:pPr>
        <w:pStyle w:val="Heading3"/>
      </w:pPr>
      <w:bookmarkStart w:id="59" w:name="_Toc513580677"/>
      <w:r w:rsidRPr="00C56655">
        <w:t>Third-party Applications</w:t>
      </w:r>
      <w:bookmarkEnd w:id="59"/>
    </w:p>
    <w:p w14:paraId="1E96EA15" w14:textId="0F563C74" w:rsidR="00C31C5F" w:rsidRPr="00C56655" w:rsidRDefault="00C31C5F" w:rsidP="00C31C5F">
      <w:pPr>
        <w:keepNext/>
        <w:keepLines/>
      </w:pPr>
      <w:r w:rsidRPr="00C56655">
        <w:t>Bullzip PDF Printer (</w:t>
      </w:r>
      <w:hyperlink r:id="rId34" w:history="1">
        <w:r w:rsidRPr="00C56655">
          <w:rPr>
            <w:rStyle w:val="Hyperlink"/>
          </w:rPr>
          <w:t>http://www.bullzip.com</w:t>
        </w:r>
      </w:hyperlink>
      <w:r w:rsidRPr="00C56655">
        <w:t xml:space="preserve">) is free for up to 10 users in a company and is an optional installation. This application was chosen because it is one of a few </w:t>
      </w:r>
      <w:r w:rsidRPr="00C56655">
        <w:rPr>
          <w:rFonts w:eastAsia="Arial Unicode MS"/>
        </w:rPr>
        <w:t>Portable Document Format</w:t>
      </w:r>
      <w:r w:rsidRPr="00C56655">
        <w:t xml:space="preserve"> (PDF) printers that provide the ability to apply copy protection to PDF files, which enhances the security of PDF files created by the signature utility. If this application is not installed, all Automated Template System functionality will still be available, except for automatic creation of signed, copy-protected PDF documents.</w:t>
      </w:r>
    </w:p>
    <w:p w14:paraId="1E9EEF0A" w14:textId="7A59E3B6" w:rsidR="00C31C5F" w:rsidRPr="00C56655" w:rsidRDefault="00C31C5F" w:rsidP="00C31C5F">
      <w:pPr>
        <w:keepNext/>
        <w:keepLines/>
      </w:pPr>
      <w:r w:rsidRPr="00C56655">
        <w:t>Image Magick (</w:t>
      </w:r>
      <w:hyperlink r:id="rId35" w:history="1">
        <w:r w:rsidRPr="00C56655">
          <w:rPr>
            <w:rStyle w:val="Hyperlink"/>
          </w:rPr>
          <w:t>http://www.imagemagick.org</w:t>
        </w:r>
      </w:hyperlink>
      <w:r w:rsidRPr="00C56655">
        <w:t>) is an open source application, free for use and distributed under the Apache 2.0 licence.</w:t>
      </w:r>
    </w:p>
    <w:p w14:paraId="52450A14" w14:textId="77777777" w:rsidR="00C31C5F" w:rsidRPr="00C56655" w:rsidRDefault="00C31C5F" w:rsidP="00C31C5F">
      <w:pPr>
        <w:pStyle w:val="Heading1"/>
      </w:pPr>
      <w:bookmarkStart w:id="60" w:name="_Toc513580678"/>
      <w:r w:rsidRPr="00C56655">
        <w:lastRenderedPageBreak/>
        <w:t>Installation</w:t>
      </w:r>
      <w:bookmarkEnd w:id="60"/>
    </w:p>
    <w:p w14:paraId="3DA08AFD" w14:textId="77777777" w:rsidR="00C31C5F" w:rsidRPr="00C56655" w:rsidRDefault="00C31C5F" w:rsidP="00C31C5F">
      <w:pPr>
        <w:pStyle w:val="Heading2"/>
      </w:pPr>
      <w:bookmarkStart w:id="61" w:name="_Toc513580679"/>
      <w:r w:rsidRPr="00C56655">
        <w:t>Compatibility</w:t>
      </w:r>
      <w:bookmarkEnd w:id="61"/>
    </w:p>
    <w:p w14:paraId="5300F110" w14:textId="77777777" w:rsidR="00C31C5F" w:rsidRPr="00C56655" w:rsidRDefault="00C31C5F" w:rsidP="00C31C5F">
      <w:r w:rsidRPr="00C56655">
        <w:t>The Automated Template System is compatible with Microsoft Word 2007, Microsoft Word 2010 (32 bit and 64 bit), Microsoft Word 2013 (32 bit and 64 bit) and Microsoft Word 2016 (32 bit and 64 bit) running on any one of Windows XP, Windows 7, Windows</w:t>
      </w:r>
      <w:r w:rsidRPr="00C56655">
        <w:rPr>
          <w:vertAlign w:val="superscript"/>
        </w:rPr>
        <w:t> </w:t>
      </w:r>
      <w:r w:rsidRPr="00C56655">
        <w:t>8/8.1 or Windows</w:t>
      </w:r>
      <w:r w:rsidRPr="00C56655">
        <w:rPr>
          <w:vertAlign w:val="superscript"/>
        </w:rPr>
        <w:t> </w:t>
      </w:r>
      <w:r w:rsidRPr="00C56655">
        <w:t>10.</w:t>
      </w:r>
    </w:p>
    <w:p w14:paraId="662CD4E4" w14:textId="77777777" w:rsidR="00C31C5F" w:rsidRPr="00C56655" w:rsidRDefault="00C31C5F" w:rsidP="00C31C5F">
      <w:pPr>
        <w:pStyle w:val="Heading2"/>
      </w:pPr>
      <w:bookmarkStart w:id="62" w:name="_Toc513580680"/>
      <w:r w:rsidRPr="00C56655">
        <w:t>Templates Installation</w:t>
      </w:r>
      <w:bookmarkEnd w:id="62"/>
    </w:p>
    <w:p w14:paraId="60F0261D" w14:textId="77777777" w:rsidR="00C31C5F" w:rsidRPr="00C56655" w:rsidRDefault="00C31C5F" w:rsidP="00C31C5F">
      <w:r w:rsidRPr="00C56655">
        <w:t>The demonstration version can be downloaded or the licensed company version can be obtained. These should both be in the form of a zip archive. Installation is performed as follows:</w:t>
      </w:r>
    </w:p>
    <w:p w14:paraId="77F306F7" w14:textId="77777777" w:rsidR="00C31C5F" w:rsidRPr="00C56655" w:rsidRDefault="00C31C5F" w:rsidP="00C31C5F">
      <w:pPr>
        <w:numPr>
          <w:ilvl w:val="0"/>
          <w:numId w:val="11"/>
        </w:numPr>
        <w:tabs>
          <w:tab w:val="clear" w:pos="425"/>
          <w:tab w:val="num" w:pos="-1105"/>
        </w:tabs>
      </w:pPr>
      <w:r w:rsidRPr="00C56655">
        <w:t>Physically extract the installation archive (zip file) to a local or network folder.</w:t>
      </w:r>
    </w:p>
    <w:p w14:paraId="415F292B" w14:textId="77777777" w:rsidR="00C31C5F" w:rsidRPr="00C56655" w:rsidRDefault="00C31C5F" w:rsidP="00C31C5F">
      <w:pPr>
        <w:numPr>
          <w:ilvl w:val="0"/>
          <w:numId w:val="11"/>
        </w:numPr>
        <w:tabs>
          <w:tab w:val="clear" w:pos="425"/>
          <w:tab w:val="num" w:pos="-1105"/>
        </w:tabs>
      </w:pPr>
      <w:r w:rsidRPr="00C56655">
        <w:t>From the extracted installation archive, as the normal logged-in user, double-click on ‘Install.bat’ to execute or right-click on ‘Install.bat’ and select ‘Open’ to perform the first step of the installation process. Accept all security prompts.</w:t>
      </w:r>
    </w:p>
    <w:p w14:paraId="7ABB1EC6" w14:textId="77777777" w:rsidR="00C31C5F" w:rsidRPr="00C56655" w:rsidRDefault="00C31C5F" w:rsidP="00C31C5F">
      <w:pPr>
        <w:numPr>
          <w:ilvl w:val="0"/>
          <w:numId w:val="11"/>
        </w:numPr>
      </w:pPr>
      <w:r w:rsidRPr="00C56655">
        <w:t>Right-click on ‘Install.bat’ and select ‘Run as administrator’ to complete the installation process. Accept all security prompts.</w:t>
      </w:r>
    </w:p>
    <w:p w14:paraId="77988F0F" w14:textId="3C8DED04" w:rsidR="00C31C5F" w:rsidRPr="00C56655" w:rsidRDefault="00C31C5F" w:rsidP="00C31C5F">
      <w:pPr>
        <w:numPr>
          <w:ilvl w:val="0"/>
          <w:numId w:val="11"/>
        </w:numPr>
      </w:pPr>
      <w:r w:rsidRPr="00C56655">
        <w:t xml:space="preserve">With Microsoft Word 2016, if Microsoft Word crashes when trying to execute the procedure described in paragraph </w:t>
      </w:r>
      <w:r w:rsidRPr="00C56655">
        <w:fldChar w:fldCharType="begin"/>
      </w:r>
      <w:r w:rsidRPr="00C56655">
        <w:instrText xml:space="preserve"> REF _Ref452094047 \r \h </w:instrText>
      </w:r>
      <w:r w:rsidRPr="00C56655">
        <w:fldChar w:fldCharType="separate"/>
      </w:r>
      <w:r w:rsidR="00C56655">
        <w:t>4.3.1.1</w:t>
      </w:r>
      <w:r w:rsidRPr="00C56655">
        <w:fldChar w:fldCharType="end"/>
      </w:r>
      <w:r w:rsidRPr="00C56655">
        <w:t xml:space="preserve"> the first time, close all open Microsoft Word documents, run ‘Fix2016UpdateError.bat’ from the installation folder and then follow the prompts.</w:t>
      </w:r>
    </w:p>
    <w:p w14:paraId="32B5197A" w14:textId="2BCA991B" w:rsidR="00C31C5F" w:rsidRPr="00C56655" w:rsidRDefault="00C31C5F" w:rsidP="00C31C5F">
      <w:pPr>
        <w:jc w:val="left"/>
      </w:pPr>
      <w:r w:rsidRPr="00C56655">
        <w:t>The demonstration version can be obtained from:</w:t>
      </w:r>
      <w:r w:rsidRPr="00C56655">
        <w:br/>
      </w:r>
      <w:hyperlink r:id="rId36" w:anchor="list" w:history="1">
        <w:r w:rsidRPr="00C56655">
          <w:rPr>
            <w:rStyle w:val="Hyperlink"/>
          </w:rPr>
          <w:t>https://drive.google.com/folderview?id=0B8X2rWHZkb1kdmZQcmhFZkxhUlU&amp;usp=sharing#list</w:t>
        </w:r>
      </w:hyperlink>
    </w:p>
    <w:p w14:paraId="689F2DDE" w14:textId="77777777" w:rsidR="00C31C5F" w:rsidRPr="00C56655" w:rsidRDefault="00C31C5F" w:rsidP="00C31C5F">
      <w:pPr>
        <w:tabs>
          <w:tab w:val="left" w:pos="709"/>
        </w:tabs>
      </w:pPr>
      <w:r w:rsidRPr="00C56655">
        <w:rPr>
          <w:b/>
        </w:rPr>
        <w:t xml:space="preserve">Note: </w:t>
      </w:r>
      <w:r w:rsidRPr="00C56655">
        <w:t>Customized versions of the ResourcesAndCompetencies_db, UserAbbreviations_db and Template_db databases may be included in the installation package retaining original filenames.</w:t>
      </w:r>
    </w:p>
    <w:p w14:paraId="3DAF819A" w14:textId="77777777" w:rsidR="00C31C5F" w:rsidRPr="00C56655" w:rsidRDefault="00C31C5F" w:rsidP="00C31C5F">
      <w:pPr>
        <w:pStyle w:val="Heading2"/>
      </w:pPr>
      <w:bookmarkStart w:id="63" w:name="_Toc513580681"/>
      <w:r w:rsidRPr="00C56655">
        <w:t>Prerequisites Installation</w:t>
      </w:r>
      <w:bookmarkEnd w:id="63"/>
    </w:p>
    <w:p w14:paraId="110BD6A0" w14:textId="77777777" w:rsidR="00C31C5F" w:rsidRPr="00C56655" w:rsidRDefault="00C31C5F" w:rsidP="00C31C5F">
      <w:pPr>
        <w:pStyle w:val="Heading3"/>
      </w:pPr>
      <w:bookmarkStart w:id="64" w:name="_Toc513580682"/>
      <w:r w:rsidRPr="00C56655">
        <w:t>BullZipPDFPrinter</w:t>
      </w:r>
      <w:bookmarkEnd w:id="64"/>
    </w:p>
    <w:p w14:paraId="0E357E43" w14:textId="77777777" w:rsidR="00C31C5F" w:rsidRPr="00C56655" w:rsidRDefault="00C31C5F" w:rsidP="00C31C5F">
      <w:r w:rsidRPr="00C56655">
        <w:t>Installation of BullZipPDFPrinter is optional if ‘create pdf from Word’ functionality is required when signing; licence conditions apply. It is only done once, even though there might be consecutive Automated Template System updates. Installation is performed as follows:</w:t>
      </w:r>
    </w:p>
    <w:p w14:paraId="3539846A" w14:textId="77777777" w:rsidR="00C31C5F" w:rsidRPr="00C56655" w:rsidRDefault="00C31C5F" w:rsidP="00C31C5F">
      <w:pPr>
        <w:numPr>
          <w:ilvl w:val="0"/>
          <w:numId w:val="12"/>
        </w:numPr>
        <w:tabs>
          <w:tab w:val="clear" w:pos="425"/>
          <w:tab w:val="num" w:pos="-935"/>
        </w:tabs>
      </w:pPr>
      <w:r w:rsidRPr="00C56655">
        <w:t>Download the installation archive, extract it to a new or temporary folder and execute ‘BullzipPDFPrinter_X_X_X_XXXX.exe’.</w:t>
      </w:r>
    </w:p>
    <w:p w14:paraId="7A99B98F" w14:textId="77777777" w:rsidR="00C31C5F" w:rsidRPr="00C56655" w:rsidRDefault="00C31C5F" w:rsidP="00C31C5F">
      <w:pPr>
        <w:numPr>
          <w:ilvl w:val="0"/>
          <w:numId w:val="12"/>
        </w:numPr>
        <w:tabs>
          <w:tab w:val="clear" w:pos="425"/>
          <w:tab w:val="num" w:pos="-935"/>
        </w:tabs>
      </w:pPr>
      <w:r w:rsidRPr="00C56655">
        <w:t>Read and accept the licence conditions.</w:t>
      </w:r>
    </w:p>
    <w:p w14:paraId="7670A818" w14:textId="77777777" w:rsidR="00C31C5F" w:rsidRPr="00C56655" w:rsidRDefault="00C31C5F" w:rsidP="00C31C5F">
      <w:pPr>
        <w:numPr>
          <w:ilvl w:val="0"/>
          <w:numId w:val="12"/>
        </w:numPr>
        <w:tabs>
          <w:tab w:val="clear" w:pos="425"/>
          <w:tab w:val="num" w:pos="-935"/>
        </w:tabs>
      </w:pPr>
      <w:r w:rsidRPr="00C56655">
        <w:t>Skip installation of the AVG Toolbar and search options if prompted.</w:t>
      </w:r>
    </w:p>
    <w:p w14:paraId="5AED9861" w14:textId="77777777" w:rsidR="00C31C5F" w:rsidRPr="00C56655" w:rsidRDefault="00C31C5F" w:rsidP="00C31C5F">
      <w:pPr>
        <w:numPr>
          <w:ilvl w:val="0"/>
          <w:numId w:val="12"/>
        </w:numPr>
        <w:tabs>
          <w:tab w:val="clear" w:pos="425"/>
          <w:tab w:val="num" w:pos="-935"/>
        </w:tabs>
      </w:pPr>
      <w:r w:rsidRPr="00C56655">
        <w:t>Dependencies can be installed manually if they are not installed automatically; the latter being dependent on the version.</w:t>
      </w:r>
    </w:p>
    <w:p w14:paraId="67FB9E39" w14:textId="77777777" w:rsidR="00C31C5F" w:rsidRPr="00C56655" w:rsidRDefault="00C31C5F" w:rsidP="00C31C5F">
      <w:pPr>
        <w:numPr>
          <w:ilvl w:val="0"/>
          <w:numId w:val="12"/>
        </w:numPr>
        <w:tabs>
          <w:tab w:val="clear" w:pos="425"/>
          <w:tab w:val="num" w:pos="-935"/>
        </w:tabs>
      </w:pPr>
      <w:r w:rsidRPr="00C56655">
        <w:t>After installation is completed, open Microsoft Word, open or create a test document and print it to the ‘Bullzip PDF Printer’ to initialize its usage in Microsoft Word.</w:t>
      </w:r>
    </w:p>
    <w:p w14:paraId="3AF1DA82" w14:textId="77777777" w:rsidR="00C31C5F" w:rsidRPr="00C56655" w:rsidRDefault="00C31C5F" w:rsidP="00C31C5F">
      <w:pPr>
        <w:keepNext/>
      </w:pPr>
      <w:r w:rsidRPr="00C56655">
        <w:lastRenderedPageBreak/>
        <w:t>Version 7, 10 and 11 variants for Windows XP, Windows 7, Windows 8/8.1 and Windows 10 that have been verified to work properly together with the Automated Template System can be obtained from:</w:t>
      </w:r>
    </w:p>
    <w:p w14:paraId="6B5872FC" w14:textId="166074CE" w:rsidR="00C31C5F" w:rsidRPr="00C56655" w:rsidRDefault="00367407" w:rsidP="00C31C5F">
      <w:pPr>
        <w:keepNext/>
      </w:pPr>
      <w:hyperlink r:id="rId37" w:anchor="list" w:history="1">
        <w:r w:rsidR="00C31C5F" w:rsidRPr="00C56655">
          <w:rPr>
            <w:rStyle w:val="Hyperlink"/>
          </w:rPr>
          <w:t>https://drive.google.com/folderview?usp=sharing&amp;id=0B8X2rWHZkb1kY2QxcWRlWElZekE#list</w:t>
        </w:r>
      </w:hyperlink>
    </w:p>
    <w:p w14:paraId="3B400B82" w14:textId="77777777" w:rsidR="00C31C5F" w:rsidRPr="00C56655" w:rsidRDefault="00C31C5F" w:rsidP="00C31C5F">
      <w:pPr>
        <w:tabs>
          <w:tab w:val="left" w:pos="709"/>
        </w:tabs>
      </w:pPr>
      <w:r w:rsidRPr="00C56655">
        <w:rPr>
          <w:b/>
        </w:rPr>
        <w:t xml:space="preserve">Note: </w:t>
      </w:r>
      <w:r w:rsidRPr="00C56655">
        <w:t>This procedure does not need to be repeated for consecutive Automated Template System updates.</w:t>
      </w:r>
    </w:p>
    <w:p w14:paraId="23064BAD" w14:textId="77777777" w:rsidR="00C31C5F" w:rsidRPr="00C56655" w:rsidRDefault="00C31C5F" w:rsidP="00C31C5F">
      <w:pPr>
        <w:pStyle w:val="Heading3"/>
      </w:pPr>
      <w:bookmarkStart w:id="65" w:name="_Toc513580683"/>
      <w:r w:rsidRPr="00C56655">
        <w:t>Image Magick</w:t>
      </w:r>
      <w:bookmarkEnd w:id="65"/>
    </w:p>
    <w:p w14:paraId="4391F055" w14:textId="77777777" w:rsidR="00C31C5F" w:rsidRPr="00C56655" w:rsidRDefault="00C31C5F" w:rsidP="00C31C5F">
      <w:pPr>
        <w:keepNext/>
        <w:keepLines/>
      </w:pPr>
      <w:r w:rsidRPr="00C56655">
        <w:t>Installation of Image Magick is required for signing. Installation is performed as follows:</w:t>
      </w:r>
    </w:p>
    <w:p w14:paraId="50BDC777" w14:textId="77777777" w:rsidR="00C31C5F" w:rsidRPr="00C56655" w:rsidRDefault="00C31C5F" w:rsidP="00C31C5F">
      <w:pPr>
        <w:keepNext/>
        <w:keepLines/>
        <w:numPr>
          <w:ilvl w:val="0"/>
          <w:numId w:val="13"/>
        </w:numPr>
        <w:tabs>
          <w:tab w:val="clear" w:pos="425"/>
          <w:tab w:val="num" w:pos="-935"/>
        </w:tabs>
      </w:pPr>
      <w:r w:rsidRPr="00C56655">
        <w:t>Download the appropriate 32-bit (x86) or 64-bit (x64) executable installation file, depending on your version of Windows. This may be any dynamic 6.8.X</w:t>
      </w:r>
      <w:r w:rsidRPr="00C56655">
        <w:noBreakHyphen/>
        <w:t>X, 6.9.X</w:t>
      </w:r>
      <w:r w:rsidRPr="00C56655">
        <w:noBreakHyphen/>
        <w:t>X or 7.0.X</w:t>
      </w:r>
      <w:r w:rsidRPr="00C56655">
        <w:noBreakHyphen/>
        <w:t>X Q16 (16 bits</w:t>
      </w:r>
      <w:r w:rsidRPr="00C56655">
        <w:noBreakHyphen/>
        <w:t>per</w:t>
      </w:r>
      <w:r w:rsidRPr="00C56655">
        <w:noBreakHyphen/>
        <w:t>pixel) version ending with ’</w:t>
      </w:r>
      <w:r w:rsidRPr="00C56655">
        <w:noBreakHyphen/>
        <w:t>dll.exe’ in the filename.</w:t>
      </w:r>
    </w:p>
    <w:p w14:paraId="1B9A113A" w14:textId="77777777" w:rsidR="00C31C5F" w:rsidRPr="00C56655" w:rsidRDefault="00C31C5F" w:rsidP="00C31C5F">
      <w:pPr>
        <w:numPr>
          <w:ilvl w:val="0"/>
          <w:numId w:val="13"/>
        </w:numPr>
        <w:tabs>
          <w:tab w:val="clear" w:pos="425"/>
          <w:tab w:val="num" w:pos="-935"/>
        </w:tabs>
      </w:pPr>
      <w:r w:rsidRPr="00C56655">
        <w:t>Run the executable to install and accept all the default prompts.</w:t>
      </w:r>
    </w:p>
    <w:p w14:paraId="00938E41" w14:textId="77777777" w:rsidR="00C31C5F" w:rsidRPr="00C56655" w:rsidRDefault="00C31C5F" w:rsidP="00C31C5F">
      <w:r w:rsidRPr="00C56655">
        <w:t>Image Magick download binaries can be obtained from:</w:t>
      </w:r>
    </w:p>
    <w:p w14:paraId="37C4FF39" w14:textId="0D6DCE11" w:rsidR="00C31C5F" w:rsidRPr="00C56655" w:rsidRDefault="00367407" w:rsidP="00C31C5F">
      <w:hyperlink r:id="rId38" w:history="1">
        <w:r w:rsidR="00C31C5F" w:rsidRPr="00C56655">
          <w:rPr>
            <w:rStyle w:val="Hyperlink"/>
          </w:rPr>
          <w:t>http://www.imagemagick.org/download/binaries/</w:t>
        </w:r>
      </w:hyperlink>
    </w:p>
    <w:p w14:paraId="1B7FFC9C" w14:textId="77777777" w:rsidR="00C31C5F" w:rsidRPr="00C56655" w:rsidRDefault="00C31C5F" w:rsidP="00C31C5F">
      <w:r w:rsidRPr="00C56655">
        <w:t>or:</w:t>
      </w:r>
    </w:p>
    <w:p w14:paraId="180AB5E1" w14:textId="488723BD" w:rsidR="00C31C5F" w:rsidRPr="00C56655" w:rsidRDefault="00367407" w:rsidP="00C31C5F">
      <w:hyperlink r:id="rId39" w:anchor="list" w:history="1">
        <w:r w:rsidR="00C31C5F" w:rsidRPr="00C56655">
          <w:rPr>
            <w:rStyle w:val="Hyperlink"/>
          </w:rPr>
          <w:t>https://drive.google.com/folderview?id=0B8X2rWHZkb1kLU9iS1VSYUNoT1k&amp;usp=sharing#list</w:t>
        </w:r>
      </w:hyperlink>
    </w:p>
    <w:p w14:paraId="6DF03DF8" w14:textId="77777777" w:rsidR="00C31C5F" w:rsidRPr="00C56655" w:rsidRDefault="00C31C5F" w:rsidP="00C31C5F">
      <w:pPr>
        <w:tabs>
          <w:tab w:val="left" w:pos="709"/>
        </w:tabs>
      </w:pPr>
      <w:bookmarkStart w:id="66" w:name="_Ref380008368"/>
      <w:r w:rsidRPr="00C56655">
        <w:rPr>
          <w:b/>
        </w:rPr>
        <w:t xml:space="preserve">Note: </w:t>
      </w:r>
      <w:r w:rsidRPr="00C56655">
        <w:t>This procedure does not need to be repeated for consecutive Automated Template System updates.</w:t>
      </w:r>
    </w:p>
    <w:p w14:paraId="34864D01" w14:textId="77777777" w:rsidR="00C31C5F" w:rsidRPr="00C56655" w:rsidRDefault="00C31C5F" w:rsidP="00C31C5F">
      <w:pPr>
        <w:pStyle w:val="Heading2"/>
      </w:pPr>
      <w:bookmarkStart w:id="67" w:name="_Ref381962139"/>
      <w:bookmarkStart w:id="68" w:name="_Toc513580684"/>
      <w:r w:rsidRPr="00C56655">
        <w:t>Signature Installation</w:t>
      </w:r>
      <w:bookmarkEnd w:id="66"/>
      <w:bookmarkEnd w:id="67"/>
      <w:bookmarkEnd w:id="68"/>
    </w:p>
    <w:p w14:paraId="1F44E739" w14:textId="77777777" w:rsidR="00C31C5F" w:rsidRPr="00C56655" w:rsidRDefault="00C31C5F" w:rsidP="00C31C5F">
      <w:r w:rsidRPr="00C56655">
        <w:t>The following signature installation procedure will enable a user to electronically sign Microsoft Word documents:</w:t>
      </w:r>
    </w:p>
    <w:p w14:paraId="3167309A" w14:textId="77777777" w:rsidR="00C31C5F" w:rsidRPr="00C56655" w:rsidRDefault="00C31C5F" w:rsidP="00C31C5F">
      <w:pPr>
        <w:numPr>
          <w:ilvl w:val="0"/>
          <w:numId w:val="14"/>
        </w:numPr>
        <w:tabs>
          <w:tab w:val="clear" w:pos="425"/>
          <w:tab w:val="num" w:pos="-935"/>
        </w:tabs>
      </w:pPr>
      <w:r w:rsidRPr="00C56655">
        <w:t>Copy ‘Signature.PNG’ in ‘C:\Program Files\Microsoft Office\Templates\Base\Signature’ to a personal folder on your computer.</w:t>
      </w:r>
    </w:p>
    <w:p w14:paraId="5EC054F1" w14:textId="77777777" w:rsidR="00C31C5F" w:rsidRPr="00C56655" w:rsidRDefault="00C31C5F" w:rsidP="00C31C5F">
      <w:pPr>
        <w:keepNext/>
        <w:numPr>
          <w:ilvl w:val="0"/>
          <w:numId w:val="14"/>
        </w:numPr>
        <w:tabs>
          <w:tab w:val="clear" w:pos="425"/>
          <w:tab w:val="num" w:pos="-935"/>
        </w:tabs>
      </w:pPr>
      <w:r w:rsidRPr="00C56655">
        <w:t>Create and save your personal signature image</w:t>
      </w:r>
    </w:p>
    <w:p w14:paraId="138788F4" w14:textId="77777777" w:rsidR="00C31C5F" w:rsidRPr="00C56655" w:rsidRDefault="00C31C5F" w:rsidP="00C31C5F">
      <w:pPr>
        <w:numPr>
          <w:ilvl w:val="1"/>
          <w:numId w:val="14"/>
        </w:numPr>
      </w:pPr>
      <w:r w:rsidRPr="00C56655">
        <w:t>Scan your signature into a Joint Photographic Experts Group (JPG) file.</w:t>
      </w:r>
    </w:p>
    <w:p w14:paraId="519DC597" w14:textId="77777777" w:rsidR="00C31C5F" w:rsidRPr="00C56655" w:rsidRDefault="00C31C5F" w:rsidP="00C31C5F">
      <w:pPr>
        <w:keepNext/>
        <w:numPr>
          <w:ilvl w:val="1"/>
          <w:numId w:val="14"/>
        </w:numPr>
        <w:tabs>
          <w:tab w:val="clear" w:pos="850"/>
          <w:tab w:val="num" w:pos="-510"/>
        </w:tabs>
      </w:pPr>
      <w:r w:rsidRPr="00C56655">
        <w:t>Using Paint (available from the Accessories sub-menu under the Start Menu)</w:t>
      </w:r>
    </w:p>
    <w:p w14:paraId="2CB2209A" w14:textId="77777777" w:rsidR="00C31C5F" w:rsidRPr="00C56655" w:rsidRDefault="00C31C5F" w:rsidP="00C31C5F">
      <w:pPr>
        <w:numPr>
          <w:ilvl w:val="2"/>
          <w:numId w:val="14"/>
        </w:numPr>
        <w:tabs>
          <w:tab w:val="clear" w:pos="1276"/>
          <w:tab w:val="num" w:pos="-84"/>
        </w:tabs>
      </w:pPr>
      <w:r w:rsidRPr="00C56655">
        <w:t>Open ‘Signature.PNG’.</w:t>
      </w:r>
    </w:p>
    <w:p w14:paraId="48997941" w14:textId="77777777" w:rsidR="00C31C5F" w:rsidRPr="00C56655" w:rsidRDefault="00C31C5F" w:rsidP="00C31C5F">
      <w:pPr>
        <w:numPr>
          <w:ilvl w:val="2"/>
          <w:numId w:val="14"/>
        </w:numPr>
        <w:tabs>
          <w:tab w:val="clear" w:pos="1276"/>
          <w:tab w:val="num" w:pos="-84"/>
        </w:tabs>
      </w:pPr>
      <w:r w:rsidRPr="00C56655">
        <w:t xml:space="preserve">Edit </w:t>
      </w:r>
      <w:r w:rsidRPr="00C56655">
        <w:rPr>
          <w:rFonts w:cs="Arial"/>
        </w:rPr>
        <w:t>→</w:t>
      </w:r>
      <w:r w:rsidRPr="00C56655">
        <w:t xml:space="preserve"> Select All, Delete.</w:t>
      </w:r>
    </w:p>
    <w:p w14:paraId="42CD8D20" w14:textId="77777777" w:rsidR="00C31C5F" w:rsidRPr="00C56655" w:rsidRDefault="00C31C5F" w:rsidP="00C31C5F">
      <w:pPr>
        <w:numPr>
          <w:ilvl w:val="2"/>
          <w:numId w:val="14"/>
        </w:numPr>
        <w:tabs>
          <w:tab w:val="clear" w:pos="1276"/>
          <w:tab w:val="num" w:pos="-84"/>
        </w:tabs>
      </w:pPr>
      <w:r w:rsidRPr="00C56655">
        <w:t>Open your JPG signature file.</w:t>
      </w:r>
    </w:p>
    <w:p w14:paraId="62ABEEA6" w14:textId="77777777" w:rsidR="00C31C5F" w:rsidRPr="00C56655" w:rsidRDefault="00C31C5F" w:rsidP="00C31C5F">
      <w:pPr>
        <w:numPr>
          <w:ilvl w:val="2"/>
          <w:numId w:val="14"/>
        </w:numPr>
        <w:tabs>
          <w:tab w:val="clear" w:pos="1276"/>
          <w:tab w:val="num" w:pos="-84"/>
        </w:tabs>
      </w:pPr>
      <w:r w:rsidRPr="00C56655">
        <w:t xml:space="preserve">Make sure your signature can fit inside 440 </w:t>
      </w:r>
      <w:r w:rsidRPr="00C56655">
        <w:rPr>
          <w:rFonts w:cs="Arial"/>
        </w:rPr>
        <w:t>×</w:t>
      </w:r>
      <w:r w:rsidRPr="00C56655">
        <w:t xml:space="preserve"> 220 pixels.</w:t>
      </w:r>
    </w:p>
    <w:p w14:paraId="78EF30F7" w14:textId="77777777" w:rsidR="00C31C5F" w:rsidRPr="00C56655" w:rsidRDefault="00C31C5F" w:rsidP="00C31C5F">
      <w:pPr>
        <w:numPr>
          <w:ilvl w:val="2"/>
          <w:numId w:val="14"/>
        </w:numPr>
        <w:tabs>
          <w:tab w:val="clear" w:pos="1276"/>
          <w:tab w:val="num" w:pos="-84"/>
        </w:tabs>
      </w:pPr>
      <w:r w:rsidRPr="00C56655">
        <w:t xml:space="preserve">Select your signature and copy it (selected region must be </w:t>
      </w:r>
      <w:r w:rsidRPr="00C56655">
        <w:rPr>
          <w:rFonts w:cs="Arial"/>
        </w:rPr>
        <w:t>≤</w:t>
      </w:r>
      <w:r w:rsidRPr="00C56655">
        <w:t xml:space="preserve"> 440 </w:t>
      </w:r>
      <w:r w:rsidRPr="00C56655">
        <w:rPr>
          <w:rFonts w:cs="Arial"/>
        </w:rPr>
        <w:t>×</w:t>
      </w:r>
      <w:r w:rsidRPr="00C56655">
        <w:t xml:space="preserve"> 220 pixels).</w:t>
      </w:r>
    </w:p>
    <w:p w14:paraId="0B366BB2" w14:textId="77777777" w:rsidR="00C31C5F" w:rsidRPr="00C56655" w:rsidRDefault="00C31C5F" w:rsidP="00C31C5F">
      <w:pPr>
        <w:numPr>
          <w:ilvl w:val="2"/>
          <w:numId w:val="14"/>
        </w:numPr>
        <w:tabs>
          <w:tab w:val="clear" w:pos="1276"/>
          <w:tab w:val="num" w:pos="-84"/>
        </w:tabs>
      </w:pPr>
      <w:r w:rsidRPr="00C56655">
        <w:t>Paste your signature into ‘Signature.PNG’ and position it in the middle.</w:t>
      </w:r>
    </w:p>
    <w:p w14:paraId="41CE37CC" w14:textId="77777777" w:rsidR="00C31C5F" w:rsidRPr="00C56655" w:rsidRDefault="00C31C5F" w:rsidP="00C31C5F">
      <w:pPr>
        <w:numPr>
          <w:ilvl w:val="2"/>
          <w:numId w:val="14"/>
        </w:numPr>
        <w:tabs>
          <w:tab w:val="clear" w:pos="1276"/>
          <w:tab w:val="num" w:pos="-84"/>
        </w:tabs>
      </w:pPr>
      <w:r w:rsidRPr="00C56655">
        <w:t>Save ‘Signature.PNG’.</w:t>
      </w:r>
    </w:p>
    <w:p w14:paraId="1F3F666D" w14:textId="77777777" w:rsidR="00C31C5F" w:rsidRPr="00C56655" w:rsidRDefault="00C31C5F" w:rsidP="00C31C5F">
      <w:pPr>
        <w:keepNext/>
        <w:numPr>
          <w:ilvl w:val="0"/>
          <w:numId w:val="14"/>
        </w:numPr>
        <w:tabs>
          <w:tab w:val="clear" w:pos="425"/>
          <w:tab w:val="num" w:pos="-935"/>
        </w:tabs>
      </w:pPr>
      <w:r w:rsidRPr="00C56655">
        <w:t>Perform the automated signature procedure once to complete the installation</w:t>
      </w:r>
    </w:p>
    <w:p w14:paraId="5E492ADA" w14:textId="77777777" w:rsidR="00C31C5F" w:rsidRPr="00C56655" w:rsidRDefault="00C31C5F" w:rsidP="00C31C5F">
      <w:pPr>
        <w:numPr>
          <w:ilvl w:val="1"/>
          <w:numId w:val="14"/>
        </w:numPr>
      </w:pPr>
      <w:r w:rsidRPr="00C56655">
        <w:t>Create a new document that is based on one of the company templates provided and make sure it is saved.</w:t>
      </w:r>
    </w:p>
    <w:p w14:paraId="37FDE36F" w14:textId="77777777" w:rsidR="00C31C5F" w:rsidRPr="00C56655" w:rsidRDefault="00C31C5F" w:rsidP="00C31C5F">
      <w:pPr>
        <w:numPr>
          <w:ilvl w:val="1"/>
          <w:numId w:val="14"/>
        </w:numPr>
      </w:pPr>
      <w:r w:rsidRPr="00C56655">
        <w:t>Position the cursor where you want to sign.</w:t>
      </w:r>
    </w:p>
    <w:p w14:paraId="220AE4EE" w14:textId="77777777" w:rsidR="00C31C5F" w:rsidRPr="00C56655" w:rsidRDefault="00C31C5F" w:rsidP="00C31C5F">
      <w:pPr>
        <w:numPr>
          <w:ilvl w:val="1"/>
          <w:numId w:val="14"/>
        </w:numPr>
      </w:pPr>
      <w:r w:rsidRPr="00C56655">
        <w:lastRenderedPageBreak/>
        <w:t>Select ‘Sign Document’ from the company ribbon under the Utils group.</w:t>
      </w:r>
    </w:p>
    <w:p w14:paraId="16FD3C81" w14:textId="77777777" w:rsidR="00C31C5F" w:rsidRPr="00C56655" w:rsidRDefault="00C31C5F" w:rsidP="00C31C5F">
      <w:pPr>
        <w:keepNext/>
        <w:numPr>
          <w:ilvl w:val="1"/>
          <w:numId w:val="14"/>
        </w:numPr>
      </w:pPr>
      <w:r w:rsidRPr="00C56655">
        <w:t>With the Signature Utility form</w:t>
      </w:r>
    </w:p>
    <w:p w14:paraId="0C06E3A1" w14:textId="77777777" w:rsidR="00C31C5F" w:rsidRPr="00C56655" w:rsidRDefault="00C31C5F" w:rsidP="00C31C5F">
      <w:pPr>
        <w:numPr>
          <w:ilvl w:val="2"/>
          <w:numId w:val="14"/>
        </w:numPr>
        <w:tabs>
          <w:tab w:val="num" w:pos="1446"/>
        </w:tabs>
      </w:pPr>
      <w:r w:rsidRPr="00C56655">
        <w:t>Browse to and select ‘Signature.PNG’ (using the ‘Browse’ button).</w:t>
      </w:r>
    </w:p>
    <w:p w14:paraId="7F5744E4" w14:textId="77777777" w:rsidR="00C31C5F" w:rsidRPr="00C56655" w:rsidRDefault="00C31C5F" w:rsidP="00C31C5F">
      <w:pPr>
        <w:numPr>
          <w:ilvl w:val="2"/>
          <w:numId w:val="14"/>
        </w:numPr>
        <w:tabs>
          <w:tab w:val="num" w:pos="1446"/>
        </w:tabs>
      </w:pPr>
      <w:r w:rsidRPr="00C56655">
        <w:t>Type author name and surname.</w:t>
      </w:r>
    </w:p>
    <w:p w14:paraId="51FAE1E0" w14:textId="77777777" w:rsidR="00C31C5F" w:rsidRPr="00C56655" w:rsidRDefault="00C31C5F" w:rsidP="00C31C5F">
      <w:pPr>
        <w:numPr>
          <w:ilvl w:val="2"/>
          <w:numId w:val="14"/>
        </w:numPr>
        <w:tabs>
          <w:tab w:val="num" w:pos="1446"/>
        </w:tabs>
      </w:pPr>
      <w:r w:rsidRPr="00C56655">
        <w:t>Select ‘Update Fields’.</w:t>
      </w:r>
    </w:p>
    <w:p w14:paraId="20B842BE" w14:textId="77777777" w:rsidR="00C31C5F" w:rsidRPr="00C56655" w:rsidRDefault="00C31C5F" w:rsidP="00C31C5F">
      <w:pPr>
        <w:keepNext/>
        <w:keepLines/>
        <w:numPr>
          <w:ilvl w:val="2"/>
          <w:numId w:val="14"/>
        </w:numPr>
        <w:tabs>
          <w:tab w:val="num" w:pos="1446"/>
        </w:tabs>
      </w:pPr>
      <w:r w:rsidRPr="00C56655">
        <w:t>Select ‘Sign’ (suggest use all default options if the BullZipPDFPrinter is also installed).</w:t>
      </w:r>
    </w:p>
    <w:p w14:paraId="57E529DF" w14:textId="77777777" w:rsidR="00C31C5F" w:rsidRPr="00C56655" w:rsidRDefault="00C31C5F" w:rsidP="00C31C5F">
      <w:pPr>
        <w:keepNext/>
        <w:keepLines/>
      </w:pPr>
      <w:r w:rsidRPr="00C56655">
        <w:t>This concludes the signature installation.</w:t>
      </w:r>
    </w:p>
    <w:p w14:paraId="0D84285B" w14:textId="77777777" w:rsidR="00C31C5F" w:rsidRPr="00C56655" w:rsidRDefault="00C31C5F" w:rsidP="00C31C5F">
      <w:pPr>
        <w:tabs>
          <w:tab w:val="left" w:pos="709"/>
        </w:tabs>
      </w:pPr>
      <w:r w:rsidRPr="00C56655">
        <w:rPr>
          <w:b/>
        </w:rPr>
        <w:t xml:space="preserve">Note: </w:t>
      </w:r>
      <w:r w:rsidRPr="00C56655">
        <w:t>This procedure does not need to be repeated for consecutive Automated Template System updates.</w:t>
      </w:r>
    </w:p>
    <w:p w14:paraId="220CE475" w14:textId="77777777" w:rsidR="00C31C5F" w:rsidRPr="00C56655" w:rsidRDefault="00C31C5F" w:rsidP="00C31C5F">
      <w:pPr>
        <w:pStyle w:val="Heading1"/>
      </w:pPr>
      <w:bookmarkStart w:id="69" w:name="_Ref400263601"/>
      <w:bookmarkStart w:id="70" w:name="_Toc513580685"/>
      <w:r w:rsidRPr="00C56655">
        <w:lastRenderedPageBreak/>
        <w:t>Microsoft Word Templates</w:t>
      </w:r>
      <w:bookmarkEnd w:id="69"/>
      <w:bookmarkEnd w:id="70"/>
    </w:p>
    <w:p w14:paraId="63A51539" w14:textId="77777777" w:rsidR="00C31C5F" w:rsidRPr="00C56655" w:rsidRDefault="00C31C5F" w:rsidP="00C31C5F">
      <w:pPr>
        <w:pStyle w:val="Heading2"/>
      </w:pPr>
      <w:bookmarkStart w:id="71" w:name="_Ref380009745"/>
      <w:bookmarkStart w:id="72" w:name="_Toc513580686"/>
      <w:r w:rsidRPr="00C56655">
        <w:t>StartING a New Document</w:t>
      </w:r>
      <w:bookmarkEnd w:id="71"/>
      <w:bookmarkEnd w:id="72"/>
    </w:p>
    <w:p w14:paraId="4F2C18CD" w14:textId="77777777" w:rsidR="00C31C5F" w:rsidRPr="00C56655" w:rsidRDefault="00C31C5F" w:rsidP="00C31C5F">
      <w:pPr>
        <w:pStyle w:val="Heading3"/>
      </w:pPr>
      <w:bookmarkStart w:id="73" w:name="_Toc513580687"/>
      <w:r w:rsidRPr="00C56655">
        <w:t>Microsoft Word 2007 and 2010</w:t>
      </w:r>
      <w:bookmarkEnd w:id="73"/>
    </w:p>
    <w:p w14:paraId="69C05C4B" w14:textId="77777777" w:rsidR="00C31C5F" w:rsidRPr="00C56655" w:rsidRDefault="00C31C5F" w:rsidP="00C31C5F">
      <w:r w:rsidRPr="00C56655">
        <w:t xml:space="preserve">On the File tab, choose New </w:t>
      </w:r>
      <w:r w:rsidRPr="00C56655">
        <w:rPr>
          <w:rFonts w:cs="Arial"/>
        </w:rPr>
        <w:t>→</w:t>
      </w:r>
      <w:r w:rsidRPr="00C56655">
        <w:t xml:space="preserve"> My templates. Then select the appropriate template from the New form under the ‘Personal Templates’ tab sheet. The ‘Layouts’ tab sheet contains all company</w:t>
      </w:r>
      <w:r w:rsidRPr="00C56655">
        <w:noBreakHyphen/>
        <w:t>specific registered document layouts.</w:t>
      </w:r>
    </w:p>
    <w:p w14:paraId="13A191B3" w14:textId="77777777" w:rsidR="00C31C5F" w:rsidRPr="00C56655" w:rsidRDefault="00C31C5F" w:rsidP="00C31C5F">
      <w:pPr>
        <w:pStyle w:val="Heading3"/>
      </w:pPr>
      <w:bookmarkStart w:id="74" w:name="_Toc513580688"/>
      <w:r w:rsidRPr="00C56655">
        <w:t>Microsoft Word 2013 and 2016</w:t>
      </w:r>
      <w:bookmarkEnd w:id="74"/>
    </w:p>
    <w:p w14:paraId="385F3B72" w14:textId="77777777" w:rsidR="00C31C5F" w:rsidRPr="00C56655" w:rsidRDefault="00C31C5F" w:rsidP="00C31C5F">
      <w:r w:rsidRPr="00C56655">
        <w:t xml:space="preserve">On the File tab, choose New </w:t>
      </w:r>
      <w:r w:rsidRPr="00C56655">
        <w:rPr>
          <w:rFonts w:cs="Arial"/>
        </w:rPr>
        <w:t>→</w:t>
      </w:r>
      <w:r w:rsidRPr="00C56655">
        <w:t xml:space="preserve"> SHARED. Then select the appropriate template from those presented. The ‘Layouts’ folder contains all company</w:t>
      </w:r>
      <w:r w:rsidRPr="00C56655">
        <w:noBreakHyphen/>
        <w:t>specific registered document layouts.</w:t>
      </w:r>
    </w:p>
    <w:p w14:paraId="38785FD4" w14:textId="77777777" w:rsidR="00C31C5F" w:rsidRPr="00C56655" w:rsidRDefault="00C31C5F" w:rsidP="00C31C5F">
      <w:pPr>
        <w:pStyle w:val="Heading2"/>
      </w:pPr>
      <w:bookmarkStart w:id="75" w:name="_Toc513580689"/>
      <w:r w:rsidRPr="00C56655">
        <w:t>Tabs and Ribbons</w:t>
      </w:r>
      <w:bookmarkEnd w:id="75"/>
    </w:p>
    <w:p w14:paraId="7D011291" w14:textId="77777777" w:rsidR="00C31C5F" w:rsidRPr="00C56655" w:rsidRDefault="00C31C5F" w:rsidP="00C31C5F">
      <w:r w:rsidRPr="00C56655">
        <w:t>In Microsoft Word, ribbons are displayed when any particular tab is selected from the menu. Ribbons can be minimized by right-clicking on any empty space inside a ribbon. This will leave only the menu visible. In this instance, the ribbon and associated controls are displayed when a corresponding tab is selected. In the context of this document, when referring to any particular ribbon, it implies that the appropriate tab has been selected from the menu.</w:t>
      </w:r>
    </w:p>
    <w:p w14:paraId="2D323A9D" w14:textId="77777777" w:rsidR="00C31C5F" w:rsidRPr="00C56655" w:rsidRDefault="00C31C5F" w:rsidP="00C31C5F">
      <w:pPr>
        <w:pStyle w:val="Heading3"/>
      </w:pPr>
      <w:bookmarkStart w:id="76" w:name="_Toc513580690"/>
      <w:r w:rsidRPr="00C56655">
        <w:t>Styles Group – Home Ribbon</w:t>
      </w:r>
      <w:bookmarkEnd w:id="76"/>
    </w:p>
    <w:p w14:paraId="7AFF6F46" w14:textId="6B0CA27C" w:rsidR="00C31C5F" w:rsidRPr="00C56655" w:rsidRDefault="00C31C5F" w:rsidP="00C31C5F">
      <w:r w:rsidRPr="00C56655">
        <w:t xml:space="preserve">The default Styles group on the Home ribbon has been revised as shown in </w:t>
      </w:r>
      <w:r w:rsidRPr="00C56655">
        <w:fldChar w:fldCharType="begin"/>
      </w:r>
      <w:r w:rsidRPr="00C56655">
        <w:instrText xml:space="preserve"> REF _Ref379173059 \h  \* MERGEFORMAT </w:instrText>
      </w:r>
      <w:r w:rsidRPr="00C56655">
        <w:fldChar w:fldCharType="separate"/>
      </w:r>
      <w:r w:rsidR="00C56655" w:rsidRPr="00C56655">
        <w:t>Figure </w:t>
      </w:r>
      <w:r w:rsidR="00C56655">
        <w:t>2</w:t>
      </w:r>
      <w:r w:rsidRPr="00C56655">
        <w:fldChar w:fldCharType="end"/>
      </w:r>
      <w:r w:rsidRPr="00C56655">
        <w:t>. The revised Home group shows the Style drop</w:t>
      </w:r>
      <w:r w:rsidRPr="00C56655">
        <w:noBreakHyphen/>
        <w:t>down and List Level items. The Style drop</w:t>
      </w:r>
      <w:r w:rsidRPr="00C56655">
        <w:noBreakHyphen/>
        <w:t>down item always shows the name of the paragraph selection and can be used to easily apply styles to the document. The List Level item is enabled whenever the selection consists of a heading or list type style. It shows the available list level options within the selected list.</w:t>
      </w:r>
    </w:p>
    <w:p w14:paraId="345CD341" w14:textId="77777777" w:rsidR="00C31C5F" w:rsidRPr="00C56655" w:rsidRDefault="00C31C5F" w:rsidP="00C31C5F">
      <w:pPr>
        <w:pStyle w:val="Figure"/>
      </w:pPr>
      <w:r w:rsidRPr="00C56655">
        <w:rPr>
          <w:lang w:eastAsia="en-GB"/>
        </w:rPr>
        <w:drawing>
          <wp:inline distT="0" distB="0" distL="0" distR="0" wp14:anchorId="7D9262B4" wp14:editId="73E198FC">
            <wp:extent cx="4991100" cy="1219200"/>
            <wp:effectExtent l="0" t="0" r="0" b="0"/>
            <wp:docPr id="16" name="Picture 16" descr="ActiveDocument.InlineShape -  23 of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91100" cy="1219200"/>
                    </a:xfrm>
                    <a:prstGeom prst="rect">
                      <a:avLst/>
                    </a:prstGeom>
                    <a:noFill/>
                    <a:ln>
                      <a:noFill/>
                    </a:ln>
                  </pic:spPr>
                </pic:pic>
              </a:graphicData>
            </a:graphic>
          </wp:inline>
        </w:drawing>
      </w:r>
    </w:p>
    <w:p w14:paraId="68214425" w14:textId="37E90FDE" w:rsidR="00C31C5F" w:rsidRPr="00C56655" w:rsidRDefault="00C31C5F" w:rsidP="00C31C5F">
      <w:pPr>
        <w:pStyle w:val="Caption"/>
      </w:pPr>
      <w:bookmarkStart w:id="77" w:name="_Ref379173059"/>
      <w:bookmarkStart w:id="78" w:name="_Toc513580780"/>
      <w:r w:rsidRPr="00C56655">
        <w:t>Figure </w:t>
      </w:r>
      <w:r w:rsidR="00692BB9" w:rsidRPr="00C56655">
        <w:fldChar w:fldCharType="begin"/>
      </w:r>
      <w:r w:rsidR="00692BB9" w:rsidRPr="00C56655">
        <w:instrText xml:space="preserve"> SEQ Figure \* ARABIC </w:instrText>
      </w:r>
      <w:r w:rsidR="00692BB9" w:rsidRPr="00C56655">
        <w:fldChar w:fldCharType="separate"/>
      </w:r>
      <w:r w:rsidR="00C56655">
        <w:rPr>
          <w:noProof/>
        </w:rPr>
        <w:t>2</w:t>
      </w:r>
      <w:r w:rsidR="00692BB9" w:rsidRPr="00C56655">
        <w:fldChar w:fldCharType="end"/>
      </w:r>
      <w:bookmarkEnd w:id="77"/>
      <w:r w:rsidRPr="00C56655">
        <w:t>: Default and Revised Microsoft Word Styles Group</w:t>
      </w:r>
      <w:bookmarkEnd w:id="78"/>
    </w:p>
    <w:p w14:paraId="5F402FFB" w14:textId="77777777" w:rsidR="00C31C5F" w:rsidRPr="00C56655" w:rsidRDefault="00C31C5F" w:rsidP="00C31C5F">
      <w:pPr>
        <w:pStyle w:val="Heading3"/>
      </w:pPr>
      <w:bookmarkStart w:id="79" w:name="_Toc513580691"/>
      <w:r w:rsidRPr="00C56655">
        <w:t>Automated Template System Ribbon</w:t>
      </w:r>
      <w:bookmarkEnd w:id="79"/>
    </w:p>
    <w:p w14:paraId="3C7DA9A5" w14:textId="5B909A6F" w:rsidR="00C31C5F" w:rsidRPr="00C56655" w:rsidRDefault="00C31C5F" w:rsidP="005D796A">
      <w:pPr>
        <w:keepLines/>
      </w:pPr>
      <w:r w:rsidRPr="00C56655">
        <w:t xml:space="preserve">The Automated Template System comes with a purpose-built, company-specific tab and ribbon as shown in </w:t>
      </w:r>
      <w:r w:rsidRPr="00C56655">
        <w:fldChar w:fldCharType="begin"/>
      </w:r>
      <w:r w:rsidRPr="00C56655">
        <w:instrText xml:space="preserve"> REF _Ref379172393 \h  \* MERGEFORMAT </w:instrText>
      </w:r>
      <w:r w:rsidRPr="00C56655">
        <w:fldChar w:fldCharType="separate"/>
      </w:r>
      <w:r w:rsidR="00C56655" w:rsidRPr="00C56655">
        <w:t>Figure </w:t>
      </w:r>
      <w:r w:rsidR="00C56655">
        <w:t>3</w:t>
      </w:r>
      <w:r w:rsidRPr="00C56655">
        <w:fldChar w:fldCharType="end"/>
      </w:r>
      <w:r w:rsidRPr="00C56655">
        <w:t>. A licensed company version will have a unique name; the tab and ribbon on the demonstration version are called MyC. The Automated Template System ribbon is generic and the same for each Microsoft Word template type.</w:t>
      </w:r>
    </w:p>
    <w:p w14:paraId="3BE1E347" w14:textId="3400FD26" w:rsidR="00C31C5F" w:rsidRPr="00C56655" w:rsidRDefault="00D2788A" w:rsidP="00C31C5F">
      <w:pPr>
        <w:pStyle w:val="Figure"/>
        <w:keepLines/>
      </w:pPr>
      <w:r w:rsidRPr="00C56655">
        <w:rPr>
          <w:lang w:eastAsia="en-GB"/>
        </w:rPr>
        <w:lastRenderedPageBreak/>
        <w:drawing>
          <wp:inline distT="0" distB="0" distL="0" distR="0" wp14:anchorId="5CA0B4CB" wp14:editId="6CFFFFB0">
            <wp:extent cx="6115050" cy="8477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5050" cy="847725"/>
                    </a:xfrm>
                    <a:prstGeom prst="rect">
                      <a:avLst/>
                    </a:prstGeom>
                    <a:noFill/>
                    <a:ln>
                      <a:noFill/>
                    </a:ln>
                  </pic:spPr>
                </pic:pic>
              </a:graphicData>
            </a:graphic>
          </wp:inline>
        </w:drawing>
      </w:r>
    </w:p>
    <w:p w14:paraId="63D8E771" w14:textId="5D4FB580" w:rsidR="00C31C5F" w:rsidRPr="00C56655" w:rsidRDefault="00C31C5F" w:rsidP="00527BC5">
      <w:pPr>
        <w:pStyle w:val="Caption"/>
      </w:pPr>
      <w:bookmarkStart w:id="80" w:name="_Ref379172393"/>
      <w:bookmarkStart w:id="81" w:name="_Toc513580781"/>
      <w:r w:rsidRPr="00C56655">
        <w:t>Figure </w:t>
      </w:r>
      <w:r w:rsidR="00692BB9" w:rsidRPr="00C56655">
        <w:fldChar w:fldCharType="begin"/>
      </w:r>
      <w:r w:rsidR="00692BB9" w:rsidRPr="00C56655">
        <w:instrText xml:space="preserve"> SEQ Figure \* ARABIC </w:instrText>
      </w:r>
      <w:r w:rsidR="00692BB9" w:rsidRPr="00C56655">
        <w:fldChar w:fldCharType="separate"/>
      </w:r>
      <w:r w:rsidR="00C56655">
        <w:rPr>
          <w:noProof/>
        </w:rPr>
        <w:t>3</w:t>
      </w:r>
      <w:r w:rsidR="00692BB9" w:rsidRPr="00C56655">
        <w:fldChar w:fldCharType="end"/>
      </w:r>
      <w:bookmarkEnd w:id="80"/>
      <w:r w:rsidRPr="00C56655">
        <w:t>: Automated Template System Tab and Ribbon</w:t>
      </w:r>
      <w:bookmarkEnd w:id="81"/>
    </w:p>
    <w:p w14:paraId="1333D34A" w14:textId="77777777" w:rsidR="00C31C5F" w:rsidRPr="00C56655" w:rsidRDefault="00C31C5F" w:rsidP="00C31C5F">
      <w:pPr>
        <w:pStyle w:val="Heading2"/>
      </w:pPr>
      <w:bookmarkStart w:id="82" w:name="_Toc513580692"/>
      <w:r w:rsidRPr="00C56655">
        <w:t>Company Ribbon Explained</w:t>
      </w:r>
      <w:bookmarkEnd w:id="82"/>
    </w:p>
    <w:p w14:paraId="463D6D50" w14:textId="77777777" w:rsidR="00C31C5F" w:rsidRPr="00C56655" w:rsidRDefault="00C31C5F" w:rsidP="00C31C5F">
      <w:pPr>
        <w:pStyle w:val="Heading3"/>
      </w:pPr>
      <w:bookmarkStart w:id="83" w:name="_Toc513580693"/>
      <w:r w:rsidRPr="00C56655">
        <w:t>DocControl Group</w:t>
      </w:r>
      <w:bookmarkEnd w:id="83"/>
    </w:p>
    <w:p w14:paraId="3D976F14" w14:textId="77777777" w:rsidR="00C31C5F" w:rsidRPr="00C56655" w:rsidRDefault="00C31C5F" w:rsidP="00C31C5F">
      <w:pPr>
        <w:pStyle w:val="Heading4"/>
      </w:pPr>
      <w:bookmarkStart w:id="84" w:name="_Ref452094047"/>
      <w:bookmarkStart w:id="85" w:name="_Ref380009679"/>
      <w:bookmarkStart w:id="86" w:name="_Ref380009696"/>
      <w:bookmarkStart w:id="87" w:name="_Toc513580694"/>
      <w:r w:rsidRPr="00C56655">
        <w:t xml:space="preserve">Update Document </w:t>
      </w:r>
      <w:r w:rsidRPr="00C56655">
        <w:rPr>
          <w:lang w:eastAsia="en-GB"/>
        </w:rPr>
        <w:drawing>
          <wp:inline distT="0" distB="0" distL="0" distR="0" wp14:anchorId="76EBB5ED" wp14:editId="4BAF429A">
            <wp:extent cx="152421" cy="152421"/>
            <wp:effectExtent l="0" t="0" r="0" b="0"/>
            <wp:docPr id="45" name="Picture 45" descr="ActiveDocument.InlineShape -  25 of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UpdateDocDataForm.png"/>
                    <pic:cNvPicPr/>
                  </pic:nvPicPr>
                  <pic:blipFill>
                    <a:blip r:embed="rId11">
                      <a:extLst>
                        <a:ext uri="{28A0092B-C50C-407E-A947-70E740481C1C}">
                          <a14:useLocalDpi xmlns:a14="http://schemas.microsoft.com/office/drawing/2010/main" val="0"/>
                        </a:ext>
                      </a:extLst>
                    </a:blip>
                    <a:stretch>
                      <a:fillRect/>
                    </a:stretch>
                  </pic:blipFill>
                  <pic:spPr>
                    <a:xfrm>
                      <a:off x="0" y="0"/>
                      <a:ext cx="152421" cy="152421"/>
                    </a:xfrm>
                    <a:prstGeom prst="rect">
                      <a:avLst/>
                    </a:prstGeom>
                  </pic:spPr>
                </pic:pic>
              </a:graphicData>
            </a:graphic>
          </wp:inline>
        </w:drawing>
      </w:r>
      <w:bookmarkEnd w:id="84"/>
      <w:bookmarkEnd w:id="87"/>
    </w:p>
    <w:p w14:paraId="758D2402" w14:textId="77777777" w:rsidR="00C31C5F" w:rsidRPr="00C56655" w:rsidRDefault="00C31C5F" w:rsidP="00C31C5F">
      <w:r w:rsidRPr="00C56655">
        <w:t>The most important ribbon item is the Update Document item. It brings up the Document Configuration Control Details form, which consists of one or more than one tab sheet, depending on the specific template in use. It is used to change all document configuration control information embedded as fields in the document, and to consistently update the table of contents; list of figures and tables; headers and footers; and all cross-references in the document. Not all document configuration control information as shown needs to be present in the document; this is a user choice. The following paragraphs explain the various template Update Document items.</w:t>
      </w:r>
    </w:p>
    <w:p w14:paraId="42AB6773" w14:textId="77777777" w:rsidR="00C31C5F" w:rsidRPr="00C56655" w:rsidRDefault="00C31C5F" w:rsidP="00C31C5F">
      <w:pPr>
        <w:pStyle w:val="Heading5"/>
      </w:pPr>
      <w:bookmarkStart w:id="88" w:name="_Ref387965722"/>
      <w:bookmarkStart w:id="89" w:name="_Toc513580695"/>
      <w:bookmarkEnd w:id="85"/>
      <w:bookmarkEnd w:id="86"/>
      <w:r w:rsidRPr="00C56655">
        <w:t>Main template</w:t>
      </w:r>
      <w:bookmarkEnd w:id="88"/>
      <w:bookmarkEnd w:id="89"/>
    </w:p>
    <w:p w14:paraId="44AC7108" w14:textId="77777777" w:rsidR="00C31C5F" w:rsidRPr="00C56655" w:rsidRDefault="00C31C5F" w:rsidP="00C31C5F">
      <w:pPr>
        <w:pStyle w:val="Heading6"/>
      </w:pPr>
      <w:bookmarkStart w:id="90" w:name="_Ref387961043"/>
      <w:bookmarkStart w:id="91" w:name="_Toc513580696"/>
      <w:r w:rsidRPr="00C56655">
        <w:t>General tab sheet</w:t>
      </w:r>
      <w:bookmarkEnd w:id="90"/>
      <w:bookmarkEnd w:id="91"/>
    </w:p>
    <w:p w14:paraId="267919F9" w14:textId="6AAFCA88" w:rsidR="00C31C5F" w:rsidRPr="00C56655" w:rsidRDefault="00C31C5F" w:rsidP="00C31C5F">
      <w:r w:rsidRPr="00C56655">
        <w:t>The Main Template’s General tab sheet (</w:t>
      </w:r>
      <w:r w:rsidRPr="00C56655">
        <w:fldChar w:fldCharType="begin"/>
      </w:r>
      <w:r w:rsidRPr="00C56655">
        <w:instrText xml:space="preserve"> REF _Ref379174230 \h  \* MERGEFORMAT </w:instrText>
      </w:r>
      <w:r w:rsidRPr="00C56655">
        <w:fldChar w:fldCharType="separate"/>
      </w:r>
      <w:r w:rsidR="00C56655" w:rsidRPr="00C56655">
        <w:t>Figure </w:t>
      </w:r>
      <w:r w:rsidR="00C56655">
        <w:t>4</w:t>
      </w:r>
      <w:r w:rsidRPr="00C56655">
        <w:fldChar w:fldCharType="end"/>
      </w:r>
      <w:r w:rsidRPr="00C56655">
        <w:t>) contains four panes, as explained in this paragraph.</w:t>
      </w:r>
    </w:p>
    <w:p w14:paraId="0EE625AD" w14:textId="77777777" w:rsidR="00C31C5F" w:rsidRPr="00C56655" w:rsidRDefault="00C31C5F" w:rsidP="00C31C5F">
      <w:pPr>
        <w:pStyle w:val="Figure"/>
      </w:pPr>
      <w:r w:rsidRPr="00C56655">
        <w:rPr>
          <w:lang w:eastAsia="en-GB"/>
        </w:rPr>
        <w:drawing>
          <wp:inline distT="0" distB="0" distL="0" distR="0" wp14:anchorId="1D9AF161" wp14:editId="3CBDD552">
            <wp:extent cx="4294800" cy="2811600"/>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294800" cy="2811600"/>
                    </a:xfrm>
                    <a:prstGeom prst="rect">
                      <a:avLst/>
                    </a:prstGeom>
                  </pic:spPr>
                </pic:pic>
              </a:graphicData>
            </a:graphic>
          </wp:inline>
        </w:drawing>
      </w:r>
    </w:p>
    <w:p w14:paraId="2E400483" w14:textId="1B11BCD7" w:rsidR="00C31C5F" w:rsidRPr="00C56655" w:rsidRDefault="00C31C5F" w:rsidP="00C31C5F">
      <w:pPr>
        <w:pStyle w:val="Caption"/>
      </w:pPr>
      <w:bookmarkStart w:id="92" w:name="_Ref379174230"/>
      <w:bookmarkStart w:id="93" w:name="_Toc513580782"/>
      <w:r w:rsidRPr="00C56655">
        <w:t>Figure </w:t>
      </w:r>
      <w:r w:rsidR="00692BB9" w:rsidRPr="00C56655">
        <w:fldChar w:fldCharType="begin"/>
      </w:r>
      <w:r w:rsidR="00692BB9" w:rsidRPr="00C56655">
        <w:instrText xml:space="preserve"> SEQ Figure \* ARABIC </w:instrText>
      </w:r>
      <w:r w:rsidR="00692BB9" w:rsidRPr="00C56655">
        <w:fldChar w:fldCharType="separate"/>
      </w:r>
      <w:r w:rsidR="00C56655">
        <w:rPr>
          <w:noProof/>
        </w:rPr>
        <w:t>4</w:t>
      </w:r>
      <w:r w:rsidR="00692BB9" w:rsidRPr="00C56655">
        <w:fldChar w:fldCharType="end"/>
      </w:r>
      <w:bookmarkEnd w:id="92"/>
      <w:r w:rsidRPr="00C56655">
        <w:t>: Document Configuration Control Details –</w:t>
      </w:r>
      <w:r w:rsidRPr="00C56655">
        <w:br/>
        <w:t>Main Template General Tab Sheet</w:t>
      </w:r>
      <w:bookmarkEnd w:id="93"/>
    </w:p>
    <w:p w14:paraId="68F9E4F0" w14:textId="229F136C" w:rsidR="00C31C5F" w:rsidRPr="00C56655" w:rsidRDefault="00C31C5F" w:rsidP="00C31C5F">
      <w:pPr>
        <w:keepNext/>
        <w:keepLines/>
      </w:pPr>
      <w:r w:rsidRPr="00C56655">
        <w:lastRenderedPageBreak/>
        <w:t>Certain controls on the General tab sheet can be disabled to prevent changes (</w:t>
      </w:r>
      <w:r w:rsidRPr="00C56655">
        <w:fldChar w:fldCharType="begin"/>
      </w:r>
      <w:r w:rsidRPr="00C56655">
        <w:instrText xml:space="preserve"> REF _Ref389027333 \h </w:instrText>
      </w:r>
      <w:r w:rsidRPr="00C56655">
        <w:fldChar w:fldCharType="separate"/>
      </w:r>
      <w:r w:rsidR="00C56655" w:rsidRPr="00C56655">
        <w:t>Figure </w:t>
      </w:r>
      <w:r w:rsidR="00C56655">
        <w:rPr>
          <w:noProof/>
        </w:rPr>
        <w:t>5</w:t>
      </w:r>
      <w:r w:rsidRPr="00C56655">
        <w:fldChar w:fldCharType="end"/>
      </w:r>
      <w:r w:rsidRPr="00C56655">
        <w:t>), and to protect the headers and footers. This is further explained in paragraph </w:t>
      </w:r>
      <w:r w:rsidRPr="00C56655">
        <w:fldChar w:fldCharType="begin"/>
      </w:r>
      <w:r w:rsidRPr="00C56655">
        <w:instrText xml:space="preserve"> REF _Ref389027380 \r \h </w:instrText>
      </w:r>
      <w:r w:rsidRPr="00C56655">
        <w:fldChar w:fldCharType="separate"/>
      </w:r>
      <w:r w:rsidR="00C56655">
        <w:t>4.3.1.1.1.3</w:t>
      </w:r>
      <w:r w:rsidRPr="00C56655">
        <w:fldChar w:fldCharType="end"/>
      </w:r>
      <w:r w:rsidRPr="00C56655">
        <w:t>.</w:t>
      </w:r>
    </w:p>
    <w:p w14:paraId="55D0B2BD" w14:textId="77777777" w:rsidR="00C31C5F" w:rsidRPr="00C56655" w:rsidRDefault="00C31C5F" w:rsidP="00C31C5F">
      <w:pPr>
        <w:pStyle w:val="Figure"/>
        <w:keepLines/>
      </w:pPr>
      <w:r w:rsidRPr="00C56655">
        <w:rPr>
          <w:lang w:eastAsia="en-GB"/>
        </w:rPr>
        <w:drawing>
          <wp:inline distT="0" distB="0" distL="0" distR="0" wp14:anchorId="70BFE0B1" wp14:editId="59AD836E">
            <wp:extent cx="4294800" cy="2811600"/>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294800" cy="2811600"/>
                    </a:xfrm>
                    <a:prstGeom prst="rect">
                      <a:avLst/>
                    </a:prstGeom>
                  </pic:spPr>
                </pic:pic>
              </a:graphicData>
            </a:graphic>
          </wp:inline>
        </w:drawing>
      </w:r>
    </w:p>
    <w:p w14:paraId="4265D78C" w14:textId="3C43FC7C" w:rsidR="00C31C5F" w:rsidRPr="00C56655" w:rsidRDefault="00C31C5F" w:rsidP="00C31C5F">
      <w:pPr>
        <w:pStyle w:val="Caption"/>
        <w:keepNext/>
        <w:keepLines/>
      </w:pPr>
      <w:bookmarkStart w:id="94" w:name="_Ref389027333"/>
      <w:bookmarkStart w:id="95" w:name="_Toc513580783"/>
      <w:r w:rsidRPr="00C56655">
        <w:t>Figure </w:t>
      </w:r>
      <w:r w:rsidR="00692BB9" w:rsidRPr="00C56655">
        <w:fldChar w:fldCharType="begin"/>
      </w:r>
      <w:r w:rsidR="00692BB9" w:rsidRPr="00C56655">
        <w:instrText xml:space="preserve"> SEQ Figure \* ARABIC </w:instrText>
      </w:r>
      <w:r w:rsidR="00692BB9" w:rsidRPr="00C56655">
        <w:fldChar w:fldCharType="separate"/>
      </w:r>
      <w:r w:rsidR="00C56655">
        <w:rPr>
          <w:noProof/>
        </w:rPr>
        <w:t>5</w:t>
      </w:r>
      <w:r w:rsidR="00692BB9" w:rsidRPr="00C56655">
        <w:fldChar w:fldCharType="end"/>
      </w:r>
      <w:bookmarkEnd w:id="94"/>
      <w:r w:rsidRPr="00C56655">
        <w:t>: Document Configuration Control Details –</w:t>
      </w:r>
      <w:r w:rsidRPr="00C56655">
        <w:br/>
        <w:t>Main Template General Tab Sheet (Locked)</w:t>
      </w:r>
      <w:bookmarkEnd w:id="95"/>
    </w:p>
    <w:p w14:paraId="580AFC5C" w14:textId="77777777" w:rsidR="00C31C5F" w:rsidRPr="00C56655" w:rsidRDefault="00C31C5F" w:rsidP="00C31C5F">
      <w:pPr>
        <w:keepNext/>
        <w:keepLines/>
        <w:numPr>
          <w:ilvl w:val="0"/>
          <w:numId w:val="16"/>
        </w:numPr>
      </w:pPr>
      <w:r w:rsidRPr="00C56655">
        <w:t>Pane 1</w:t>
      </w:r>
    </w:p>
    <w:p w14:paraId="388041D8" w14:textId="77777777" w:rsidR="00C31C5F" w:rsidRPr="00C56655" w:rsidRDefault="00C31C5F" w:rsidP="00C31C5F">
      <w:pPr>
        <w:keepNext/>
        <w:keepLines/>
        <w:numPr>
          <w:ilvl w:val="1"/>
          <w:numId w:val="16"/>
        </w:numPr>
      </w:pPr>
      <w:r w:rsidRPr="00C56655">
        <w:rPr>
          <w:b/>
        </w:rPr>
        <w:t xml:space="preserve">Project: </w:t>
      </w:r>
      <w:r w:rsidRPr="00C56655">
        <w:t>Edit box</w:t>
      </w:r>
      <w:r w:rsidRPr="00C56655">
        <w:tab/>
      </w:r>
      <w:r w:rsidRPr="00C56655">
        <w:br/>
        <w:t>Insert text.</w:t>
      </w:r>
    </w:p>
    <w:p w14:paraId="2B6ACEF1" w14:textId="77777777" w:rsidR="00C31C5F" w:rsidRPr="00C56655" w:rsidRDefault="00C31C5F" w:rsidP="00C31C5F">
      <w:pPr>
        <w:numPr>
          <w:ilvl w:val="1"/>
          <w:numId w:val="16"/>
        </w:numPr>
      </w:pPr>
      <w:r w:rsidRPr="00C56655">
        <w:rPr>
          <w:b/>
        </w:rPr>
        <w:t xml:space="preserve">Security Classification: </w:t>
      </w:r>
      <w:r w:rsidRPr="00C56655">
        <w:t>Checkbox and drop</w:t>
      </w:r>
      <w:r w:rsidRPr="00C56655">
        <w:noBreakHyphen/>
        <w:t>down list</w:t>
      </w:r>
      <w:r w:rsidRPr="00C56655">
        <w:tab/>
      </w:r>
      <w:r w:rsidRPr="00C56655">
        <w:br/>
        <w:t>Insert text if the checkbox is not selected; otherwise, select an item from the predefined drop</w:t>
      </w:r>
      <w:r w:rsidRPr="00C56655">
        <w:noBreakHyphen/>
        <w:t>down list.</w:t>
      </w:r>
    </w:p>
    <w:p w14:paraId="3B91B45D" w14:textId="77777777" w:rsidR="00C31C5F" w:rsidRPr="00C56655" w:rsidRDefault="00C31C5F" w:rsidP="00C31C5F">
      <w:pPr>
        <w:numPr>
          <w:ilvl w:val="1"/>
          <w:numId w:val="16"/>
        </w:numPr>
      </w:pPr>
      <w:r w:rsidRPr="00C56655">
        <w:rPr>
          <w:b/>
        </w:rPr>
        <w:t>Project Phase:</w:t>
      </w:r>
      <w:r w:rsidRPr="00C56655">
        <w:t xml:space="preserve"> Drop</w:t>
      </w:r>
      <w:r w:rsidRPr="00C56655">
        <w:noBreakHyphen/>
        <w:t>down list</w:t>
      </w:r>
      <w:r w:rsidRPr="00C56655">
        <w:tab/>
      </w:r>
      <w:r w:rsidRPr="00C56655">
        <w:br/>
        <w:t>Select an item from the predefined drop</w:t>
      </w:r>
      <w:r w:rsidRPr="00C56655">
        <w:noBreakHyphen/>
        <w:t>down list.</w:t>
      </w:r>
    </w:p>
    <w:p w14:paraId="5FC13231" w14:textId="77777777" w:rsidR="00C31C5F" w:rsidRPr="00C56655" w:rsidRDefault="00C31C5F" w:rsidP="00C31C5F">
      <w:pPr>
        <w:keepNext/>
        <w:keepLines/>
        <w:numPr>
          <w:ilvl w:val="0"/>
          <w:numId w:val="16"/>
        </w:numPr>
      </w:pPr>
      <w:r w:rsidRPr="00C56655">
        <w:t>Pane 2</w:t>
      </w:r>
    </w:p>
    <w:p w14:paraId="11AF7CE9" w14:textId="77777777" w:rsidR="00C31C5F" w:rsidRPr="00C56655" w:rsidRDefault="00C31C5F" w:rsidP="00C31C5F">
      <w:pPr>
        <w:pStyle w:val="NormalIndent"/>
        <w:keepNext/>
        <w:keepLines/>
      </w:pPr>
      <w:r w:rsidRPr="00C56655">
        <w:rPr>
          <w:b/>
        </w:rPr>
        <w:t>Note:</w:t>
      </w:r>
      <w:r w:rsidRPr="00C56655">
        <w:t xml:space="preserve"> The document title is made up concatenating the following three fields:</w:t>
      </w:r>
    </w:p>
    <w:p w14:paraId="1457BAD5" w14:textId="77777777" w:rsidR="00C31C5F" w:rsidRPr="00C56655" w:rsidRDefault="00C31C5F" w:rsidP="00C31C5F">
      <w:pPr>
        <w:keepNext/>
        <w:keepLines/>
        <w:numPr>
          <w:ilvl w:val="1"/>
          <w:numId w:val="16"/>
        </w:numPr>
      </w:pPr>
      <w:r w:rsidRPr="00C56655">
        <w:rPr>
          <w:b/>
        </w:rPr>
        <w:t>Title – System:</w:t>
      </w:r>
      <w:r w:rsidRPr="00C56655">
        <w:t xml:space="preserve"> Edit box</w:t>
      </w:r>
      <w:r w:rsidRPr="00C56655">
        <w:tab/>
      </w:r>
      <w:r w:rsidRPr="00C56655">
        <w:br/>
        <w:t>Insert text.</w:t>
      </w:r>
    </w:p>
    <w:p w14:paraId="04A73C19" w14:textId="77777777" w:rsidR="00C31C5F" w:rsidRPr="00C56655" w:rsidRDefault="00C31C5F" w:rsidP="00C31C5F">
      <w:pPr>
        <w:numPr>
          <w:ilvl w:val="1"/>
          <w:numId w:val="16"/>
        </w:numPr>
      </w:pPr>
      <w:r w:rsidRPr="00C56655">
        <w:rPr>
          <w:b/>
        </w:rPr>
        <w:t>Title – Function:</w:t>
      </w:r>
      <w:r w:rsidRPr="00C56655">
        <w:t xml:space="preserve"> Edit box</w:t>
      </w:r>
      <w:r w:rsidRPr="00C56655">
        <w:tab/>
      </w:r>
      <w:r w:rsidRPr="00C56655">
        <w:br/>
        <w:t>Insert text.</w:t>
      </w:r>
    </w:p>
    <w:p w14:paraId="1EB93FD5" w14:textId="77777777" w:rsidR="00C31C5F" w:rsidRPr="00C56655" w:rsidRDefault="00C31C5F" w:rsidP="00C31C5F">
      <w:pPr>
        <w:numPr>
          <w:ilvl w:val="1"/>
          <w:numId w:val="16"/>
        </w:numPr>
      </w:pPr>
      <w:r w:rsidRPr="00C56655">
        <w:rPr>
          <w:b/>
        </w:rPr>
        <w:t>Title – Type:</w:t>
      </w:r>
      <w:r w:rsidRPr="00C56655">
        <w:t xml:space="preserve"> Checkbox and drop</w:t>
      </w:r>
      <w:r w:rsidRPr="00C56655">
        <w:noBreakHyphen/>
        <w:t>down list</w:t>
      </w:r>
      <w:r w:rsidRPr="00C56655">
        <w:tab/>
      </w:r>
      <w:r w:rsidRPr="00C56655">
        <w:br/>
        <w:t>Insert text if the checkbox is not selected; otherwise, select an item from the predefined drop</w:t>
      </w:r>
      <w:r w:rsidRPr="00C56655">
        <w:noBreakHyphen/>
        <w:t>down list.</w:t>
      </w:r>
    </w:p>
    <w:p w14:paraId="43D2A36C" w14:textId="77777777" w:rsidR="00C31C5F" w:rsidRPr="00C56655" w:rsidRDefault="00C31C5F" w:rsidP="00C31C5F">
      <w:pPr>
        <w:pStyle w:val="NormalIndent"/>
        <w:numPr>
          <w:ilvl w:val="0"/>
          <w:numId w:val="16"/>
        </w:numPr>
      </w:pPr>
      <w:r w:rsidRPr="00C56655">
        <w:t>Pane 3</w:t>
      </w:r>
    </w:p>
    <w:p w14:paraId="02D4464C" w14:textId="77777777" w:rsidR="00C31C5F" w:rsidRPr="00C56655" w:rsidRDefault="00C31C5F" w:rsidP="00C31C5F">
      <w:pPr>
        <w:pStyle w:val="NormalIndent"/>
        <w:numPr>
          <w:ilvl w:val="1"/>
          <w:numId w:val="16"/>
        </w:numPr>
      </w:pPr>
      <w:r w:rsidRPr="00C56655">
        <w:rPr>
          <w:b/>
        </w:rPr>
        <w:t>Doc. Number:</w:t>
      </w:r>
      <w:r w:rsidRPr="00C56655">
        <w:t xml:space="preserve"> Edit box</w:t>
      </w:r>
      <w:r w:rsidRPr="00C56655">
        <w:tab/>
      </w:r>
      <w:r w:rsidRPr="00C56655">
        <w:br/>
        <w:t>Insert text.</w:t>
      </w:r>
    </w:p>
    <w:p w14:paraId="24997FD8" w14:textId="77777777" w:rsidR="00C31C5F" w:rsidRPr="00C56655" w:rsidRDefault="00C31C5F" w:rsidP="00C31C5F">
      <w:pPr>
        <w:pStyle w:val="NormalIndent"/>
        <w:numPr>
          <w:ilvl w:val="1"/>
          <w:numId w:val="16"/>
        </w:numPr>
      </w:pPr>
      <w:r w:rsidRPr="00C56655">
        <w:rPr>
          <w:b/>
        </w:rPr>
        <w:t>Rev.:</w:t>
      </w:r>
      <w:r w:rsidRPr="00C56655">
        <w:t xml:space="preserve"> Edit box</w:t>
      </w:r>
      <w:r w:rsidRPr="00C56655">
        <w:tab/>
      </w:r>
      <w:r w:rsidRPr="00C56655">
        <w:br/>
        <w:t>Insert text.</w:t>
      </w:r>
    </w:p>
    <w:p w14:paraId="2FCA37B8" w14:textId="77777777" w:rsidR="00C31C5F" w:rsidRPr="00C56655" w:rsidRDefault="00C31C5F" w:rsidP="00C31C5F">
      <w:pPr>
        <w:pStyle w:val="NormalIndent"/>
        <w:numPr>
          <w:ilvl w:val="1"/>
          <w:numId w:val="16"/>
        </w:numPr>
      </w:pPr>
      <w:r w:rsidRPr="00C56655">
        <w:rPr>
          <w:b/>
        </w:rPr>
        <w:t>Issue/Effective Date:</w:t>
      </w:r>
      <w:r w:rsidRPr="00C56655">
        <w:t xml:space="preserve"> Edit box</w:t>
      </w:r>
      <w:r w:rsidRPr="00C56655">
        <w:tab/>
      </w:r>
      <w:r w:rsidRPr="00C56655">
        <w:br/>
        <w:t>Insert text.</w:t>
      </w:r>
    </w:p>
    <w:p w14:paraId="7BC86BCD" w14:textId="77777777" w:rsidR="00C31C5F" w:rsidRPr="00C56655" w:rsidRDefault="00C31C5F" w:rsidP="00C31C5F">
      <w:pPr>
        <w:pStyle w:val="NormalIndent"/>
        <w:numPr>
          <w:ilvl w:val="1"/>
          <w:numId w:val="16"/>
        </w:numPr>
      </w:pPr>
      <w:r w:rsidRPr="00C56655">
        <w:rPr>
          <w:b/>
        </w:rPr>
        <w:lastRenderedPageBreak/>
        <w:t xml:space="preserve">Compile Date: </w:t>
      </w:r>
      <w:r w:rsidRPr="00C56655">
        <w:t>Edit box</w:t>
      </w:r>
      <w:r w:rsidRPr="00C56655">
        <w:tab/>
      </w:r>
      <w:r w:rsidRPr="00C56655">
        <w:br/>
        <w:t>Insert text. Some quality control systems require more than one date on a document, therefore the option to use these two dates.</w:t>
      </w:r>
    </w:p>
    <w:p w14:paraId="52DC8F22" w14:textId="77777777" w:rsidR="00C31C5F" w:rsidRPr="00C56655" w:rsidRDefault="00C31C5F" w:rsidP="00C31C5F">
      <w:pPr>
        <w:pStyle w:val="NormalIndent"/>
        <w:numPr>
          <w:ilvl w:val="1"/>
          <w:numId w:val="16"/>
        </w:numPr>
      </w:pPr>
      <w:r w:rsidRPr="00C56655">
        <w:rPr>
          <w:b/>
        </w:rPr>
        <w:t>Doc. Config. Classification:</w:t>
      </w:r>
      <w:r w:rsidRPr="00C56655">
        <w:t xml:space="preserve"> Edit box</w:t>
      </w:r>
      <w:r w:rsidRPr="00C56655">
        <w:tab/>
      </w:r>
      <w:r w:rsidRPr="00C56655">
        <w:br/>
        <w:t>Insert text. Some quality control systems require documents to show information about a structure to which it belongs.</w:t>
      </w:r>
    </w:p>
    <w:p w14:paraId="726BE856" w14:textId="77777777" w:rsidR="00C31C5F" w:rsidRPr="00C56655" w:rsidRDefault="00C31C5F" w:rsidP="00C31C5F">
      <w:pPr>
        <w:pStyle w:val="NormalIndent"/>
        <w:numPr>
          <w:ilvl w:val="1"/>
          <w:numId w:val="16"/>
        </w:numPr>
      </w:pPr>
      <w:r w:rsidRPr="00C56655">
        <w:rPr>
          <w:b/>
        </w:rPr>
        <w:t>Document Layout:</w:t>
      </w:r>
      <w:r w:rsidRPr="00C56655">
        <w:t xml:space="preserve"> Edit box</w:t>
      </w:r>
      <w:r w:rsidRPr="00C56655">
        <w:tab/>
      </w:r>
      <w:r w:rsidRPr="00C56655">
        <w:br/>
        <w:t>Insert text. This field is used to control a company’s formally registered document layouts.</w:t>
      </w:r>
    </w:p>
    <w:p w14:paraId="30BD150B" w14:textId="77777777" w:rsidR="00C31C5F" w:rsidRPr="00C56655" w:rsidRDefault="00C31C5F" w:rsidP="00C31C5F">
      <w:pPr>
        <w:pStyle w:val="NormalIndent"/>
        <w:numPr>
          <w:ilvl w:val="1"/>
          <w:numId w:val="16"/>
        </w:numPr>
      </w:pPr>
      <w:r w:rsidRPr="00C56655">
        <w:rPr>
          <w:b/>
        </w:rPr>
        <w:t>Document Layout Date:</w:t>
      </w:r>
      <w:r w:rsidRPr="00C56655">
        <w:t xml:space="preserve"> Edit box</w:t>
      </w:r>
      <w:r w:rsidRPr="00C56655">
        <w:tab/>
      </w:r>
      <w:r w:rsidRPr="00C56655">
        <w:br/>
        <w:t>Insert text. This field is used to control a company’s formally registered document layouts.</w:t>
      </w:r>
    </w:p>
    <w:p w14:paraId="60DD0CC1" w14:textId="77777777" w:rsidR="00C31C5F" w:rsidRPr="00C56655" w:rsidRDefault="00C31C5F" w:rsidP="00C31C5F">
      <w:pPr>
        <w:pStyle w:val="NormalIndent"/>
        <w:numPr>
          <w:ilvl w:val="0"/>
          <w:numId w:val="16"/>
        </w:numPr>
      </w:pPr>
      <w:bookmarkStart w:id="96" w:name="_Ref494052159"/>
      <w:r w:rsidRPr="00C56655">
        <w:t>Pane 4</w:t>
      </w:r>
      <w:bookmarkEnd w:id="96"/>
    </w:p>
    <w:p w14:paraId="1B3F2613" w14:textId="77777777" w:rsidR="00C31C5F" w:rsidRPr="00C56655" w:rsidRDefault="00C31C5F" w:rsidP="00C31C5F">
      <w:pPr>
        <w:pStyle w:val="NormalIndent"/>
        <w:numPr>
          <w:ilvl w:val="1"/>
          <w:numId w:val="16"/>
        </w:numPr>
      </w:pPr>
      <w:r w:rsidRPr="00C56655">
        <w:rPr>
          <w:b/>
        </w:rPr>
        <w:t>Template:</w:t>
      </w:r>
      <w:r w:rsidRPr="00C56655">
        <w:t xml:space="preserve"> and </w:t>
      </w:r>
      <w:r w:rsidRPr="00C56655">
        <w:rPr>
          <w:b/>
        </w:rPr>
        <w:t>Created with:</w:t>
      </w:r>
      <w:r w:rsidRPr="00C56655">
        <w:t xml:space="preserve"> Labels</w:t>
      </w:r>
      <w:r w:rsidRPr="00C56655">
        <w:tab/>
      </w:r>
      <w:r w:rsidRPr="00C56655">
        <w:br/>
        <w:t>Not editable. These labels display information about the current template revision and the template revision used to create the document. If the official document structure has changed compared to the revision used to create the document, the latter field will be displayed in red with a warning.</w:t>
      </w:r>
    </w:p>
    <w:p w14:paraId="60A47833" w14:textId="77777777" w:rsidR="00C31C5F" w:rsidRPr="00C56655" w:rsidRDefault="00C31C5F" w:rsidP="00C31C5F">
      <w:pPr>
        <w:pStyle w:val="NormalIndent"/>
        <w:numPr>
          <w:ilvl w:val="1"/>
          <w:numId w:val="16"/>
        </w:numPr>
      </w:pPr>
      <w:bookmarkStart w:id="97" w:name="_Ref494122666"/>
      <w:r w:rsidRPr="00C56655">
        <w:rPr>
          <w:b/>
        </w:rPr>
        <w:t>Update Details:</w:t>
      </w:r>
      <w:r w:rsidRPr="00C56655">
        <w:t xml:space="preserve"> Button</w:t>
      </w:r>
      <w:r w:rsidRPr="00C56655">
        <w:tab/>
      </w:r>
      <w:r w:rsidRPr="00C56655">
        <w:br/>
        <w:t>The Update Details button applies all metadata changes and updates the document throughout.</w:t>
      </w:r>
      <w:bookmarkEnd w:id="97"/>
    </w:p>
    <w:p w14:paraId="20A41971" w14:textId="77777777" w:rsidR="00C31C5F" w:rsidRPr="00C56655" w:rsidRDefault="00C31C5F" w:rsidP="00C31C5F">
      <w:pPr>
        <w:pStyle w:val="NormalIndent"/>
        <w:numPr>
          <w:ilvl w:val="1"/>
          <w:numId w:val="16"/>
        </w:numPr>
      </w:pPr>
      <w:r w:rsidRPr="00C56655">
        <w:rPr>
          <w:b/>
        </w:rPr>
        <w:t>Fast:</w:t>
      </w:r>
      <w:r w:rsidRPr="00C56655">
        <w:t xml:space="preserve"> Checkbox</w:t>
      </w:r>
      <w:r w:rsidRPr="00C56655">
        <w:tab/>
      </w:r>
      <w:r w:rsidRPr="00C56655">
        <w:br/>
        <w:t>This checkbox is selected by default and will suppress screen refresh while updating to speed up the process.</w:t>
      </w:r>
    </w:p>
    <w:p w14:paraId="5270C084" w14:textId="77777777" w:rsidR="00C31C5F" w:rsidRPr="00C56655" w:rsidRDefault="00C31C5F" w:rsidP="00C31C5F">
      <w:pPr>
        <w:pStyle w:val="NormalIndent"/>
        <w:numPr>
          <w:ilvl w:val="1"/>
          <w:numId w:val="16"/>
        </w:numPr>
      </w:pPr>
      <w:bookmarkStart w:id="98" w:name="TOC_spin_control"/>
      <w:r w:rsidRPr="00C56655">
        <w:rPr>
          <w:b/>
        </w:rPr>
        <w:t>Release Status:</w:t>
      </w:r>
      <w:r w:rsidRPr="00C56655">
        <w:t xml:space="preserve"> Checkbox and drop</w:t>
      </w:r>
      <w:r w:rsidRPr="00C56655">
        <w:noBreakHyphen/>
        <w:t>down list</w:t>
      </w:r>
      <w:r w:rsidRPr="00C56655">
        <w:tab/>
      </w:r>
      <w:r w:rsidRPr="00C56655">
        <w:br/>
        <w:t>Insert text if the checkbox is not selected; otherwise, select an item from the predefined drop</w:t>
      </w:r>
      <w:r w:rsidRPr="00C56655">
        <w:noBreakHyphen/>
        <w:t>down list.</w:t>
      </w:r>
    </w:p>
    <w:p w14:paraId="4A967832" w14:textId="77777777" w:rsidR="00C31C5F" w:rsidRPr="00C56655" w:rsidRDefault="00C31C5F" w:rsidP="00C31C5F">
      <w:pPr>
        <w:pStyle w:val="NormalIndent"/>
        <w:numPr>
          <w:ilvl w:val="1"/>
          <w:numId w:val="16"/>
        </w:numPr>
      </w:pPr>
      <w:bookmarkStart w:id="99" w:name="_Ref494052115"/>
      <w:r w:rsidRPr="00C56655">
        <w:rPr>
          <w:b/>
        </w:rPr>
        <w:t xml:space="preserve">TOC: </w:t>
      </w:r>
      <w:r w:rsidRPr="00C56655">
        <w:t>Spin control</w:t>
      </w:r>
      <w:bookmarkEnd w:id="98"/>
      <w:r w:rsidRPr="00C56655">
        <w:tab/>
      </w:r>
      <w:r w:rsidRPr="00C56655">
        <w:br/>
        <w:t>Controls the heading level that needs to be included in the Table of Contents (TOC). For example, setting this control at 3 will include all headings in the TOC up to level 3.</w:t>
      </w:r>
      <w:bookmarkEnd w:id="99"/>
    </w:p>
    <w:p w14:paraId="098DF3C1" w14:textId="77777777" w:rsidR="00C31C5F" w:rsidRPr="00C56655" w:rsidRDefault="00C31C5F" w:rsidP="00C31C5F">
      <w:pPr>
        <w:pStyle w:val="NormalIndent"/>
        <w:numPr>
          <w:ilvl w:val="1"/>
          <w:numId w:val="16"/>
        </w:numPr>
      </w:pPr>
      <w:r w:rsidRPr="00C56655">
        <w:rPr>
          <w:b/>
        </w:rPr>
        <w:t>Cancel:</w:t>
      </w:r>
      <w:r w:rsidRPr="00C56655">
        <w:t xml:space="preserve"> Button</w:t>
      </w:r>
      <w:r w:rsidRPr="00C56655">
        <w:tab/>
      </w:r>
      <w:r w:rsidRPr="00C56655">
        <w:br/>
        <w:t>Cancels the update, closes the form and returns focus to the document.</w:t>
      </w:r>
    </w:p>
    <w:p w14:paraId="25CCE192" w14:textId="77777777" w:rsidR="00C31C5F" w:rsidRPr="00C56655" w:rsidRDefault="00C31C5F" w:rsidP="00C31C5F">
      <w:pPr>
        <w:pStyle w:val="Heading6"/>
      </w:pPr>
      <w:bookmarkStart w:id="100" w:name="_Ref387961503"/>
      <w:bookmarkStart w:id="101" w:name="_Toc513580697"/>
      <w:r w:rsidRPr="00C56655">
        <w:lastRenderedPageBreak/>
        <w:t>Approval tab sheet</w:t>
      </w:r>
      <w:bookmarkEnd w:id="100"/>
      <w:bookmarkEnd w:id="101"/>
    </w:p>
    <w:p w14:paraId="3FF66931" w14:textId="028A7134" w:rsidR="00C31C5F" w:rsidRPr="00C56655" w:rsidRDefault="00C31C5F" w:rsidP="00C31C5F">
      <w:pPr>
        <w:keepNext/>
      </w:pPr>
      <w:r w:rsidRPr="00C56655">
        <w:t>This paragraph explains the Main Template’s Approval tab sheet (</w:t>
      </w:r>
      <w:r w:rsidRPr="00C56655">
        <w:fldChar w:fldCharType="begin"/>
      </w:r>
      <w:r w:rsidRPr="00C56655">
        <w:instrText xml:space="preserve"> REF _Ref379174239 \h  \* MERGEFORMAT </w:instrText>
      </w:r>
      <w:r w:rsidRPr="00C56655">
        <w:fldChar w:fldCharType="separate"/>
      </w:r>
      <w:r w:rsidR="00C56655" w:rsidRPr="00C56655">
        <w:t>Figure </w:t>
      </w:r>
      <w:r w:rsidR="00C56655">
        <w:t>6</w:t>
      </w:r>
      <w:r w:rsidRPr="00C56655">
        <w:fldChar w:fldCharType="end"/>
      </w:r>
      <w:r w:rsidRPr="00C56655">
        <w:t>).</w:t>
      </w:r>
    </w:p>
    <w:p w14:paraId="6B2E5DC1" w14:textId="77777777" w:rsidR="00C31C5F" w:rsidRPr="00C56655" w:rsidRDefault="00C31C5F" w:rsidP="00C31C5F">
      <w:pPr>
        <w:pStyle w:val="Figure"/>
      </w:pPr>
      <w:r w:rsidRPr="00C56655">
        <w:rPr>
          <w:lang w:eastAsia="en-GB"/>
        </w:rPr>
        <w:drawing>
          <wp:inline distT="0" distB="0" distL="0" distR="0" wp14:anchorId="25191807" wp14:editId="7097E83A">
            <wp:extent cx="4294800" cy="2811600"/>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294800" cy="2811600"/>
                    </a:xfrm>
                    <a:prstGeom prst="rect">
                      <a:avLst/>
                    </a:prstGeom>
                  </pic:spPr>
                </pic:pic>
              </a:graphicData>
            </a:graphic>
          </wp:inline>
        </w:drawing>
      </w:r>
    </w:p>
    <w:p w14:paraId="6CCFB6F6" w14:textId="4B8E3D39" w:rsidR="00C31C5F" w:rsidRPr="00C56655" w:rsidRDefault="00C31C5F" w:rsidP="00C31C5F">
      <w:pPr>
        <w:pStyle w:val="Caption"/>
      </w:pPr>
      <w:bookmarkStart w:id="102" w:name="_Ref379174239"/>
      <w:bookmarkStart w:id="103" w:name="_Toc513580784"/>
      <w:r w:rsidRPr="00C56655">
        <w:t>Figure </w:t>
      </w:r>
      <w:r w:rsidR="00692BB9" w:rsidRPr="00C56655">
        <w:fldChar w:fldCharType="begin"/>
      </w:r>
      <w:r w:rsidR="00692BB9" w:rsidRPr="00C56655">
        <w:instrText xml:space="preserve"> SEQ Figure \* ARABIC </w:instrText>
      </w:r>
      <w:r w:rsidR="00692BB9" w:rsidRPr="00C56655">
        <w:fldChar w:fldCharType="separate"/>
      </w:r>
      <w:r w:rsidR="00C56655">
        <w:rPr>
          <w:noProof/>
        </w:rPr>
        <w:t>6</w:t>
      </w:r>
      <w:r w:rsidR="00692BB9" w:rsidRPr="00C56655">
        <w:fldChar w:fldCharType="end"/>
      </w:r>
      <w:bookmarkEnd w:id="102"/>
      <w:r w:rsidRPr="00C56655">
        <w:t>: Document Configuration Control Details –</w:t>
      </w:r>
      <w:r w:rsidRPr="00C56655">
        <w:br/>
        <w:t>Main Template Approval Tab Sheet</w:t>
      </w:r>
      <w:bookmarkEnd w:id="103"/>
    </w:p>
    <w:p w14:paraId="77AAF353" w14:textId="07151E29" w:rsidR="00C31C5F" w:rsidRPr="00C56655" w:rsidRDefault="00C31C5F" w:rsidP="00C31C5F">
      <w:r w:rsidRPr="00C56655">
        <w:t>Certain controls on the Approval tab sheet can be disabled to prevent changes (</w:t>
      </w:r>
      <w:r w:rsidRPr="00C56655">
        <w:fldChar w:fldCharType="begin"/>
      </w:r>
      <w:r w:rsidRPr="00C56655">
        <w:instrText xml:space="preserve"> REF _Ref389027464 \h </w:instrText>
      </w:r>
      <w:r w:rsidRPr="00C56655">
        <w:fldChar w:fldCharType="separate"/>
      </w:r>
      <w:r w:rsidR="00C56655" w:rsidRPr="00C56655">
        <w:t>Figure </w:t>
      </w:r>
      <w:r w:rsidR="00C56655">
        <w:rPr>
          <w:noProof/>
        </w:rPr>
        <w:t>7</w:t>
      </w:r>
      <w:r w:rsidRPr="00C56655">
        <w:fldChar w:fldCharType="end"/>
      </w:r>
      <w:r w:rsidRPr="00C56655">
        <w:t>). This is further explained in paragraph </w:t>
      </w:r>
      <w:r w:rsidRPr="00C56655">
        <w:fldChar w:fldCharType="begin"/>
      </w:r>
      <w:r w:rsidRPr="00C56655">
        <w:instrText xml:space="preserve"> REF _Ref389027380 \r \h </w:instrText>
      </w:r>
      <w:r w:rsidRPr="00C56655">
        <w:fldChar w:fldCharType="separate"/>
      </w:r>
      <w:r w:rsidR="00C56655">
        <w:t>4.3.1.1.1.3</w:t>
      </w:r>
      <w:r w:rsidRPr="00C56655">
        <w:fldChar w:fldCharType="end"/>
      </w:r>
      <w:r w:rsidRPr="00C56655">
        <w:t>.</w:t>
      </w:r>
    </w:p>
    <w:p w14:paraId="7445B002" w14:textId="77777777" w:rsidR="00C31C5F" w:rsidRPr="00C56655" w:rsidRDefault="00C31C5F" w:rsidP="00C31C5F">
      <w:pPr>
        <w:pStyle w:val="Figure"/>
      </w:pPr>
      <w:r w:rsidRPr="00C56655">
        <w:rPr>
          <w:lang w:eastAsia="en-GB"/>
        </w:rPr>
        <w:drawing>
          <wp:inline distT="0" distB="0" distL="0" distR="0" wp14:anchorId="0E140EA6" wp14:editId="0EB4EE09">
            <wp:extent cx="4294800" cy="2811600"/>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294800" cy="2811600"/>
                    </a:xfrm>
                    <a:prstGeom prst="rect">
                      <a:avLst/>
                    </a:prstGeom>
                  </pic:spPr>
                </pic:pic>
              </a:graphicData>
            </a:graphic>
          </wp:inline>
        </w:drawing>
      </w:r>
    </w:p>
    <w:p w14:paraId="307E3C7B" w14:textId="4D86C392" w:rsidR="00C31C5F" w:rsidRPr="00C56655" w:rsidRDefault="00C31C5F" w:rsidP="00C31C5F">
      <w:pPr>
        <w:pStyle w:val="Caption"/>
      </w:pPr>
      <w:bookmarkStart w:id="104" w:name="_Ref389027464"/>
      <w:bookmarkStart w:id="105" w:name="_Toc513580785"/>
      <w:r w:rsidRPr="00C56655">
        <w:t>Figure </w:t>
      </w:r>
      <w:r w:rsidR="00692BB9" w:rsidRPr="00C56655">
        <w:fldChar w:fldCharType="begin"/>
      </w:r>
      <w:r w:rsidR="00692BB9" w:rsidRPr="00C56655">
        <w:instrText xml:space="preserve"> SEQ Figure \* ARABIC </w:instrText>
      </w:r>
      <w:r w:rsidR="00692BB9" w:rsidRPr="00C56655">
        <w:fldChar w:fldCharType="separate"/>
      </w:r>
      <w:r w:rsidR="00C56655">
        <w:rPr>
          <w:noProof/>
        </w:rPr>
        <w:t>7</w:t>
      </w:r>
      <w:r w:rsidR="00692BB9" w:rsidRPr="00C56655">
        <w:fldChar w:fldCharType="end"/>
      </w:r>
      <w:bookmarkEnd w:id="104"/>
      <w:r w:rsidRPr="00C56655">
        <w:t>: Document Configuration Control Details –</w:t>
      </w:r>
      <w:r w:rsidRPr="00C56655">
        <w:br/>
        <w:t>Main Template Approval Tab Sheet (Locked)</w:t>
      </w:r>
      <w:bookmarkEnd w:id="105"/>
    </w:p>
    <w:p w14:paraId="75E308FB" w14:textId="77777777" w:rsidR="00C31C5F" w:rsidRPr="00C56655" w:rsidRDefault="00C31C5F" w:rsidP="00C31C5F">
      <w:pPr>
        <w:numPr>
          <w:ilvl w:val="0"/>
          <w:numId w:val="17"/>
        </w:numPr>
      </w:pPr>
      <w:r w:rsidRPr="00C56655">
        <w:rPr>
          <w:b/>
        </w:rPr>
        <w:t>Validate Resources:</w:t>
      </w:r>
      <w:r w:rsidRPr="00C56655">
        <w:t xml:space="preserve"> Checkbox</w:t>
      </w:r>
      <w:r w:rsidRPr="00C56655">
        <w:tab/>
      </w:r>
      <w:r w:rsidRPr="00C56655">
        <w:br/>
        <w:t>When selected, official resource names will be available in the Name drop</w:t>
      </w:r>
      <w:r w:rsidRPr="00C56655">
        <w:noBreakHyphen/>
        <w:t>down list.</w:t>
      </w:r>
    </w:p>
    <w:p w14:paraId="21DC7E45" w14:textId="77777777" w:rsidR="00C31C5F" w:rsidRPr="00C56655" w:rsidRDefault="00C31C5F" w:rsidP="00C31C5F">
      <w:pPr>
        <w:numPr>
          <w:ilvl w:val="0"/>
          <w:numId w:val="17"/>
        </w:numPr>
      </w:pPr>
      <w:r w:rsidRPr="00C56655">
        <w:rPr>
          <w:b/>
        </w:rPr>
        <w:t>Validate Competency:</w:t>
      </w:r>
      <w:r w:rsidRPr="00C56655">
        <w:t xml:space="preserve"> Checkbox and drop</w:t>
      </w:r>
      <w:r w:rsidRPr="00C56655">
        <w:noBreakHyphen/>
        <w:t>down list</w:t>
      </w:r>
      <w:r w:rsidRPr="00C56655">
        <w:tab/>
      </w:r>
      <w:r w:rsidRPr="00C56655">
        <w:br/>
        <w:t>When selected, the Competency Area drop</w:t>
      </w:r>
      <w:r w:rsidRPr="00C56655">
        <w:noBreakHyphen/>
        <w:t>down list will be populated with official competency areas. The resources available under the Name drop</w:t>
      </w:r>
      <w:r w:rsidRPr="00C56655">
        <w:noBreakHyphen/>
        <w:t>down list will then be filtered against the Function selected for the specific competency area.</w:t>
      </w:r>
    </w:p>
    <w:p w14:paraId="22E4E4ED" w14:textId="55497EBB" w:rsidR="00C31C5F" w:rsidRPr="00C56655" w:rsidRDefault="00C31C5F" w:rsidP="00C31C5F">
      <w:pPr>
        <w:keepNext/>
        <w:keepLines/>
        <w:numPr>
          <w:ilvl w:val="0"/>
          <w:numId w:val="17"/>
        </w:numPr>
      </w:pPr>
      <w:r w:rsidRPr="00C56655">
        <w:rPr>
          <w:b/>
        </w:rPr>
        <w:lastRenderedPageBreak/>
        <w:t>Function:</w:t>
      </w:r>
      <w:r w:rsidRPr="00C56655">
        <w:t xml:space="preserve"> Drop</w:t>
      </w:r>
      <w:r w:rsidRPr="00C56655">
        <w:noBreakHyphen/>
        <w:t>down list</w:t>
      </w:r>
      <w:r w:rsidRPr="00C56655">
        <w:tab/>
      </w:r>
      <w:r w:rsidRPr="00C56655">
        <w:br/>
        <w:t>Select an item from the predefined drop</w:t>
      </w:r>
      <w:r w:rsidRPr="00C56655">
        <w:noBreakHyphen/>
        <w:t xml:space="preserve">down list. The first row can only be that of the competency function marked by ‘Begin’ and the last row only that of the competency function marked by ‘End’ or not applicable (n/a). All other rows can have values of the other competency functions or n/a. Refer to paragraph </w:t>
      </w:r>
      <w:r w:rsidRPr="00C56655">
        <w:fldChar w:fldCharType="begin"/>
      </w:r>
      <w:r w:rsidRPr="00C56655">
        <w:instrText xml:space="preserve"> REF _Ref401467787 \r \h </w:instrText>
      </w:r>
      <w:r w:rsidRPr="00C56655">
        <w:fldChar w:fldCharType="separate"/>
      </w:r>
      <w:r w:rsidR="00C56655">
        <w:t>0</w:t>
      </w:r>
      <w:r w:rsidRPr="00C56655">
        <w:fldChar w:fldCharType="end"/>
      </w:r>
      <w:r w:rsidRPr="00C56655">
        <w:fldChar w:fldCharType="begin"/>
      </w:r>
      <w:r w:rsidRPr="00C56655">
        <w:instrText xml:space="preserve"> REF _Ref401467815 \r \h </w:instrText>
      </w:r>
      <w:r w:rsidRPr="00C56655">
        <w:fldChar w:fldCharType="separate"/>
      </w:r>
      <w:r w:rsidR="00C56655">
        <w:t>c</w:t>
      </w:r>
      <w:r w:rsidRPr="00C56655">
        <w:fldChar w:fldCharType="end"/>
      </w:r>
      <w:r w:rsidRPr="00C56655">
        <w:t>.</w:t>
      </w:r>
    </w:p>
    <w:p w14:paraId="422F12FE" w14:textId="77777777" w:rsidR="00C31C5F" w:rsidRPr="00C56655" w:rsidRDefault="00C31C5F" w:rsidP="00C31C5F">
      <w:pPr>
        <w:numPr>
          <w:ilvl w:val="0"/>
          <w:numId w:val="17"/>
        </w:numPr>
      </w:pPr>
      <w:r w:rsidRPr="00C56655">
        <w:rPr>
          <w:b/>
        </w:rPr>
        <w:t>Name:</w:t>
      </w:r>
      <w:r w:rsidRPr="00C56655">
        <w:t xml:space="preserve"> Edit box or drop</w:t>
      </w:r>
      <w:r w:rsidRPr="00C56655">
        <w:noBreakHyphen/>
        <w:t>down list</w:t>
      </w:r>
      <w:r w:rsidRPr="00C56655">
        <w:tab/>
      </w:r>
      <w:r w:rsidRPr="00C56655">
        <w:br/>
        <w:t>Insert text if the Validate Resources checkbox is not selected; otherwise, select an item from the predefined drop</w:t>
      </w:r>
      <w:r w:rsidRPr="00C56655">
        <w:noBreakHyphen/>
        <w:t>down list.</w:t>
      </w:r>
    </w:p>
    <w:p w14:paraId="22F86B46" w14:textId="77777777" w:rsidR="00C31C5F" w:rsidRPr="00C56655" w:rsidRDefault="00C31C5F" w:rsidP="00C31C5F">
      <w:pPr>
        <w:numPr>
          <w:ilvl w:val="0"/>
          <w:numId w:val="17"/>
        </w:numPr>
      </w:pPr>
      <w:r w:rsidRPr="00C56655">
        <w:rPr>
          <w:b/>
        </w:rPr>
        <w:t>Designation:</w:t>
      </w:r>
      <w:r w:rsidRPr="00C56655">
        <w:t xml:space="preserve"> Edit box</w:t>
      </w:r>
      <w:r w:rsidRPr="00C56655">
        <w:tab/>
      </w:r>
      <w:r w:rsidRPr="00C56655">
        <w:br/>
        <w:t>Insert text.</w:t>
      </w:r>
    </w:p>
    <w:p w14:paraId="2F381D78" w14:textId="77777777" w:rsidR="00C31C5F" w:rsidRPr="00C56655" w:rsidRDefault="00C31C5F" w:rsidP="00C31C5F">
      <w:pPr>
        <w:pStyle w:val="Heading6"/>
      </w:pPr>
      <w:bookmarkStart w:id="106" w:name="_Ref389027380"/>
      <w:bookmarkStart w:id="107" w:name="_Ref387965727"/>
      <w:bookmarkStart w:id="108" w:name="_Toc513580698"/>
      <w:r w:rsidRPr="00C56655">
        <w:t>Setup tab sheet</w:t>
      </w:r>
      <w:bookmarkEnd w:id="106"/>
      <w:bookmarkEnd w:id="108"/>
    </w:p>
    <w:p w14:paraId="16CF518C" w14:textId="1C746681" w:rsidR="00C31C5F" w:rsidRPr="00C56655" w:rsidRDefault="00C31C5F" w:rsidP="00C31C5F">
      <w:r w:rsidRPr="00C56655">
        <w:t>This paragraph explains the Setup tab sheet (</w:t>
      </w:r>
      <w:r w:rsidRPr="00C56655">
        <w:fldChar w:fldCharType="begin"/>
      </w:r>
      <w:r w:rsidRPr="00C56655">
        <w:instrText xml:space="preserve"> REF _Ref389026985 \h </w:instrText>
      </w:r>
      <w:r w:rsidRPr="00C56655">
        <w:fldChar w:fldCharType="separate"/>
      </w:r>
      <w:r w:rsidR="00C56655" w:rsidRPr="00C56655">
        <w:t>Figure </w:t>
      </w:r>
      <w:r w:rsidR="00C56655">
        <w:rPr>
          <w:noProof/>
        </w:rPr>
        <w:t>8</w:t>
      </w:r>
      <w:r w:rsidRPr="00C56655">
        <w:fldChar w:fldCharType="end"/>
      </w:r>
      <w:r w:rsidRPr="00C56655">
        <w:t xml:space="preserve"> and </w:t>
      </w:r>
      <w:r w:rsidRPr="00C56655">
        <w:fldChar w:fldCharType="begin"/>
      </w:r>
      <w:r w:rsidRPr="00C56655">
        <w:instrText xml:space="preserve"> REF _Ref389026992 \h </w:instrText>
      </w:r>
      <w:r w:rsidRPr="00C56655">
        <w:fldChar w:fldCharType="separate"/>
      </w:r>
      <w:r w:rsidR="00C56655" w:rsidRPr="00C56655">
        <w:t>Figure </w:t>
      </w:r>
      <w:r w:rsidR="00C56655">
        <w:rPr>
          <w:noProof/>
        </w:rPr>
        <w:t>9</w:t>
      </w:r>
      <w:r w:rsidRPr="00C56655">
        <w:fldChar w:fldCharType="end"/>
      </w:r>
      <w:r w:rsidRPr="00C56655">
        <w:t>).</w:t>
      </w:r>
    </w:p>
    <w:p w14:paraId="2A78303E" w14:textId="77777777" w:rsidR="00C31C5F" w:rsidRPr="00C56655" w:rsidRDefault="00C31C5F" w:rsidP="00C31C5F">
      <w:pPr>
        <w:pStyle w:val="Figure"/>
      </w:pPr>
      <w:r w:rsidRPr="00C56655">
        <w:rPr>
          <w:lang w:eastAsia="en-GB"/>
        </w:rPr>
        <w:drawing>
          <wp:inline distT="0" distB="0" distL="0" distR="0" wp14:anchorId="5A5C07F5" wp14:editId="4E1C9793">
            <wp:extent cx="4294800" cy="2811600"/>
            <wp:effectExtent l="0" t="0" r="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294800" cy="2811600"/>
                    </a:xfrm>
                    <a:prstGeom prst="rect">
                      <a:avLst/>
                    </a:prstGeom>
                  </pic:spPr>
                </pic:pic>
              </a:graphicData>
            </a:graphic>
          </wp:inline>
        </w:drawing>
      </w:r>
    </w:p>
    <w:p w14:paraId="5FDF7FD5" w14:textId="48FF731C" w:rsidR="00C31C5F" w:rsidRPr="00C56655" w:rsidRDefault="00C31C5F" w:rsidP="00C31C5F">
      <w:pPr>
        <w:pStyle w:val="Caption"/>
      </w:pPr>
      <w:bookmarkStart w:id="109" w:name="_Ref389026985"/>
      <w:bookmarkStart w:id="110" w:name="_Toc513580786"/>
      <w:r w:rsidRPr="00C56655">
        <w:t>Figure </w:t>
      </w:r>
      <w:r w:rsidR="00692BB9" w:rsidRPr="00C56655">
        <w:fldChar w:fldCharType="begin"/>
      </w:r>
      <w:r w:rsidR="00692BB9" w:rsidRPr="00C56655">
        <w:instrText xml:space="preserve"> SEQ Figure \* ARABIC </w:instrText>
      </w:r>
      <w:r w:rsidR="00692BB9" w:rsidRPr="00C56655">
        <w:fldChar w:fldCharType="separate"/>
      </w:r>
      <w:r w:rsidR="00C56655">
        <w:rPr>
          <w:noProof/>
        </w:rPr>
        <w:t>8</w:t>
      </w:r>
      <w:r w:rsidR="00692BB9" w:rsidRPr="00C56655">
        <w:fldChar w:fldCharType="end"/>
      </w:r>
      <w:bookmarkEnd w:id="109"/>
      <w:r w:rsidRPr="00C56655">
        <w:t>: Document Configuration Control Details –</w:t>
      </w:r>
      <w:r w:rsidRPr="00C56655">
        <w:br/>
        <w:t>Main Template Setup Tab Sheet</w:t>
      </w:r>
      <w:bookmarkEnd w:id="110"/>
    </w:p>
    <w:p w14:paraId="1C37E8E5" w14:textId="77777777" w:rsidR="00C31C5F" w:rsidRPr="00C56655" w:rsidRDefault="00C31C5F" w:rsidP="00C31C5F">
      <w:pPr>
        <w:pStyle w:val="Figure"/>
      </w:pPr>
      <w:r w:rsidRPr="00C56655">
        <w:rPr>
          <w:lang w:eastAsia="en-GB"/>
        </w:rPr>
        <w:lastRenderedPageBreak/>
        <w:drawing>
          <wp:inline distT="0" distB="0" distL="0" distR="0" wp14:anchorId="7334A810" wp14:editId="39EFC71B">
            <wp:extent cx="4294800" cy="2811600"/>
            <wp:effectExtent l="0" t="0" r="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294800" cy="2811600"/>
                    </a:xfrm>
                    <a:prstGeom prst="rect">
                      <a:avLst/>
                    </a:prstGeom>
                  </pic:spPr>
                </pic:pic>
              </a:graphicData>
            </a:graphic>
          </wp:inline>
        </w:drawing>
      </w:r>
    </w:p>
    <w:p w14:paraId="27EE5CDA" w14:textId="2BCCFF32" w:rsidR="00C31C5F" w:rsidRPr="00C56655" w:rsidRDefault="00C31C5F" w:rsidP="00C31C5F">
      <w:pPr>
        <w:pStyle w:val="Caption"/>
      </w:pPr>
      <w:bookmarkStart w:id="111" w:name="_Ref389026992"/>
      <w:bookmarkStart w:id="112" w:name="_Toc513580787"/>
      <w:r w:rsidRPr="00C56655">
        <w:t>Figure </w:t>
      </w:r>
      <w:r w:rsidR="00692BB9" w:rsidRPr="00C56655">
        <w:fldChar w:fldCharType="begin"/>
      </w:r>
      <w:r w:rsidR="00692BB9" w:rsidRPr="00C56655">
        <w:instrText xml:space="preserve"> SEQ Figure \* ARABIC </w:instrText>
      </w:r>
      <w:r w:rsidR="00692BB9" w:rsidRPr="00C56655">
        <w:fldChar w:fldCharType="separate"/>
      </w:r>
      <w:r w:rsidR="00C56655">
        <w:rPr>
          <w:noProof/>
        </w:rPr>
        <w:t>9</w:t>
      </w:r>
      <w:r w:rsidR="00692BB9" w:rsidRPr="00C56655">
        <w:fldChar w:fldCharType="end"/>
      </w:r>
      <w:bookmarkEnd w:id="111"/>
      <w:r w:rsidRPr="00C56655">
        <w:t>: Document Configuration Control Details –</w:t>
      </w:r>
      <w:r w:rsidRPr="00C56655">
        <w:br/>
        <w:t>Main Template Setup Tab Sheet (Locked)</w:t>
      </w:r>
      <w:bookmarkEnd w:id="112"/>
    </w:p>
    <w:p w14:paraId="7E6CF1DB" w14:textId="77777777" w:rsidR="00C31C5F" w:rsidRPr="00C56655" w:rsidRDefault="00C31C5F" w:rsidP="00421E6B">
      <w:pPr>
        <w:keepNext/>
        <w:keepLines/>
        <w:numPr>
          <w:ilvl w:val="0"/>
          <w:numId w:val="28"/>
        </w:numPr>
      </w:pPr>
      <w:r w:rsidRPr="00C56655">
        <w:rPr>
          <w:b/>
        </w:rPr>
        <w:t>Type new password, Lock controls:</w:t>
      </w:r>
      <w:r w:rsidRPr="00C56655">
        <w:t xml:space="preserve"> Edit box and Button</w:t>
      </w:r>
      <w:r w:rsidRPr="00C56655">
        <w:tab/>
      </w:r>
      <w:r w:rsidRPr="00C56655">
        <w:br/>
        <w:t>Insert text. This will disable certain controls on the General and Approval tab sheets. All controls on these tab sheets that are not disabled can still be edited or changed, and the Update Details button on the General tab sheet will still work. Editing in headers and footers is also prohibited in this mode. The most recent password typed will be visible on the Setup tab sheet until the form is closed; this must be remembered for future use. The form will not be closed by this action.</w:t>
      </w:r>
    </w:p>
    <w:p w14:paraId="34875685" w14:textId="77777777" w:rsidR="00C31C5F" w:rsidRPr="00C56655" w:rsidRDefault="00C31C5F" w:rsidP="00421E6B">
      <w:pPr>
        <w:numPr>
          <w:ilvl w:val="0"/>
          <w:numId w:val="28"/>
        </w:numPr>
      </w:pPr>
      <w:r w:rsidRPr="00C56655">
        <w:rPr>
          <w:b/>
        </w:rPr>
        <w:t>Type old password, Unlock controls:</w:t>
      </w:r>
      <w:r w:rsidRPr="00C56655">
        <w:t xml:space="preserve"> Edit box and Button</w:t>
      </w:r>
      <w:r w:rsidRPr="00C56655">
        <w:tab/>
      </w:r>
      <w:r w:rsidRPr="00C56655">
        <w:br/>
        <w:t>Insert text. This will enable all controls on the General and Approval tab sheets. The form will not be closed by this action.</w:t>
      </w:r>
    </w:p>
    <w:p w14:paraId="470EFED0" w14:textId="77777777" w:rsidR="00C31C5F" w:rsidRPr="00C56655" w:rsidRDefault="00C31C5F" w:rsidP="00421E6B">
      <w:pPr>
        <w:numPr>
          <w:ilvl w:val="0"/>
          <w:numId w:val="28"/>
        </w:numPr>
      </w:pPr>
      <w:r w:rsidRPr="00C56655">
        <w:rPr>
          <w:b/>
        </w:rPr>
        <w:t>Enabled/Protected:</w:t>
      </w:r>
      <w:r w:rsidRPr="00C56655">
        <w:t xml:space="preserve"> Label</w:t>
      </w:r>
      <w:r w:rsidRPr="00C56655">
        <w:tab/>
      </w:r>
      <w:r w:rsidRPr="00C56655">
        <w:br/>
        <w:t>Not editable. This label displays the enabled/protected status of certain controls on the General and Approval tab sheets.</w:t>
      </w:r>
    </w:p>
    <w:p w14:paraId="25524AE1" w14:textId="77777777" w:rsidR="00C31C5F" w:rsidRPr="00C56655" w:rsidRDefault="00C31C5F" w:rsidP="00C31C5F">
      <w:pPr>
        <w:pStyle w:val="Heading6"/>
      </w:pPr>
      <w:bookmarkStart w:id="113" w:name="_Ref494086818"/>
      <w:bookmarkStart w:id="114" w:name="_Toc513580699"/>
      <w:r w:rsidRPr="00C56655">
        <w:lastRenderedPageBreak/>
        <w:t>Custom Properties tab sheet</w:t>
      </w:r>
      <w:bookmarkEnd w:id="113"/>
      <w:bookmarkEnd w:id="114"/>
    </w:p>
    <w:p w14:paraId="610F60FE" w14:textId="6495E2B6" w:rsidR="00C31C5F" w:rsidRPr="00C56655" w:rsidRDefault="00C31C5F" w:rsidP="005D796A">
      <w:pPr>
        <w:keepNext/>
      </w:pPr>
      <w:r w:rsidRPr="00C56655">
        <w:t>This paragraph explains the Custom Properties tab sheet (</w:t>
      </w:r>
      <w:r w:rsidRPr="00C56655">
        <w:fldChar w:fldCharType="begin"/>
      </w:r>
      <w:r w:rsidRPr="00C56655">
        <w:instrText xml:space="preserve"> REF _Ref494085599 \h  \* MERGEFORMAT </w:instrText>
      </w:r>
      <w:r w:rsidRPr="00C56655">
        <w:fldChar w:fldCharType="separate"/>
      </w:r>
      <w:r w:rsidR="00C56655" w:rsidRPr="00C56655">
        <w:t>Figure </w:t>
      </w:r>
      <w:r w:rsidR="00C56655">
        <w:t>10</w:t>
      </w:r>
      <w:r w:rsidRPr="00C56655">
        <w:fldChar w:fldCharType="end"/>
      </w:r>
      <w:r w:rsidRPr="00C56655">
        <w:t>).</w:t>
      </w:r>
    </w:p>
    <w:p w14:paraId="2608E683" w14:textId="77777777" w:rsidR="00C31C5F" w:rsidRPr="00C56655" w:rsidRDefault="00C31C5F" w:rsidP="00C31C5F">
      <w:pPr>
        <w:pStyle w:val="Figure"/>
      </w:pPr>
      <w:r w:rsidRPr="00C56655">
        <w:rPr>
          <w:lang w:eastAsia="en-GB"/>
        </w:rPr>
        <w:drawing>
          <wp:inline distT="0" distB="0" distL="0" distR="0" wp14:anchorId="61B6E8D4" wp14:editId="3EB63572">
            <wp:extent cx="4294800" cy="2811600"/>
            <wp:effectExtent l="0" t="0" r="0" b="8255"/>
            <wp:docPr id="4129" name="Picture 4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294800" cy="2811600"/>
                    </a:xfrm>
                    <a:prstGeom prst="rect">
                      <a:avLst/>
                    </a:prstGeom>
                  </pic:spPr>
                </pic:pic>
              </a:graphicData>
            </a:graphic>
          </wp:inline>
        </w:drawing>
      </w:r>
    </w:p>
    <w:p w14:paraId="3E7FFB31" w14:textId="76EB5190" w:rsidR="00C31C5F" w:rsidRPr="00C56655" w:rsidRDefault="00C31C5F" w:rsidP="00C31C5F">
      <w:pPr>
        <w:pStyle w:val="Caption"/>
      </w:pPr>
      <w:bookmarkStart w:id="115" w:name="_Ref494085599"/>
      <w:bookmarkStart w:id="116" w:name="_Toc513580788"/>
      <w:r w:rsidRPr="00C56655">
        <w:t>Figure </w:t>
      </w:r>
      <w:r w:rsidR="00692BB9" w:rsidRPr="00C56655">
        <w:fldChar w:fldCharType="begin"/>
      </w:r>
      <w:r w:rsidR="00692BB9" w:rsidRPr="00C56655">
        <w:instrText xml:space="preserve"> SEQ Figure \* ARABIC </w:instrText>
      </w:r>
      <w:r w:rsidR="00692BB9" w:rsidRPr="00C56655">
        <w:fldChar w:fldCharType="separate"/>
      </w:r>
      <w:r w:rsidR="00C56655">
        <w:rPr>
          <w:noProof/>
        </w:rPr>
        <w:t>10</w:t>
      </w:r>
      <w:r w:rsidR="00692BB9" w:rsidRPr="00C56655">
        <w:fldChar w:fldCharType="end"/>
      </w:r>
      <w:bookmarkEnd w:id="115"/>
      <w:r w:rsidRPr="00C56655">
        <w:t>: Document Configuration Control Details –</w:t>
      </w:r>
      <w:r w:rsidRPr="00C56655">
        <w:br/>
        <w:t>Main Template Custom Properties Tab Sheet</w:t>
      </w:r>
      <w:bookmarkEnd w:id="116"/>
    </w:p>
    <w:p w14:paraId="4ED46B34" w14:textId="312E6C67" w:rsidR="00C31C5F" w:rsidRPr="00C56655" w:rsidRDefault="00C31C5F" w:rsidP="00421E6B">
      <w:pPr>
        <w:numPr>
          <w:ilvl w:val="0"/>
          <w:numId w:val="34"/>
        </w:numPr>
      </w:pPr>
      <w:r w:rsidRPr="00C56655">
        <w:rPr>
          <w:b/>
        </w:rPr>
        <w:t>Name:</w:t>
      </w:r>
      <w:r w:rsidRPr="00C56655">
        <w:t xml:space="preserve"> Edit boxes (column)</w:t>
      </w:r>
      <w:r w:rsidRPr="00C56655">
        <w:tab/>
      </w:r>
      <w:r w:rsidRPr="00C56655">
        <w:br/>
        <w:t>Insert text. This will be the display text of the custom document property indicated by the Doc Property name tag on the left, appended with Name; e.g. the first entry’s custom document property name will be DocCustom01Name. Refer to paragraph </w:t>
      </w:r>
      <w:r w:rsidRPr="00C56655">
        <w:fldChar w:fldCharType="begin"/>
      </w:r>
      <w:r w:rsidRPr="00C56655">
        <w:instrText xml:space="preserve"> REF _Ref494258277 \r \h </w:instrText>
      </w:r>
      <w:r w:rsidRPr="00C56655">
        <w:fldChar w:fldCharType="separate"/>
      </w:r>
      <w:r w:rsidR="00C56655">
        <w:t>4.5.6</w:t>
      </w:r>
      <w:r w:rsidRPr="00C56655">
        <w:fldChar w:fldCharType="end"/>
      </w:r>
      <w:r w:rsidRPr="00C56655">
        <w:t xml:space="preserve"> for further explanation.</w:t>
      </w:r>
    </w:p>
    <w:p w14:paraId="46219304" w14:textId="1EBB22A4" w:rsidR="00C31C5F" w:rsidRPr="00C56655" w:rsidRDefault="00C31C5F" w:rsidP="00421E6B">
      <w:pPr>
        <w:numPr>
          <w:ilvl w:val="0"/>
          <w:numId w:val="34"/>
        </w:numPr>
      </w:pPr>
      <w:r w:rsidRPr="00C56655">
        <w:rPr>
          <w:b/>
        </w:rPr>
        <w:t>Value:</w:t>
      </w:r>
      <w:r w:rsidRPr="00C56655">
        <w:t xml:space="preserve"> Edit boxes (column)</w:t>
      </w:r>
      <w:r w:rsidRPr="00C56655">
        <w:tab/>
      </w:r>
      <w:r w:rsidRPr="00C56655">
        <w:br/>
        <w:t>Insert text. This will be the display text of the custom document property indicated by the Doc Property name tag on the left, appended with Value; e.g. the first entry’s custom document property name will be DocCustom01Value. Refer to paragraph </w:t>
      </w:r>
      <w:r w:rsidRPr="00C56655">
        <w:fldChar w:fldCharType="begin"/>
      </w:r>
      <w:r w:rsidRPr="00C56655">
        <w:instrText xml:space="preserve"> REF _Ref494258277 \r \h </w:instrText>
      </w:r>
      <w:r w:rsidRPr="00C56655">
        <w:fldChar w:fldCharType="separate"/>
      </w:r>
      <w:r w:rsidR="00C56655">
        <w:t>4.5.6</w:t>
      </w:r>
      <w:r w:rsidRPr="00C56655">
        <w:fldChar w:fldCharType="end"/>
      </w:r>
      <w:r w:rsidRPr="00C56655">
        <w:t xml:space="preserve"> for further explanation.</w:t>
      </w:r>
    </w:p>
    <w:p w14:paraId="1111D43A" w14:textId="77777777" w:rsidR="00C31C5F" w:rsidRPr="00C56655" w:rsidRDefault="00C31C5F" w:rsidP="00C31C5F">
      <w:pPr>
        <w:pStyle w:val="Heading5"/>
      </w:pPr>
      <w:bookmarkStart w:id="117" w:name="_Toc513580700"/>
      <w:r w:rsidRPr="00C56655">
        <w:lastRenderedPageBreak/>
        <w:t>Form template</w:t>
      </w:r>
      <w:bookmarkEnd w:id="107"/>
      <w:bookmarkEnd w:id="117"/>
    </w:p>
    <w:p w14:paraId="74076B64" w14:textId="77777777" w:rsidR="00C31C5F" w:rsidRPr="00C56655" w:rsidRDefault="00C31C5F" w:rsidP="00C31C5F">
      <w:pPr>
        <w:pStyle w:val="Heading6"/>
      </w:pPr>
      <w:bookmarkStart w:id="118" w:name="_Ref400282491"/>
      <w:bookmarkStart w:id="119" w:name="_Ref400282571"/>
      <w:bookmarkStart w:id="120" w:name="_Ref400282974"/>
      <w:bookmarkStart w:id="121" w:name="_Toc513580701"/>
      <w:r w:rsidRPr="00C56655">
        <w:t>General tab sheet</w:t>
      </w:r>
      <w:bookmarkEnd w:id="118"/>
      <w:bookmarkEnd w:id="119"/>
      <w:bookmarkEnd w:id="120"/>
      <w:bookmarkEnd w:id="121"/>
    </w:p>
    <w:p w14:paraId="5BAFCF9E" w14:textId="4E616636" w:rsidR="00C31C5F" w:rsidRPr="00C56655" w:rsidRDefault="00C31C5F" w:rsidP="00C31C5F">
      <w:pPr>
        <w:keepNext/>
        <w:keepLines/>
      </w:pPr>
      <w:r w:rsidRPr="00C56655">
        <w:fldChar w:fldCharType="begin"/>
      </w:r>
      <w:r w:rsidRPr="00C56655">
        <w:instrText xml:space="preserve"> REF _Ref387960836 \h  \* MERGEFORMAT </w:instrText>
      </w:r>
      <w:r w:rsidRPr="00C56655">
        <w:fldChar w:fldCharType="separate"/>
      </w:r>
      <w:r w:rsidR="00C56655" w:rsidRPr="00C56655">
        <w:t>Figure </w:t>
      </w:r>
      <w:r w:rsidR="00C56655">
        <w:t>11</w:t>
      </w:r>
      <w:r w:rsidRPr="00C56655">
        <w:fldChar w:fldCharType="end"/>
      </w:r>
      <w:r w:rsidRPr="00C56655">
        <w:t xml:space="preserve"> shows the Form template’s General tab sheet. All functionality is exactly as explained in paragraph </w:t>
      </w:r>
      <w:r w:rsidRPr="00C56655">
        <w:fldChar w:fldCharType="begin"/>
      </w:r>
      <w:r w:rsidRPr="00C56655">
        <w:instrText xml:space="preserve"> REF _Ref387961043 \r \h  \* MERGEFORMAT </w:instrText>
      </w:r>
      <w:r w:rsidRPr="00C56655">
        <w:fldChar w:fldCharType="separate"/>
      </w:r>
      <w:r w:rsidR="00C56655">
        <w:t>4.3.1.1.1.1</w:t>
      </w:r>
      <w:r w:rsidRPr="00C56655">
        <w:fldChar w:fldCharType="end"/>
      </w:r>
      <w:r w:rsidRPr="00C56655">
        <w:t>.</w:t>
      </w:r>
    </w:p>
    <w:p w14:paraId="02BCB6A5" w14:textId="77777777" w:rsidR="00C31C5F" w:rsidRPr="00C56655" w:rsidRDefault="00C31C5F" w:rsidP="00C31C5F">
      <w:pPr>
        <w:pStyle w:val="Figure"/>
        <w:keepLines/>
      </w:pPr>
      <w:r w:rsidRPr="00C56655">
        <w:rPr>
          <w:lang w:eastAsia="en-GB"/>
        </w:rPr>
        <w:drawing>
          <wp:inline distT="0" distB="0" distL="0" distR="0" wp14:anchorId="738A536D" wp14:editId="6F2D19B2">
            <wp:extent cx="4294800" cy="2811600"/>
            <wp:effectExtent l="0" t="0" r="0"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294800" cy="2811600"/>
                    </a:xfrm>
                    <a:prstGeom prst="rect">
                      <a:avLst/>
                    </a:prstGeom>
                  </pic:spPr>
                </pic:pic>
              </a:graphicData>
            </a:graphic>
          </wp:inline>
        </w:drawing>
      </w:r>
    </w:p>
    <w:p w14:paraId="1CB78E0B" w14:textId="0C3EA821" w:rsidR="00C31C5F" w:rsidRPr="00C56655" w:rsidRDefault="00C31C5F" w:rsidP="00C31C5F">
      <w:pPr>
        <w:pStyle w:val="Caption"/>
        <w:keepNext/>
        <w:keepLines/>
      </w:pPr>
      <w:bookmarkStart w:id="122" w:name="_Ref387960836"/>
      <w:bookmarkStart w:id="123" w:name="_Ref387960820"/>
      <w:bookmarkStart w:id="124" w:name="_Toc513580789"/>
      <w:r w:rsidRPr="00C56655">
        <w:t>Figure </w:t>
      </w:r>
      <w:r w:rsidR="00692BB9" w:rsidRPr="00C56655">
        <w:fldChar w:fldCharType="begin"/>
      </w:r>
      <w:r w:rsidR="00692BB9" w:rsidRPr="00C56655">
        <w:instrText xml:space="preserve"> SEQ Figure \* ARABIC </w:instrText>
      </w:r>
      <w:r w:rsidR="00692BB9" w:rsidRPr="00C56655">
        <w:fldChar w:fldCharType="separate"/>
      </w:r>
      <w:r w:rsidR="00C56655">
        <w:rPr>
          <w:noProof/>
        </w:rPr>
        <w:t>11</w:t>
      </w:r>
      <w:r w:rsidR="00692BB9" w:rsidRPr="00C56655">
        <w:fldChar w:fldCharType="end"/>
      </w:r>
      <w:bookmarkEnd w:id="122"/>
      <w:r w:rsidRPr="00C56655">
        <w:t>: Document Configuration Control Details –</w:t>
      </w:r>
      <w:r w:rsidRPr="00C56655">
        <w:br/>
        <w:t>Form Template General Tab Sheet</w:t>
      </w:r>
      <w:bookmarkEnd w:id="123"/>
      <w:bookmarkEnd w:id="124"/>
    </w:p>
    <w:p w14:paraId="48D0F505" w14:textId="0FB4F37B" w:rsidR="00C31C5F" w:rsidRPr="00C56655" w:rsidRDefault="00C31C5F" w:rsidP="00C31C5F">
      <w:r w:rsidRPr="00C56655">
        <w:t>When the document is locked for filling in form fields, certain controls on the General tab sheet are disabled to prevent changes (</w:t>
      </w:r>
      <w:r w:rsidRPr="00C56655">
        <w:fldChar w:fldCharType="begin"/>
      </w:r>
      <w:r w:rsidRPr="00C56655">
        <w:instrText xml:space="preserve"> REF _Ref387964876 \h  \* MERGEFORMAT </w:instrText>
      </w:r>
      <w:r w:rsidRPr="00C56655">
        <w:fldChar w:fldCharType="separate"/>
      </w:r>
      <w:r w:rsidR="00C56655" w:rsidRPr="00C56655">
        <w:t>Figure </w:t>
      </w:r>
      <w:r w:rsidR="00C56655">
        <w:t>12</w:t>
      </w:r>
      <w:r w:rsidRPr="00C56655">
        <w:fldChar w:fldCharType="end"/>
      </w:r>
      <w:r w:rsidRPr="00C56655">
        <w:t>) and to protect the headers and footers. This is further explained in paragraph </w:t>
      </w:r>
      <w:r w:rsidRPr="00C56655">
        <w:fldChar w:fldCharType="begin"/>
      </w:r>
      <w:r w:rsidRPr="00C56655">
        <w:instrText xml:space="preserve"> REF _Ref387965157 \r \h  \* MERGEFORMAT </w:instrText>
      </w:r>
      <w:r w:rsidRPr="00C56655">
        <w:fldChar w:fldCharType="separate"/>
      </w:r>
      <w:r w:rsidR="00C56655">
        <w:t>4.3.1.1.2.3</w:t>
      </w:r>
      <w:r w:rsidRPr="00C56655">
        <w:fldChar w:fldCharType="end"/>
      </w:r>
      <w:r w:rsidRPr="00C56655">
        <w:t>.</w:t>
      </w:r>
    </w:p>
    <w:p w14:paraId="13549411" w14:textId="77777777" w:rsidR="00C31C5F" w:rsidRPr="00C56655" w:rsidRDefault="00C31C5F" w:rsidP="00C31C5F">
      <w:pPr>
        <w:pStyle w:val="Figure"/>
      </w:pPr>
      <w:r w:rsidRPr="00C56655">
        <w:rPr>
          <w:lang w:eastAsia="en-GB"/>
        </w:rPr>
        <w:drawing>
          <wp:inline distT="0" distB="0" distL="0" distR="0" wp14:anchorId="1242826F" wp14:editId="303FC637">
            <wp:extent cx="4294800" cy="2811600"/>
            <wp:effectExtent l="0" t="0" r="0"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294800" cy="2811600"/>
                    </a:xfrm>
                    <a:prstGeom prst="rect">
                      <a:avLst/>
                    </a:prstGeom>
                  </pic:spPr>
                </pic:pic>
              </a:graphicData>
            </a:graphic>
          </wp:inline>
        </w:drawing>
      </w:r>
    </w:p>
    <w:p w14:paraId="2EC0FC16" w14:textId="72002AB5" w:rsidR="00C31C5F" w:rsidRPr="00C56655" w:rsidRDefault="00C31C5F" w:rsidP="00C31C5F">
      <w:pPr>
        <w:pStyle w:val="Caption"/>
      </w:pPr>
      <w:bookmarkStart w:id="125" w:name="_Ref387964876"/>
      <w:bookmarkStart w:id="126" w:name="_Toc513580790"/>
      <w:r w:rsidRPr="00C56655">
        <w:t>Figure </w:t>
      </w:r>
      <w:r w:rsidR="00692BB9" w:rsidRPr="00C56655">
        <w:fldChar w:fldCharType="begin"/>
      </w:r>
      <w:r w:rsidR="00692BB9" w:rsidRPr="00C56655">
        <w:instrText xml:space="preserve"> SEQ Figure \* ARABIC </w:instrText>
      </w:r>
      <w:r w:rsidR="00692BB9" w:rsidRPr="00C56655">
        <w:fldChar w:fldCharType="separate"/>
      </w:r>
      <w:r w:rsidR="00C56655">
        <w:rPr>
          <w:noProof/>
        </w:rPr>
        <w:t>12</w:t>
      </w:r>
      <w:r w:rsidR="00692BB9" w:rsidRPr="00C56655">
        <w:fldChar w:fldCharType="end"/>
      </w:r>
      <w:bookmarkEnd w:id="125"/>
      <w:r w:rsidRPr="00C56655">
        <w:t>: Document Configuration Control Details –</w:t>
      </w:r>
      <w:r w:rsidRPr="00C56655">
        <w:br/>
        <w:t>Form Template General Tab Sheet (Locked)</w:t>
      </w:r>
      <w:bookmarkEnd w:id="126"/>
    </w:p>
    <w:p w14:paraId="3C939C67" w14:textId="77777777" w:rsidR="00C31C5F" w:rsidRPr="00C56655" w:rsidRDefault="00C31C5F" w:rsidP="00C31C5F">
      <w:pPr>
        <w:pStyle w:val="Heading6"/>
      </w:pPr>
      <w:bookmarkStart w:id="127" w:name="_Ref400282796"/>
      <w:bookmarkStart w:id="128" w:name="_Toc513580702"/>
      <w:r w:rsidRPr="00C56655">
        <w:lastRenderedPageBreak/>
        <w:t>Approval tab sheet</w:t>
      </w:r>
      <w:bookmarkEnd w:id="127"/>
      <w:bookmarkEnd w:id="128"/>
    </w:p>
    <w:p w14:paraId="05E3EF0B" w14:textId="64D96BE1" w:rsidR="00C31C5F" w:rsidRPr="00C56655" w:rsidRDefault="00C31C5F" w:rsidP="00C31C5F">
      <w:pPr>
        <w:keepNext/>
        <w:keepLines/>
      </w:pPr>
      <w:r w:rsidRPr="00C56655">
        <w:fldChar w:fldCharType="begin"/>
      </w:r>
      <w:r w:rsidRPr="00C56655">
        <w:instrText xml:space="preserve"> REF _Ref387960837 \h  \* MERGEFORMAT </w:instrText>
      </w:r>
      <w:r w:rsidRPr="00C56655">
        <w:fldChar w:fldCharType="separate"/>
      </w:r>
      <w:r w:rsidR="00C56655" w:rsidRPr="00C56655">
        <w:t>Figure </w:t>
      </w:r>
      <w:r w:rsidR="00C56655">
        <w:t>13</w:t>
      </w:r>
      <w:r w:rsidRPr="00C56655">
        <w:fldChar w:fldCharType="end"/>
      </w:r>
      <w:r w:rsidRPr="00C56655">
        <w:t xml:space="preserve"> shows the Form template’s Approval tab sheet. All functionality is exactly as explained in paragraph </w:t>
      </w:r>
      <w:r w:rsidRPr="00C56655">
        <w:fldChar w:fldCharType="begin"/>
      </w:r>
      <w:r w:rsidRPr="00C56655">
        <w:instrText xml:space="preserve"> REF _Ref387961503 \r \h  \* MERGEFORMAT </w:instrText>
      </w:r>
      <w:r w:rsidRPr="00C56655">
        <w:fldChar w:fldCharType="separate"/>
      </w:r>
      <w:r w:rsidR="00C56655">
        <w:t>4.3.1.1.1.2</w:t>
      </w:r>
      <w:r w:rsidRPr="00C56655">
        <w:fldChar w:fldCharType="end"/>
      </w:r>
      <w:r w:rsidRPr="00C56655">
        <w:t>.</w:t>
      </w:r>
    </w:p>
    <w:p w14:paraId="14562163" w14:textId="77777777" w:rsidR="00C31C5F" w:rsidRPr="00C56655" w:rsidRDefault="00C31C5F" w:rsidP="00C31C5F">
      <w:pPr>
        <w:pStyle w:val="Figure"/>
        <w:keepLines/>
      </w:pPr>
      <w:r w:rsidRPr="00C56655">
        <w:rPr>
          <w:lang w:eastAsia="en-GB"/>
        </w:rPr>
        <w:drawing>
          <wp:inline distT="0" distB="0" distL="0" distR="0" wp14:anchorId="3EC01057" wp14:editId="19A3EBE6">
            <wp:extent cx="4294800" cy="2811600"/>
            <wp:effectExtent l="0" t="0" r="0" b="825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294800" cy="2811600"/>
                    </a:xfrm>
                    <a:prstGeom prst="rect">
                      <a:avLst/>
                    </a:prstGeom>
                  </pic:spPr>
                </pic:pic>
              </a:graphicData>
            </a:graphic>
          </wp:inline>
        </w:drawing>
      </w:r>
    </w:p>
    <w:p w14:paraId="474B82C5" w14:textId="2741A66A" w:rsidR="00C31C5F" w:rsidRPr="00C56655" w:rsidRDefault="00C31C5F" w:rsidP="00C31C5F">
      <w:pPr>
        <w:pStyle w:val="Caption"/>
        <w:keepNext/>
        <w:keepLines/>
      </w:pPr>
      <w:bookmarkStart w:id="129" w:name="_Ref387960837"/>
      <w:bookmarkStart w:id="130" w:name="_Ref387960821"/>
      <w:bookmarkStart w:id="131" w:name="_Ref387961441"/>
      <w:bookmarkStart w:id="132" w:name="_Toc513580791"/>
      <w:r w:rsidRPr="00C56655">
        <w:t>Figure </w:t>
      </w:r>
      <w:r w:rsidR="00692BB9" w:rsidRPr="00C56655">
        <w:fldChar w:fldCharType="begin"/>
      </w:r>
      <w:r w:rsidR="00692BB9" w:rsidRPr="00C56655">
        <w:instrText xml:space="preserve"> SEQ Figure \* ARABIC </w:instrText>
      </w:r>
      <w:r w:rsidR="00692BB9" w:rsidRPr="00C56655">
        <w:fldChar w:fldCharType="separate"/>
      </w:r>
      <w:r w:rsidR="00C56655">
        <w:rPr>
          <w:noProof/>
        </w:rPr>
        <w:t>13</w:t>
      </w:r>
      <w:r w:rsidR="00692BB9" w:rsidRPr="00C56655">
        <w:fldChar w:fldCharType="end"/>
      </w:r>
      <w:bookmarkEnd w:id="129"/>
      <w:r w:rsidRPr="00C56655">
        <w:t>: Document Configuration Control Details – Form Template Approval Tab Sheet</w:t>
      </w:r>
      <w:bookmarkEnd w:id="130"/>
      <w:bookmarkEnd w:id="131"/>
      <w:bookmarkEnd w:id="132"/>
    </w:p>
    <w:p w14:paraId="36E4950F" w14:textId="5FAD9603" w:rsidR="00C31C5F" w:rsidRPr="00C56655" w:rsidRDefault="00C31C5F" w:rsidP="00C31C5F">
      <w:r w:rsidRPr="00C56655">
        <w:t>When the document is locked for filling in form fields, certain controls on the Approval tab sheet are disabled to prevent changes (</w:t>
      </w:r>
      <w:r w:rsidRPr="00C56655">
        <w:fldChar w:fldCharType="begin"/>
      </w:r>
      <w:r w:rsidRPr="00C56655">
        <w:instrText xml:space="preserve"> REF _Ref387965007 \h  \* MERGEFORMAT </w:instrText>
      </w:r>
      <w:r w:rsidRPr="00C56655">
        <w:fldChar w:fldCharType="separate"/>
      </w:r>
      <w:r w:rsidR="00C56655" w:rsidRPr="00C56655">
        <w:t>Figure </w:t>
      </w:r>
      <w:r w:rsidR="00C56655">
        <w:t>14</w:t>
      </w:r>
      <w:r w:rsidRPr="00C56655">
        <w:fldChar w:fldCharType="end"/>
      </w:r>
      <w:r w:rsidRPr="00C56655">
        <w:t>). This is further explained in paragraph </w:t>
      </w:r>
      <w:r w:rsidRPr="00C56655">
        <w:fldChar w:fldCharType="begin"/>
      </w:r>
      <w:r w:rsidRPr="00C56655">
        <w:instrText xml:space="preserve"> REF _Ref387965157 \r \h  \* MERGEFORMAT </w:instrText>
      </w:r>
      <w:r w:rsidRPr="00C56655">
        <w:fldChar w:fldCharType="separate"/>
      </w:r>
      <w:r w:rsidR="00C56655">
        <w:t>4.3.1.1.2.3</w:t>
      </w:r>
      <w:r w:rsidRPr="00C56655">
        <w:fldChar w:fldCharType="end"/>
      </w:r>
      <w:r w:rsidRPr="00C56655">
        <w:t>.</w:t>
      </w:r>
    </w:p>
    <w:p w14:paraId="7A3743F3" w14:textId="77777777" w:rsidR="00C31C5F" w:rsidRPr="00C56655" w:rsidRDefault="00C31C5F" w:rsidP="00C31C5F">
      <w:pPr>
        <w:pStyle w:val="Figure"/>
      </w:pPr>
      <w:r w:rsidRPr="00C56655">
        <w:rPr>
          <w:lang w:eastAsia="en-GB"/>
        </w:rPr>
        <w:drawing>
          <wp:inline distT="0" distB="0" distL="0" distR="0" wp14:anchorId="4DDC36AD" wp14:editId="409D87B5">
            <wp:extent cx="4294800" cy="2811600"/>
            <wp:effectExtent l="0" t="0" r="0" b="82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294800" cy="2811600"/>
                    </a:xfrm>
                    <a:prstGeom prst="rect">
                      <a:avLst/>
                    </a:prstGeom>
                  </pic:spPr>
                </pic:pic>
              </a:graphicData>
            </a:graphic>
          </wp:inline>
        </w:drawing>
      </w:r>
    </w:p>
    <w:p w14:paraId="3536C9DF" w14:textId="2E036C19" w:rsidR="00C31C5F" w:rsidRPr="00C56655" w:rsidRDefault="00C31C5F" w:rsidP="00C31C5F">
      <w:pPr>
        <w:pStyle w:val="Caption"/>
      </w:pPr>
      <w:bookmarkStart w:id="133" w:name="_Ref387965007"/>
      <w:bookmarkStart w:id="134" w:name="_Toc513580792"/>
      <w:r w:rsidRPr="00C56655">
        <w:t>Figure </w:t>
      </w:r>
      <w:r w:rsidR="00692BB9" w:rsidRPr="00C56655">
        <w:fldChar w:fldCharType="begin"/>
      </w:r>
      <w:r w:rsidR="00692BB9" w:rsidRPr="00C56655">
        <w:instrText xml:space="preserve"> SEQ Figure \* ARABIC </w:instrText>
      </w:r>
      <w:r w:rsidR="00692BB9" w:rsidRPr="00C56655">
        <w:fldChar w:fldCharType="separate"/>
      </w:r>
      <w:r w:rsidR="00C56655">
        <w:rPr>
          <w:noProof/>
        </w:rPr>
        <w:t>14</w:t>
      </w:r>
      <w:r w:rsidR="00692BB9" w:rsidRPr="00C56655">
        <w:fldChar w:fldCharType="end"/>
      </w:r>
      <w:bookmarkEnd w:id="133"/>
      <w:r w:rsidRPr="00C56655">
        <w:t>: Document Configuration Control Details –</w:t>
      </w:r>
      <w:r w:rsidRPr="00C56655">
        <w:br/>
        <w:t>Form Template Approval Tab Sheet (Locked)</w:t>
      </w:r>
      <w:bookmarkEnd w:id="134"/>
    </w:p>
    <w:p w14:paraId="11EB4EF3" w14:textId="77777777" w:rsidR="00C31C5F" w:rsidRPr="00C56655" w:rsidRDefault="00C31C5F" w:rsidP="00C31C5F">
      <w:pPr>
        <w:pStyle w:val="Heading6"/>
      </w:pPr>
      <w:bookmarkStart w:id="135" w:name="_Ref387965157"/>
      <w:bookmarkStart w:id="136" w:name="_Toc513580703"/>
      <w:r w:rsidRPr="00C56655">
        <w:lastRenderedPageBreak/>
        <w:t>Setup tab sheet</w:t>
      </w:r>
      <w:bookmarkEnd w:id="135"/>
      <w:bookmarkEnd w:id="136"/>
    </w:p>
    <w:p w14:paraId="0B407914" w14:textId="1DAF50E2" w:rsidR="00C31C5F" w:rsidRPr="00C56655" w:rsidRDefault="00C31C5F" w:rsidP="00C31C5F">
      <w:pPr>
        <w:keepNext/>
        <w:keepLines/>
      </w:pPr>
      <w:r w:rsidRPr="00C56655">
        <w:t>This paragraph explains the Setup tab sheet (</w:t>
      </w:r>
      <w:r w:rsidRPr="00C56655">
        <w:fldChar w:fldCharType="begin"/>
      </w:r>
      <w:r w:rsidRPr="00C56655">
        <w:instrText xml:space="preserve"> REF _Ref387960838 \h  \* MERGEFORMAT </w:instrText>
      </w:r>
      <w:r w:rsidRPr="00C56655">
        <w:fldChar w:fldCharType="separate"/>
      </w:r>
      <w:r w:rsidR="00C56655" w:rsidRPr="00C56655">
        <w:t>Figure </w:t>
      </w:r>
      <w:r w:rsidR="00C56655">
        <w:t>15</w:t>
      </w:r>
      <w:r w:rsidRPr="00C56655">
        <w:fldChar w:fldCharType="end"/>
      </w:r>
      <w:r w:rsidRPr="00C56655">
        <w:t xml:space="preserve"> to </w:t>
      </w:r>
      <w:r w:rsidRPr="00C56655">
        <w:fldChar w:fldCharType="begin"/>
      </w:r>
      <w:r w:rsidRPr="00C56655">
        <w:instrText xml:space="preserve"> REF _Ref395259651 \h </w:instrText>
      </w:r>
      <w:r w:rsidRPr="00C56655">
        <w:fldChar w:fldCharType="separate"/>
      </w:r>
      <w:r w:rsidR="00C56655" w:rsidRPr="00C56655">
        <w:t>Figure </w:t>
      </w:r>
      <w:r w:rsidR="00C56655">
        <w:rPr>
          <w:noProof/>
        </w:rPr>
        <w:t>17</w:t>
      </w:r>
      <w:r w:rsidRPr="00C56655">
        <w:fldChar w:fldCharType="end"/>
      </w:r>
      <w:r w:rsidRPr="00C56655">
        <w:t>).</w:t>
      </w:r>
    </w:p>
    <w:p w14:paraId="43719B9A" w14:textId="34B43A2A" w:rsidR="00C31C5F" w:rsidRPr="00C56655" w:rsidRDefault="00C31C5F" w:rsidP="00421E6B">
      <w:pPr>
        <w:keepNext/>
        <w:keepLines/>
        <w:numPr>
          <w:ilvl w:val="0"/>
          <w:numId w:val="32"/>
        </w:numPr>
      </w:pPr>
      <w:r w:rsidRPr="00C56655">
        <w:rPr>
          <w:b/>
        </w:rPr>
        <w:t>Enable form fields locking:</w:t>
      </w:r>
      <w:r w:rsidRPr="00C56655">
        <w:t xml:space="preserve"> Checkbox</w:t>
      </w:r>
      <w:r w:rsidRPr="00C56655">
        <w:tab/>
      </w:r>
      <w:r w:rsidRPr="00C56655">
        <w:br/>
        <w:t>This checkbox is selected by default and offers the option to only disable certain controls on the General and Approval tab sheets, or to lock the document as well, by restricting editing to the filling in of form fields/content controls only (</w:t>
      </w:r>
      <w:r w:rsidRPr="00C56655">
        <w:fldChar w:fldCharType="begin"/>
      </w:r>
      <w:r w:rsidRPr="00C56655">
        <w:instrText xml:space="preserve"> REF _Ref387960838 \h  \* MERGEFORMAT </w:instrText>
      </w:r>
      <w:r w:rsidRPr="00C56655">
        <w:fldChar w:fldCharType="separate"/>
      </w:r>
      <w:r w:rsidR="00C56655" w:rsidRPr="00C56655">
        <w:t>Figure </w:t>
      </w:r>
      <w:r w:rsidR="00C56655">
        <w:t>15</w:t>
      </w:r>
      <w:r w:rsidRPr="00C56655">
        <w:fldChar w:fldCharType="end"/>
      </w:r>
      <w:r w:rsidRPr="00C56655">
        <w:t>).</w:t>
      </w:r>
    </w:p>
    <w:p w14:paraId="786B4AA5" w14:textId="77777777" w:rsidR="00C31C5F" w:rsidRPr="00C56655" w:rsidRDefault="00C31C5F" w:rsidP="00C31C5F">
      <w:pPr>
        <w:pStyle w:val="Figure"/>
        <w:keepLines/>
      </w:pPr>
      <w:r w:rsidRPr="00C56655">
        <w:rPr>
          <w:lang w:eastAsia="en-GB"/>
        </w:rPr>
        <w:drawing>
          <wp:inline distT="0" distB="0" distL="0" distR="0" wp14:anchorId="3C878187" wp14:editId="766C0A96">
            <wp:extent cx="4294800" cy="2811600"/>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294800" cy="2811600"/>
                    </a:xfrm>
                    <a:prstGeom prst="rect">
                      <a:avLst/>
                    </a:prstGeom>
                  </pic:spPr>
                </pic:pic>
              </a:graphicData>
            </a:graphic>
          </wp:inline>
        </w:drawing>
      </w:r>
    </w:p>
    <w:p w14:paraId="471B84C4" w14:textId="5B65DD1E" w:rsidR="00C31C5F" w:rsidRPr="00C56655" w:rsidRDefault="00C31C5F" w:rsidP="00C31C5F">
      <w:pPr>
        <w:pStyle w:val="Caption"/>
        <w:keepNext/>
        <w:keepLines/>
      </w:pPr>
      <w:bookmarkStart w:id="137" w:name="_Ref387960838"/>
      <w:bookmarkStart w:id="138" w:name="_Ref387960823"/>
      <w:bookmarkStart w:id="139" w:name="_Toc513580793"/>
      <w:r w:rsidRPr="00C56655">
        <w:t>Figure </w:t>
      </w:r>
      <w:r w:rsidR="00692BB9" w:rsidRPr="00C56655">
        <w:fldChar w:fldCharType="begin"/>
      </w:r>
      <w:r w:rsidR="00692BB9" w:rsidRPr="00C56655">
        <w:instrText xml:space="preserve"> SEQ Figure \* ARABIC </w:instrText>
      </w:r>
      <w:r w:rsidR="00692BB9" w:rsidRPr="00C56655">
        <w:fldChar w:fldCharType="separate"/>
      </w:r>
      <w:r w:rsidR="00C56655">
        <w:rPr>
          <w:noProof/>
        </w:rPr>
        <w:t>15</w:t>
      </w:r>
      <w:r w:rsidR="00692BB9" w:rsidRPr="00C56655">
        <w:fldChar w:fldCharType="end"/>
      </w:r>
      <w:bookmarkEnd w:id="137"/>
      <w:r w:rsidRPr="00C56655">
        <w:t>: Document Configuration Control Details –</w:t>
      </w:r>
      <w:r w:rsidRPr="00C56655">
        <w:br/>
        <w:t>Form Template Setup Tab Sheet</w:t>
      </w:r>
      <w:bookmarkEnd w:id="138"/>
      <w:bookmarkEnd w:id="139"/>
    </w:p>
    <w:p w14:paraId="05C1318B" w14:textId="24F7070C" w:rsidR="00C31C5F" w:rsidRPr="00C56655" w:rsidRDefault="00C31C5F" w:rsidP="00421E6B">
      <w:pPr>
        <w:numPr>
          <w:ilvl w:val="0"/>
          <w:numId w:val="32"/>
        </w:numPr>
      </w:pPr>
      <w:r w:rsidRPr="00C56655">
        <w:rPr>
          <w:b/>
        </w:rPr>
        <w:t>Type new password, Lock for form fields:</w:t>
      </w:r>
      <w:r w:rsidRPr="00C56655">
        <w:t xml:space="preserve"> Edit box and Button</w:t>
      </w:r>
      <w:r w:rsidRPr="00C56655">
        <w:tab/>
      </w:r>
      <w:r w:rsidRPr="00C56655">
        <w:br/>
        <w:t>Insert text. Depending on the form fields locking option selected, this will either disable certain controls on the General and Approval tab sheets, or lock the document as well. The latter will restrict editing to the filling in of form fields/content controls only. All controls on these tab sheets that are not disabled can still be edited or changed, and the Update Details button on the General tab sheet will still work. Editing in headers and footers is also prohibited in this mode for both options. The most recent password typed will be visible on the Setup tab sheet until the form is closed. This must be remembered for future use. The form will not be closed by this action (</w:t>
      </w:r>
      <w:r w:rsidRPr="00C56655">
        <w:fldChar w:fldCharType="begin"/>
      </w:r>
      <w:r w:rsidRPr="00C56655">
        <w:instrText xml:space="preserve"> REF _Ref395259717 \h </w:instrText>
      </w:r>
      <w:r w:rsidRPr="00C56655">
        <w:fldChar w:fldCharType="separate"/>
      </w:r>
      <w:r w:rsidR="00C56655" w:rsidRPr="00C56655">
        <w:t>Figure </w:t>
      </w:r>
      <w:r w:rsidR="00C56655">
        <w:rPr>
          <w:noProof/>
        </w:rPr>
        <w:t>16</w:t>
      </w:r>
      <w:r w:rsidRPr="00C56655">
        <w:fldChar w:fldCharType="end"/>
      </w:r>
      <w:r w:rsidRPr="00C56655">
        <w:t xml:space="preserve"> and </w:t>
      </w:r>
      <w:r w:rsidRPr="00C56655">
        <w:fldChar w:fldCharType="begin"/>
      </w:r>
      <w:r w:rsidRPr="00C56655">
        <w:instrText xml:space="preserve"> REF _Ref395259651 \h </w:instrText>
      </w:r>
      <w:r w:rsidRPr="00C56655">
        <w:fldChar w:fldCharType="separate"/>
      </w:r>
      <w:r w:rsidR="00C56655" w:rsidRPr="00C56655">
        <w:t>Figure </w:t>
      </w:r>
      <w:r w:rsidR="00C56655">
        <w:rPr>
          <w:noProof/>
        </w:rPr>
        <w:t>17</w:t>
      </w:r>
      <w:r w:rsidRPr="00C56655">
        <w:fldChar w:fldCharType="end"/>
      </w:r>
      <w:r w:rsidRPr="00C56655">
        <w:t>).</w:t>
      </w:r>
    </w:p>
    <w:p w14:paraId="5F9648E8" w14:textId="77777777" w:rsidR="00C31C5F" w:rsidRPr="00C56655" w:rsidRDefault="00C31C5F" w:rsidP="00C31C5F">
      <w:pPr>
        <w:pStyle w:val="Figure"/>
      </w:pPr>
      <w:r w:rsidRPr="00C56655">
        <w:rPr>
          <w:lang w:eastAsia="en-GB"/>
        </w:rPr>
        <w:lastRenderedPageBreak/>
        <w:drawing>
          <wp:inline distT="0" distB="0" distL="0" distR="0" wp14:anchorId="2EE61B9C" wp14:editId="29DF028C">
            <wp:extent cx="4294800" cy="2811600"/>
            <wp:effectExtent l="0" t="0" r="0" b="825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294800" cy="2811600"/>
                    </a:xfrm>
                    <a:prstGeom prst="rect">
                      <a:avLst/>
                    </a:prstGeom>
                  </pic:spPr>
                </pic:pic>
              </a:graphicData>
            </a:graphic>
          </wp:inline>
        </w:drawing>
      </w:r>
    </w:p>
    <w:p w14:paraId="2377DAF4" w14:textId="71A21254" w:rsidR="00C31C5F" w:rsidRPr="00C56655" w:rsidRDefault="00C31C5F" w:rsidP="00C31C5F">
      <w:pPr>
        <w:pStyle w:val="Caption"/>
      </w:pPr>
      <w:bookmarkStart w:id="140" w:name="_Ref395259717"/>
      <w:bookmarkStart w:id="141" w:name="_Toc513580794"/>
      <w:r w:rsidRPr="00C56655">
        <w:t>Figure </w:t>
      </w:r>
      <w:r w:rsidR="00692BB9" w:rsidRPr="00C56655">
        <w:fldChar w:fldCharType="begin"/>
      </w:r>
      <w:r w:rsidR="00692BB9" w:rsidRPr="00C56655">
        <w:instrText xml:space="preserve"> SEQ Figure \* ARABIC </w:instrText>
      </w:r>
      <w:r w:rsidR="00692BB9" w:rsidRPr="00C56655">
        <w:fldChar w:fldCharType="separate"/>
      </w:r>
      <w:r w:rsidR="00C56655">
        <w:rPr>
          <w:noProof/>
        </w:rPr>
        <w:t>16</w:t>
      </w:r>
      <w:r w:rsidR="00692BB9" w:rsidRPr="00C56655">
        <w:fldChar w:fldCharType="end"/>
      </w:r>
      <w:bookmarkEnd w:id="140"/>
      <w:r w:rsidRPr="00C56655">
        <w:t>: Document Configuration Control Details –</w:t>
      </w:r>
      <w:r w:rsidRPr="00C56655">
        <w:br/>
        <w:t>Form Template Setup Tab Sheet Option 1</w:t>
      </w:r>
      <w:bookmarkEnd w:id="141"/>
    </w:p>
    <w:p w14:paraId="481780FB" w14:textId="77777777" w:rsidR="00C31C5F" w:rsidRPr="00C56655" w:rsidRDefault="00C31C5F" w:rsidP="00C31C5F">
      <w:pPr>
        <w:pStyle w:val="Figure"/>
      </w:pPr>
      <w:r w:rsidRPr="00C56655">
        <w:rPr>
          <w:lang w:eastAsia="en-GB"/>
        </w:rPr>
        <w:drawing>
          <wp:inline distT="0" distB="0" distL="0" distR="0" wp14:anchorId="319F56D7" wp14:editId="6B71779E">
            <wp:extent cx="4294800" cy="2811600"/>
            <wp:effectExtent l="0" t="0" r="0" b="825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294800" cy="2811600"/>
                    </a:xfrm>
                    <a:prstGeom prst="rect">
                      <a:avLst/>
                    </a:prstGeom>
                  </pic:spPr>
                </pic:pic>
              </a:graphicData>
            </a:graphic>
          </wp:inline>
        </w:drawing>
      </w:r>
    </w:p>
    <w:p w14:paraId="48BBFBD1" w14:textId="60E98317" w:rsidR="00C31C5F" w:rsidRPr="00C56655" w:rsidRDefault="00C31C5F" w:rsidP="00C31C5F">
      <w:pPr>
        <w:pStyle w:val="Caption"/>
      </w:pPr>
      <w:bookmarkStart w:id="142" w:name="_Ref395259651"/>
      <w:bookmarkStart w:id="143" w:name="_Toc513580795"/>
      <w:r w:rsidRPr="00C56655">
        <w:t>Figure </w:t>
      </w:r>
      <w:r w:rsidR="00692BB9" w:rsidRPr="00C56655">
        <w:fldChar w:fldCharType="begin"/>
      </w:r>
      <w:r w:rsidR="00692BB9" w:rsidRPr="00C56655">
        <w:instrText xml:space="preserve"> SEQ Figure \* ARABIC </w:instrText>
      </w:r>
      <w:r w:rsidR="00692BB9" w:rsidRPr="00C56655">
        <w:fldChar w:fldCharType="separate"/>
      </w:r>
      <w:r w:rsidR="00C56655">
        <w:rPr>
          <w:noProof/>
        </w:rPr>
        <w:t>17</w:t>
      </w:r>
      <w:r w:rsidR="00692BB9" w:rsidRPr="00C56655">
        <w:fldChar w:fldCharType="end"/>
      </w:r>
      <w:bookmarkEnd w:id="142"/>
      <w:r w:rsidRPr="00C56655">
        <w:t>: Document Configuration Control Details –</w:t>
      </w:r>
      <w:r w:rsidRPr="00C56655">
        <w:br/>
        <w:t>Form Template Setup Tab Sheet Option 2</w:t>
      </w:r>
      <w:bookmarkEnd w:id="143"/>
    </w:p>
    <w:p w14:paraId="6EB86A92" w14:textId="2A7214EC" w:rsidR="00C31C5F" w:rsidRPr="00C56655" w:rsidRDefault="00C31C5F" w:rsidP="00421E6B">
      <w:pPr>
        <w:numPr>
          <w:ilvl w:val="0"/>
          <w:numId w:val="32"/>
        </w:numPr>
      </w:pPr>
      <w:r w:rsidRPr="00C56655">
        <w:rPr>
          <w:b/>
        </w:rPr>
        <w:t>Type old password, Unlock form fields:</w:t>
      </w:r>
      <w:r w:rsidRPr="00C56655">
        <w:t xml:space="preserve"> Edit box and Button</w:t>
      </w:r>
      <w:r w:rsidRPr="00C56655">
        <w:tab/>
      </w:r>
      <w:r w:rsidRPr="00C56655">
        <w:br/>
        <w:t>Insert text. Depending on the form fields locking option selected, this will either enable all controls on the General and Approval tab sheets, or unlock the document as well, removing the restriction to only fill in form fields/content controls. The form will not be closed by this action (</w:t>
      </w:r>
      <w:r w:rsidRPr="00C56655">
        <w:fldChar w:fldCharType="begin"/>
      </w:r>
      <w:r w:rsidRPr="00C56655">
        <w:instrText xml:space="preserve"> REF _Ref387964541 \h </w:instrText>
      </w:r>
      <w:r w:rsidRPr="00C56655">
        <w:fldChar w:fldCharType="separate"/>
      </w:r>
      <w:r w:rsidR="00C56655" w:rsidRPr="00C56655">
        <w:t>Figure </w:t>
      </w:r>
      <w:r w:rsidR="00C56655">
        <w:rPr>
          <w:noProof/>
        </w:rPr>
        <w:t>18</w:t>
      </w:r>
      <w:r w:rsidRPr="00C56655">
        <w:fldChar w:fldCharType="end"/>
      </w:r>
      <w:r w:rsidRPr="00C56655">
        <w:t xml:space="preserve"> and </w:t>
      </w:r>
      <w:r w:rsidRPr="00C56655">
        <w:fldChar w:fldCharType="begin"/>
      </w:r>
      <w:r w:rsidRPr="00C56655">
        <w:instrText xml:space="preserve"> REF _Ref395258427 \h </w:instrText>
      </w:r>
      <w:r w:rsidRPr="00C56655">
        <w:fldChar w:fldCharType="separate"/>
      </w:r>
      <w:r w:rsidR="00C56655" w:rsidRPr="00C56655">
        <w:t>Figure </w:t>
      </w:r>
      <w:r w:rsidR="00C56655">
        <w:rPr>
          <w:noProof/>
        </w:rPr>
        <w:t>19</w:t>
      </w:r>
      <w:r w:rsidRPr="00C56655">
        <w:fldChar w:fldCharType="end"/>
      </w:r>
      <w:r w:rsidRPr="00C56655">
        <w:t>).</w:t>
      </w:r>
    </w:p>
    <w:p w14:paraId="33DD6797" w14:textId="77777777" w:rsidR="00C31C5F" w:rsidRPr="00C56655" w:rsidRDefault="00C31C5F" w:rsidP="00C31C5F">
      <w:pPr>
        <w:pStyle w:val="Figure"/>
      </w:pPr>
      <w:r w:rsidRPr="00C56655">
        <w:rPr>
          <w:lang w:eastAsia="en-GB"/>
        </w:rPr>
        <w:lastRenderedPageBreak/>
        <w:drawing>
          <wp:inline distT="0" distB="0" distL="0" distR="0" wp14:anchorId="6C923563" wp14:editId="7B06E287">
            <wp:extent cx="4294800" cy="2811600"/>
            <wp:effectExtent l="0" t="0" r="0" b="825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294800" cy="2811600"/>
                    </a:xfrm>
                    <a:prstGeom prst="rect">
                      <a:avLst/>
                    </a:prstGeom>
                  </pic:spPr>
                </pic:pic>
              </a:graphicData>
            </a:graphic>
          </wp:inline>
        </w:drawing>
      </w:r>
    </w:p>
    <w:p w14:paraId="4FDBCBC5" w14:textId="3F523278" w:rsidR="00C31C5F" w:rsidRPr="00C56655" w:rsidRDefault="00C31C5F" w:rsidP="00C31C5F">
      <w:pPr>
        <w:pStyle w:val="Caption"/>
      </w:pPr>
      <w:bookmarkStart w:id="144" w:name="_Ref387964541"/>
      <w:bookmarkStart w:id="145" w:name="_Toc513580796"/>
      <w:r w:rsidRPr="00C56655">
        <w:t>Figure </w:t>
      </w:r>
      <w:r w:rsidR="00692BB9" w:rsidRPr="00C56655">
        <w:fldChar w:fldCharType="begin"/>
      </w:r>
      <w:r w:rsidR="00692BB9" w:rsidRPr="00C56655">
        <w:instrText xml:space="preserve"> SEQ Figure \* ARABIC </w:instrText>
      </w:r>
      <w:r w:rsidR="00692BB9" w:rsidRPr="00C56655">
        <w:fldChar w:fldCharType="separate"/>
      </w:r>
      <w:r w:rsidR="00C56655">
        <w:rPr>
          <w:noProof/>
        </w:rPr>
        <w:t>18</w:t>
      </w:r>
      <w:r w:rsidR="00692BB9" w:rsidRPr="00C56655">
        <w:fldChar w:fldCharType="end"/>
      </w:r>
      <w:bookmarkEnd w:id="144"/>
      <w:r w:rsidRPr="00C56655">
        <w:t>: Document Configuration Control Details –</w:t>
      </w:r>
      <w:r w:rsidRPr="00C56655">
        <w:br/>
        <w:t>Form Template Setup Tab Sheet Option 1 (Locked)</w:t>
      </w:r>
      <w:bookmarkEnd w:id="145"/>
    </w:p>
    <w:p w14:paraId="3E251C15" w14:textId="77777777" w:rsidR="00C31C5F" w:rsidRPr="00C56655" w:rsidRDefault="00C31C5F" w:rsidP="00C31C5F">
      <w:pPr>
        <w:pStyle w:val="Figure"/>
      </w:pPr>
      <w:r w:rsidRPr="00C56655">
        <w:rPr>
          <w:lang w:eastAsia="en-GB"/>
        </w:rPr>
        <w:drawing>
          <wp:inline distT="0" distB="0" distL="0" distR="0" wp14:anchorId="4EB5D767" wp14:editId="522D583E">
            <wp:extent cx="4294800" cy="2811600"/>
            <wp:effectExtent l="0" t="0" r="0" b="825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294800" cy="2811600"/>
                    </a:xfrm>
                    <a:prstGeom prst="rect">
                      <a:avLst/>
                    </a:prstGeom>
                  </pic:spPr>
                </pic:pic>
              </a:graphicData>
            </a:graphic>
          </wp:inline>
        </w:drawing>
      </w:r>
    </w:p>
    <w:p w14:paraId="30B33177" w14:textId="13D84A8C" w:rsidR="00C31C5F" w:rsidRPr="00C56655" w:rsidRDefault="00C31C5F" w:rsidP="00C31C5F">
      <w:pPr>
        <w:pStyle w:val="Caption"/>
      </w:pPr>
      <w:bookmarkStart w:id="146" w:name="_Ref395258427"/>
      <w:bookmarkStart w:id="147" w:name="_Ref395258425"/>
      <w:bookmarkStart w:id="148" w:name="_Toc513580797"/>
      <w:r w:rsidRPr="00C56655">
        <w:t>Figure </w:t>
      </w:r>
      <w:r w:rsidR="00692BB9" w:rsidRPr="00C56655">
        <w:fldChar w:fldCharType="begin"/>
      </w:r>
      <w:r w:rsidR="00692BB9" w:rsidRPr="00C56655">
        <w:instrText xml:space="preserve"> SEQ Figure \* ARABIC </w:instrText>
      </w:r>
      <w:r w:rsidR="00692BB9" w:rsidRPr="00C56655">
        <w:fldChar w:fldCharType="separate"/>
      </w:r>
      <w:r w:rsidR="00C56655">
        <w:rPr>
          <w:noProof/>
        </w:rPr>
        <w:t>19</w:t>
      </w:r>
      <w:r w:rsidR="00692BB9" w:rsidRPr="00C56655">
        <w:fldChar w:fldCharType="end"/>
      </w:r>
      <w:bookmarkEnd w:id="146"/>
      <w:r w:rsidRPr="00C56655">
        <w:t>: Document Configuration Control Details –</w:t>
      </w:r>
      <w:r w:rsidRPr="00C56655">
        <w:br/>
        <w:t>Form Template Setup Tab Sheet Option 2 (Locked)</w:t>
      </w:r>
      <w:bookmarkEnd w:id="147"/>
      <w:bookmarkEnd w:id="148"/>
    </w:p>
    <w:p w14:paraId="657D61EB" w14:textId="77777777" w:rsidR="00C31C5F" w:rsidRPr="00C56655" w:rsidRDefault="00C31C5F" w:rsidP="00421E6B">
      <w:pPr>
        <w:numPr>
          <w:ilvl w:val="0"/>
          <w:numId w:val="32"/>
        </w:numPr>
      </w:pPr>
      <w:r w:rsidRPr="00C56655">
        <w:rPr>
          <w:b/>
        </w:rPr>
        <w:t>Locked/Not locked:</w:t>
      </w:r>
      <w:r w:rsidRPr="00C56655">
        <w:t xml:space="preserve"> Label</w:t>
      </w:r>
      <w:r w:rsidRPr="00C56655">
        <w:tab/>
      </w:r>
      <w:r w:rsidRPr="00C56655">
        <w:br/>
        <w:t>Not editable. This label displays the locked/unlocked status of the document and visual controls.</w:t>
      </w:r>
    </w:p>
    <w:p w14:paraId="16225D59" w14:textId="509B60E3" w:rsidR="00C31C5F" w:rsidRPr="00C56655" w:rsidRDefault="00C31C5F" w:rsidP="00C31C5F">
      <w:r w:rsidRPr="00C56655">
        <w:rPr>
          <w:b/>
        </w:rPr>
        <w:t>Note:</w:t>
      </w:r>
      <w:r w:rsidRPr="00C56655">
        <w:t xml:space="preserve"> For further information regarding usage of the Form template, refer to paragraph </w:t>
      </w:r>
      <w:r w:rsidRPr="00C56655">
        <w:fldChar w:fldCharType="begin"/>
      </w:r>
      <w:r w:rsidRPr="00C56655">
        <w:instrText xml:space="preserve"> REF _Ref388241196 \r \h  \* MERGEFORMAT </w:instrText>
      </w:r>
      <w:r w:rsidRPr="00C56655">
        <w:fldChar w:fldCharType="separate"/>
      </w:r>
      <w:r w:rsidR="00C56655">
        <w:t>4.6</w:t>
      </w:r>
      <w:r w:rsidRPr="00C56655">
        <w:fldChar w:fldCharType="end"/>
      </w:r>
      <w:r w:rsidRPr="00C56655">
        <w:t>.</w:t>
      </w:r>
    </w:p>
    <w:p w14:paraId="3F63E52A" w14:textId="77777777" w:rsidR="00C31C5F" w:rsidRPr="00C56655" w:rsidRDefault="00C31C5F" w:rsidP="00C31C5F">
      <w:pPr>
        <w:pStyle w:val="Heading6"/>
      </w:pPr>
      <w:bookmarkStart w:id="149" w:name="_Ref494089499"/>
      <w:bookmarkStart w:id="150" w:name="_Ref387965888"/>
      <w:bookmarkStart w:id="151" w:name="_Ref388394358"/>
      <w:bookmarkStart w:id="152" w:name="_Toc513580704"/>
      <w:r w:rsidRPr="00C56655">
        <w:lastRenderedPageBreak/>
        <w:t>Custom Properties tab sheet</w:t>
      </w:r>
      <w:bookmarkEnd w:id="149"/>
      <w:bookmarkEnd w:id="152"/>
    </w:p>
    <w:p w14:paraId="765B612F" w14:textId="36550155" w:rsidR="00C31C5F" w:rsidRPr="00C56655" w:rsidRDefault="00C31C5F" w:rsidP="005D796A">
      <w:pPr>
        <w:keepNext/>
      </w:pPr>
      <w:r w:rsidRPr="00C56655">
        <w:fldChar w:fldCharType="begin"/>
      </w:r>
      <w:r w:rsidRPr="00C56655">
        <w:instrText xml:space="preserve"> REF _Ref494089457 \h </w:instrText>
      </w:r>
      <w:r w:rsidRPr="00C56655">
        <w:fldChar w:fldCharType="separate"/>
      </w:r>
      <w:r w:rsidR="00C56655" w:rsidRPr="00C56655">
        <w:t>Figure </w:t>
      </w:r>
      <w:r w:rsidR="00C56655">
        <w:rPr>
          <w:noProof/>
        </w:rPr>
        <w:t>20</w:t>
      </w:r>
      <w:r w:rsidRPr="00C56655">
        <w:fldChar w:fldCharType="end"/>
      </w:r>
      <w:r w:rsidRPr="00C56655">
        <w:t xml:space="preserve"> shows the Form template’s Custom Properties tab sheet. All functionality is exactly as explained in paragraph </w:t>
      </w:r>
      <w:r w:rsidRPr="00C56655">
        <w:fldChar w:fldCharType="begin"/>
      </w:r>
      <w:r w:rsidRPr="00C56655">
        <w:instrText xml:space="preserve"> REF _Ref494086818 \r \h </w:instrText>
      </w:r>
      <w:r w:rsidRPr="00C56655">
        <w:fldChar w:fldCharType="separate"/>
      </w:r>
      <w:r w:rsidR="00C56655">
        <w:t>4.3.1.1.1.4</w:t>
      </w:r>
      <w:r w:rsidRPr="00C56655">
        <w:fldChar w:fldCharType="end"/>
      </w:r>
      <w:r w:rsidRPr="00C56655">
        <w:t>.</w:t>
      </w:r>
    </w:p>
    <w:p w14:paraId="2AAC3B9E" w14:textId="77777777" w:rsidR="00C31C5F" w:rsidRPr="00C56655" w:rsidRDefault="00C31C5F" w:rsidP="00C31C5F">
      <w:pPr>
        <w:pStyle w:val="Figure"/>
      </w:pPr>
      <w:r w:rsidRPr="00C56655">
        <w:rPr>
          <w:lang w:eastAsia="en-GB"/>
        </w:rPr>
        <w:drawing>
          <wp:inline distT="0" distB="0" distL="0" distR="0" wp14:anchorId="1D2FA417" wp14:editId="309F1E76">
            <wp:extent cx="4294800" cy="2811600"/>
            <wp:effectExtent l="0" t="0" r="0" b="8255"/>
            <wp:docPr id="1067" name="Picture 1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294800" cy="2811600"/>
                    </a:xfrm>
                    <a:prstGeom prst="rect">
                      <a:avLst/>
                    </a:prstGeom>
                  </pic:spPr>
                </pic:pic>
              </a:graphicData>
            </a:graphic>
          </wp:inline>
        </w:drawing>
      </w:r>
    </w:p>
    <w:p w14:paraId="2C77D379" w14:textId="0BFA1B48" w:rsidR="00C31C5F" w:rsidRPr="00C56655" w:rsidRDefault="00C31C5F" w:rsidP="00C31C5F">
      <w:pPr>
        <w:pStyle w:val="Caption"/>
      </w:pPr>
      <w:bookmarkStart w:id="153" w:name="_Ref494089457"/>
      <w:bookmarkStart w:id="154" w:name="_Toc513580798"/>
      <w:r w:rsidRPr="00C56655">
        <w:t>Figure </w:t>
      </w:r>
      <w:r w:rsidR="00692BB9" w:rsidRPr="00C56655">
        <w:fldChar w:fldCharType="begin"/>
      </w:r>
      <w:r w:rsidR="00692BB9" w:rsidRPr="00C56655">
        <w:instrText xml:space="preserve"> SEQ Figure \* ARABIC </w:instrText>
      </w:r>
      <w:r w:rsidR="00692BB9" w:rsidRPr="00C56655">
        <w:fldChar w:fldCharType="separate"/>
      </w:r>
      <w:r w:rsidR="00C56655">
        <w:rPr>
          <w:noProof/>
        </w:rPr>
        <w:t>20</w:t>
      </w:r>
      <w:r w:rsidR="00692BB9" w:rsidRPr="00C56655">
        <w:fldChar w:fldCharType="end"/>
      </w:r>
      <w:bookmarkEnd w:id="153"/>
      <w:r w:rsidRPr="00C56655">
        <w:t>: Document Configuration Control Details –</w:t>
      </w:r>
      <w:r w:rsidRPr="00C56655">
        <w:br/>
        <w:t>Form Template Custom Properties Tab Sheet</w:t>
      </w:r>
      <w:bookmarkEnd w:id="154"/>
    </w:p>
    <w:p w14:paraId="0BF88FD8" w14:textId="77777777" w:rsidR="00C31C5F" w:rsidRPr="00C56655" w:rsidRDefault="00C31C5F" w:rsidP="00C31C5F">
      <w:pPr>
        <w:pStyle w:val="Heading5"/>
      </w:pPr>
      <w:bookmarkStart w:id="155" w:name="_Toc513580705"/>
      <w:r w:rsidRPr="00C56655">
        <w:t>Letter template</w:t>
      </w:r>
      <w:bookmarkEnd w:id="150"/>
      <w:bookmarkEnd w:id="151"/>
      <w:bookmarkEnd w:id="155"/>
    </w:p>
    <w:p w14:paraId="59B2FE80" w14:textId="77777777" w:rsidR="00C31C5F" w:rsidRPr="00C56655" w:rsidRDefault="00C31C5F" w:rsidP="00C31C5F">
      <w:pPr>
        <w:keepNext/>
        <w:keepLines/>
      </w:pPr>
      <w:r w:rsidRPr="00C56655">
        <w:t>This paragraph explains the Letter template’s Update Document item.</w:t>
      </w:r>
    </w:p>
    <w:p w14:paraId="42DA54B5" w14:textId="77777777" w:rsidR="00C31C5F" w:rsidRPr="00C56655" w:rsidRDefault="00C31C5F" w:rsidP="00C31C5F">
      <w:pPr>
        <w:pStyle w:val="Heading6"/>
      </w:pPr>
      <w:bookmarkStart w:id="156" w:name="_Ref400264971"/>
      <w:bookmarkStart w:id="157" w:name="_Ref400282607"/>
      <w:bookmarkStart w:id="158" w:name="_Ref400282861"/>
      <w:bookmarkStart w:id="159" w:name="_Toc513580706"/>
      <w:r w:rsidRPr="00C56655">
        <w:t>General tab sheet</w:t>
      </w:r>
      <w:bookmarkEnd w:id="156"/>
      <w:bookmarkEnd w:id="157"/>
      <w:bookmarkEnd w:id="158"/>
      <w:bookmarkEnd w:id="159"/>
    </w:p>
    <w:p w14:paraId="4CF08649" w14:textId="4152DF28" w:rsidR="00C31C5F" w:rsidRPr="00C56655" w:rsidRDefault="00C31C5F" w:rsidP="00C31C5F">
      <w:pPr>
        <w:keepNext/>
        <w:keepLines/>
      </w:pPr>
      <w:r w:rsidRPr="00C56655">
        <w:t>The Letter Template’s General tab sheet (</w:t>
      </w:r>
      <w:r w:rsidRPr="00C56655">
        <w:fldChar w:fldCharType="begin"/>
      </w:r>
      <w:r w:rsidRPr="00C56655">
        <w:instrText xml:space="preserve"> REF _Ref387961578 \h  \* MERGEFORMAT </w:instrText>
      </w:r>
      <w:r w:rsidRPr="00C56655">
        <w:fldChar w:fldCharType="separate"/>
      </w:r>
      <w:r w:rsidR="00C56655" w:rsidRPr="00C56655">
        <w:t>Figure </w:t>
      </w:r>
      <w:r w:rsidR="00C56655">
        <w:t>21</w:t>
      </w:r>
      <w:r w:rsidRPr="00C56655">
        <w:fldChar w:fldCharType="end"/>
      </w:r>
      <w:r w:rsidRPr="00C56655">
        <w:t>) contains five panes, as explained in this paragraph.</w:t>
      </w:r>
    </w:p>
    <w:p w14:paraId="425C72E4" w14:textId="77777777" w:rsidR="00C31C5F" w:rsidRPr="00C56655" w:rsidRDefault="00C31C5F" w:rsidP="00421E6B">
      <w:pPr>
        <w:keepNext/>
        <w:keepLines/>
        <w:numPr>
          <w:ilvl w:val="0"/>
          <w:numId w:val="29"/>
        </w:numPr>
      </w:pPr>
      <w:r w:rsidRPr="00C56655">
        <w:t>Pane 1</w:t>
      </w:r>
    </w:p>
    <w:p w14:paraId="6FB05C88" w14:textId="77777777" w:rsidR="00C31C5F" w:rsidRPr="00C56655" w:rsidRDefault="00C31C5F" w:rsidP="00C31C5F">
      <w:pPr>
        <w:pStyle w:val="NormalIndent"/>
      </w:pPr>
      <w:r w:rsidRPr="00C56655">
        <w:rPr>
          <w:b/>
        </w:rPr>
        <w:t xml:space="preserve">Title: </w:t>
      </w:r>
      <w:r w:rsidRPr="00C56655">
        <w:t>Edit box</w:t>
      </w:r>
      <w:r w:rsidRPr="00C56655">
        <w:tab/>
      </w:r>
      <w:r w:rsidRPr="00C56655">
        <w:br/>
        <w:t>Insert text. This is a multi</w:t>
      </w:r>
      <w:r w:rsidRPr="00C56655">
        <w:noBreakHyphen/>
        <w:t>line edit box; a new line is started by pressing Shift-Enter.</w:t>
      </w:r>
    </w:p>
    <w:p w14:paraId="5BDAC717" w14:textId="77777777" w:rsidR="00C31C5F" w:rsidRPr="00C56655" w:rsidRDefault="00C31C5F" w:rsidP="00421E6B">
      <w:pPr>
        <w:keepNext/>
        <w:numPr>
          <w:ilvl w:val="0"/>
          <w:numId w:val="29"/>
        </w:numPr>
      </w:pPr>
      <w:r w:rsidRPr="00C56655">
        <w:t>Pane 2</w:t>
      </w:r>
    </w:p>
    <w:p w14:paraId="73149698" w14:textId="5D5754FB" w:rsidR="00C31C5F" w:rsidRPr="00C56655" w:rsidRDefault="00C31C5F" w:rsidP="00421E6B">
      <w:pPr>
        <w:numPr>
          <w:ilvl w:val="1"/>
          <w:numId w:val="29"/>
        </w:numPr>
      </w:pPr>
      <w:del w:id="160" w:author="J A Odendaal" w:date="2018-05-02T16:47:00Z">
        <w:r w:rsidRPr="00C56655" w:rsidDel="00527BC5">
          <w:rPr>
            <w:b/>
          </w:rPr>
          <w:delText xml:space="preserve">Doc. </w:delText>
        </w:r>
      </w:del>
      <w:r w:rsidRPr="00C56655">
        <w:rPr>
          <w:b/>
        </w:rPr>
        <w:t xml:space="preserve">Number: </w:t>
      </w:r>
      <w:r w:rsidRPr="00C56655">
        <w:t>Edit box</w:t>
      </w:r>
      <w:r w:rsidRPr="00C56655">
        <w:tab/>
      </w:r>
      <w:r w:rsidRPr="00C56655">
        <w:br/>
        <w:t>Insert text.</w:t>
      </w:r>
    </w:p>
    <w:p w14:paraId="77E22BDE" w14:textId="7A640DD4" w:rsidR="00C31C5F" w:rsidRPr="00C56655" w:rsidRDefault="00C31C5F" w:rsidP="00421E6B">
      <w:pPr>
        <w:numPr>
          <w:ilvl w:val="1"/>
          <w:numId w:val="29"/>
        </w:numPr>
      </w:pPr>
      <w:del w:id="161" w:author="J A Odendaal" w:date="2018-05-02T16:47:00Z">
        <w:r w:rsidRPr="00C56655" w:rsidDel="00527BC5">
          <w:rPr>
            <w:b/>
          </w:rPr>
          <w:delText xml:space="preserve">Doc. </w:delText>
        </w:r>
      </w:del>
      <w:r w:rsidRPr="00C56655">
        <w:rPr>
          <w:b/>
        </w:rPr>
        <w:t xml:space="preserve">Revision: </w:t>
      </w:r>
      <w:r w:rsidRPr="00C56655">
        <w:t>Edit box</w:t>
      </w:r>
      <w:r w:rsidRPr="00C56655">
        <w:tab/>
      </w:r>
      <w:r w:rsidRPr="00C56655">
        <w:br/>
        <w:t>Insert text.</w:t>
      </w:r>
    </w:p>
    <w:p w14:paraId="3AB9DE28" w14:textId="6B736663" w:rsidR="00C31C5F" w:rsidRPr="00C56655" w:rsidRDefault="00C31C5F" w:rsidP="00421E6B">
      <w:pPr>
        <w:numPr>
          <w:ilvl w:val="1"/>
          <w:numId w:val="29"/>
        </w:numPr>
      </w:pPr>
      <w:del w:id="162" w:author="J A Odendaal" w:date="2018-05-02T16:47:00Z">
        <w:r w:rsidRPr="00C56655" w:rsidDel="00527BC5">
          <w:rPr>
            <w:b/>
          </w:rPr>
          <w:delText xml:space="preserve">Issue </w:delText>
        </w:r>
      </w:del>
      <w:r w:rsidRPr="00C56655">
        <w:rPr>
          <w:b/>
        </w:rPr>
        <w:t xml:space="preserve">Date: </w:t>
      </w:r>
      <w:r w:rsidRPr="00C56655">
        <w:t>Edit box</w:t>
      </w:r>
      <w:r w:rsidRPr="00C56655">
        <w:tab/>
      </w:r>
      <w:r w:rsidRPr="00C56655">
        <w:br/>
        <w:t>Insert text.</w:t>
      </w:r>
    </w:p>
    <w:p w14:paraId="4005558F" w14:textId="4C822DF3" w:rsidR="00527BC5" w:rsidRPr="00C56655" w:rsidRDefault="00527BC5" w:rsidP="00421E6B">
      <w:pPr>
        <w:numPr>
          <w:ilvl w:val="1"/>
          <w:numId w:val="29"/>
        </w:numPr>
      </w:pPr>
      <w:ins w:id="163" w:author="J A Odendaal" w:date="2018-05-02T16:48:00Z">
        <w:r w:rsidRPr="00C56655">
          <w:rPr>
            <w:b/>
          </w:rPr>
          <w:t xml:space="preserve">My reference: </w:t>
        </w:r>
        <w:r w:rsidRPr="00C56655">
          <w:t>Edit box</w:t>
        </w:r>
        <w:r w:rsidRPr="00C56655">
          <w:tab/>
        </w:r>
        <w:r w:rsidRPr="00C56655">
          <w:br/>
          <w:t>Insert text.</w:t>
        </w:r>
      </w:ins>
    </w:p>
    <w:p w14:paraId="2A2E152C" w14:textId="1B400951" w:rsidR="00527BC5" w:rsidRPr="00C56655" w:rsidRDefault="00527BC5" w:rsidP="00421E6B">
      <w:pPr>
        <w:numPr>
          <w:ilvl w:val="1"/>
          <w:numId w:val="29"/>
        </w:numPr>
      </w:pPr>
      <w:ins w:id="164" w:author="J A Odendaal" w:date="2018-05-02T16:48:00Z">
        <w:r w:rsidRPr="00C56655">
          <w:rPr>
            <w:b/>
          </w:rPr>
          <w:t xml:space="preserve">Your reference: </w:t>
        </w:r>
        <w:r w:rsidRPr="00C56655">
          <w:t>Edit box</w:t>
        </w:r>
        <w:r w:rsidRPr="00C56655">
          <w:tab/>
        </w:r>
        <w:r w:rsidRPr="00C56655">
          <w:br/>
          <w:t>Insert text.</w:t>
        </w:r>
      </w:ins>
    </w:p>
    <w:p w14:paraId="078C7DC6" w14:textId="452BE537" w:rsidR="00C31C5F" w:rsidRPr="00C56655" w:rsidRDefault="00C31C5F" w:rsidP="00421E6B">
      <w:pPr>
        <w:numPr>
          <w:ilvl w:val="1"/>
          <w:numId w:val="29"/>
        </w:numPr>
      </w:pPr>
      <w:del w:id="165" w:author="J A Odendaal" w:date="2018-05-02T16:47:00Z">
        <w:r w:rsidRPr="00C56655" w:rsidDel="00527BC5">
          <w:rPr>
            <w:b/>
          </w:rPr>
          <w:delText xml:space="preserve">Document </w:delText>
        </w:r>
      </w:del>
      <w:r w:rsidRPr="00C56655">
        <w:rPr>
          <w:b/>
        </w:rPr>
        <w:t xml:space="preserve">Layout: </w:t>
      </w:r>
      <w:r w:rsidRPr="00C56655">
        <w:t>Edit box</w:t>
      </w:r>
      <w:r w:rsidRPr="00C56655">
        <w:tab/>
      </w:r>
      <w:r w:rsidRPr="00C56655">
        <w:br/>
        <w:t>Insert text. This field is used to control a company’s formally registered document layouts.</w:t>
      </w:r>
    </w:p>
    <w:p w14:paraId="33C1D538" w14:textId="0EFA5192" w:rsidR="00C31C5F" w:rsidRPr="00C56655" w:rsidRDefault="00527BC5" w:rsidP="00C31C5F">
      <w:pPr>
        <w:pStyle w:val="Figure"/>
      </w:pPr>
      <w:r w:rsidRPr="00C56655">
        <w:rPr>
          <w:lang w:eastAsia="en-GB"/>
        </w:rPr>
        <w:lastRenderedPageBreak/>
        <w:drawing>
          <wp:inline distT="0" distB="0" distL="0" distR="0" wp14:anchorId="3417FE12" wp14:editId="177ABC94">
            <wp:extent cx="4772025" cy="43338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772025" cy="4333875"/>
                    </a:xfrm>
                    <a:prstGeom prst="rect">
                      <a:avLst/>
                    </a:prstGeom>
                  </pic:spPr>
                </pic:pic>
              </a:graphicData>
            </a:graphic>
          </wp:inline>
        </w:drawing>
      </w:r>
    </w:p>
    <w:p w14:paraId="2E1D9957" w14:textId="13E2240A" w:rsidR="00C31C5F" w:rsidRPr="00C56655" w:rsidRDefault="00C31C5F" w:rsidP="00C31C5F">
      <w:pPr>
        <w:pStyle w:val="Caption"/>
      </w:pPr>
      <w:bookmarkStart w:id="166" w:name="_Ref387961578"/>
      <w:bookmarkStart w:id="167" w:name="_Toc513580799"/>
      <w:r w:rsidRPr="00C56655">
        <w:t>Figure </w:t>
      </w:r>
      <w:r w:rsidR="00692BB9" w:rsidRPr="00C56655">
        <w:fldChar w:fldCharType="begin"/>
      </w:r>
      <w:r w:rsidR="00692BB9" w:rsidRPr="00C56655">
        <w:instrText xml:space="preserve"> SEQ Figure \* ARABIC </w:instrText>
      </w:r>
      <w:r w:rsidR="00692BB9" w:rsidRPr="00C56655">
        <w:fldChar w:fldCharType="separate"/>
      </w:r>
      <w:r w:rsidR="00C56655">
        <w:rPr>
          <w:noProof/>
        </w:rPr>
        <w:t>21</w:t>
      </w:r>
      <w:r w:rsidR="00692BB9" w:rsidRPr="00C56655">
        <w:fldChar w:fldCharType="end"/>
      </w:r>
      <w:bookmarkEnd w:id="166"/>
      <w:r w:rsidRPr="00C56655">
        <w:t>: Document Configuration Control Details –</w:t>
      </w:r>
      <w:r w:rsidRPr="00C56655">
        <w:br/>
        <w:t>Letter Template General Tab Sheet</w:t>
      </w:r>
      <w:bookmarkEnd w:id="167"/>
    </w:p>
    <w:p w14:paraId="5C4553A6" w14:textId="77777777" w:rsidR="00FD2D5F" w:rsidRPr="00C56655" w:rsidRDefault="00FD2D5F" w:rsidP="00FD2D5F">
      <w:pPr>
        <w:keepNext/>
        <w:keepLines/>
        <w:numPr>
          <w:ilvl w:val="0"/>
          <w:numId w:val="29"/>
        </w:numPr>
      </w:pPr>
      <w:r w:rsidRPr="00C56655">
        <w:t>Pane 3</w:t>
      </w:r>
    </w:p>
    <w:p w14:paraId="6AA6EB42" w14:textId="4144D8A1" w:rsidR="00FD2D5F" w:rsidRPr="00C56655" w:rsidRDefault="00FD2D5F" w:rsidP="00FD2D5F">
      <w:pPr>
        <w:numPr>
          <w:ilvl w:val="1"/>
          <w:numId w:val="29"/>
        </w:numPr>
      </w:pPr>
      <w:r w:rsidRPr="00C56655">
        <w:rPr>
          <w:b/>
        </w:rPr>
        <w:t>Validate</w:t>
      </w:r>
      <w:del w:id="168" w:author="J A Odendaal" w:date="2018-05-02T16:50:00Z">
        <w:r w:rsidRPr="00C56655" w:rsidDel="00FD2D5F">
          <w:rPr>
            <w:b/>
          </w:rPr>
          <w:delText xml:space="preserve"> Resources</w:delText>
        </w:r>
      </w:del>
      <w:r w:rsidRPr="00C56655">
        <w:rPr>
          <w:b/>
        </w:rPr>
        <w:t>:</w:t>
      </w:r>
      <w:r w:rsidRPr="00C56655">
        <w:t xml:space="preserve"> Checkbox</w:t>
      </w:r>
      <w:r w:rsidRPr="00C56655">
        <w:tab/>
      </w:r>
      <w:r w:rsidRPr="00C56655">
        <w:br/>
        <w:t>When selected, official resource names will be available on the Name drop</w:t>
      </w:r>
      <w:r w:rsidRPr="00C56655">
        <w:noBreakHyphen/>
        <w:t>down list.</w:t>
      </w:r>
    </w:p>
    <w:p w14:paraId="209C28A8" w14:textId="05880FED" w:rsidR="00FD2D5F" w:rsidRPr="00C56655" w:rsidDel="00FD2D5F" w:rsidRDefault="00FD2D5F" w:rsidP="00FD2D5F">
      <w:pPr>
        <w:numPr>
          <w:ilvl w:val="1"/>
          <w:numId w:val="29"/>
        </w:numPr>
        <w:rPr>
          <w:del w:id="169" w:author="J A Odendaal" w:date="2018-05-02T16:51:00Z"/>
        </w:rPr>
      </w:pPr>
      <w:del w:id="170" w:author="J A Odendaal" w:date="2018-05-02T16:51:00Z">
        <w:r w:rsidRPr="00C56655" w:rsidDel="00FD2D5F">
          <w:rPr>
            <w:b/>
          </w:rPr>
          <w:delText>Function:</w:delText>
        </w:r>
        <w:r w:rsidRPr="00C56655" w:rsidDel="00FD2D5F">
          <w:delText xml:space="preserve"> Drop</w:delText>
        </w:r>
        <w:r w:rsidRPr="00C56655" w:rsidDel="00FD2D5F">
          <w:noBreakHyphen/>
          <w:delText>down list</w:delText>
        </w:r>
        <w:r w:rsidRPr="00C56655" w:rsidDel="00FD2D5F">
          <w:tab/>
        </w:r>
        <w:r w:rsidRPr="00C56655" w:rsidDel="00FD2D5F">
          <w:br/>
          <w:delText>Select an item from the predefined drop</w:delText>
        </w:r>
        <w:r w:rsidRPr="00C56655" w:rsidDel="00FD2D5F">
          <w:noBreakHyphen/>
          <w:delText>down list. The first row can only be that of the preparer and the last row only that of the recipient.</w:delText>
        </w:r>
      </w:del>
    </w:p>
    <w:p w14:paraId="21D07B2B" w14:textId="2A7320B0" w:rsidR="00FD2D5F" w:rsidRPr="00C56655" w:rsidRDefault="00FD2D5F" w:rsidP="00FD2D5F">
      <w:pPr>
        <w:numPr>
          <w:ilvl w:val="1"/>
          <w:numId w:val="29"/>
        </w:numPr>
      </w:pPr>
      <w:r w:rsidRPr="00C56655">
        <w:rPr>
          <w:b/>
        </w:rPr>
        <w:t>Name:</w:t>
      </w:r>
      <w:r w:rsidRPr="00C56655">
        <w:t xml:space="preserve"> Edit box or drop</w:t>
      </w:r>
      <w:r w:rsidRPr="00C56655">
        <w:noBreakHyphen/>
        <w:t>down list</w:t>
      </w:r>
      <w:r w:rsidRPr="00C56655">
        <w:tab/>
      </w:r>
      <w:r w:rsidRPr="00C56655">
        <w:br/>
        <w:t xml:space="preserve">Insert text if the Validate </w:t>
      </w:r>
      <w:del w:id="171" w:author="J A Odendaal" w:date="2018-05-02T16:51:00Z">
        <w:r w:rsidRPr="00C56655" w:rsidDel="00FD2D5F">
          <w:delText xml:space="preserve">Resources </w:delText>
        </w:r>
      </w:del>
      <w:r w:rsidRPr="00C56655">
        <w:t>checkbox is not selected; otherwise, select an item from the predefined drop</w:t>
      </w:r>
      <w:r w:rsidRPr="00C56655">
        <w:noBreakHyphen/>
        <w:t>down list.</w:t>
      </w:r>
      <w:del w:id="172" w:author="J A Odendaal" w:date="2018-05-02T16:52:00Z">
        <w:r w:rsidRPr="00C56655" w:rsidDel="00FD2D5F">
          <w:delText xml:space="preserve"> The Designation and Recipient Address fields will be populated automatically if a Recipient is selected in the latter mode.</w:delText>
        </w:r>
      </w:del>
    </w:p>
    <w:p w14:paraId="5611D4B2" w14:textId="77777777" w:rsidR="00FD2D5F" w:rsidRPr="00C56655" w:rsidRDefault="00FD2D5F" w:rsidP="00FD2D5F">
      <w:pPr>
        <w:numPr>
          <w:ilvl w:val="1"/>
          <w:numId w:val="29"/>
        </w:numPr>
      </w:pPr>
      <w:r w:rsidRPr="00C56655">
        <w:rPr>
          <w:b/>
        </w:rPr>
        <w:t>Designation:</w:t>
      </w:r>
      <w:r w:rsidRPr="00C56655">
        <w:t xml:space="preserve"> Edit box</w:t>
      </w:r>
      <w:r w:rsidRPr="00C56655">
        <w:tab/>
      </w:r>
      <w:r w:rsidRPr="00C56655">
        <w:br/>
        <w:t>Insert text.</w:t>
      </w:r>
    </w:p>
    <w:p w14:paraId="051993B9" w14:textId="281D0148" w:rsidR="00FD2D5F" w:rsidRPr="00C56655" w:rsidDel="00FD2D5F" w:rsidRDefault="00FD2D5F" w:rsidP="00FD2D5F">
      <w:pPr>
        <w:numPr>
          <w:ilvl w:val="1"/>
          <w:numId w:val="29"/>
        </w:numPr>
        <w:rPr>
          <w:del w:id="173" w:author="J A Odendaal" w:date="2018-05-02T16:53:00Z"/>
        </w:rPr>
      </w:pPr>
      <w:del w:id="174" w:author="J A Odendaal" w:date="2018-05-02T16:53:00Z">
        <w:r w:rsidRPr="00C56655" w:rsidDel="00FD2D5F">
          <w:rPr>
            <w:b/>
          </w:rPr>
          <w:lastRenderedPageBreak/>
          <w:delText xml:space="preserve">Security Classification: </w:delText>
        </w:r>
        <w:r w:rsidRPr="00C56655" w:rsidDel="00FD2D5F">
          <w:delText>Checkbox and drop</w:delText>
        </w:r>
        <w:r w:rsidRPr="00C56655" w:rsidDel="00FD2D5F">
          <w:noBreakHyphen/>
          <w:delText>down list</w:delText>
        </w:r>
        <w:r w:rsidRPr="00C56655" w:rsidDel="00FD2D5F">
          <w:tab/>
        </w:r>
        <w:r w:rsidRPr="00C56655" w:rsidDel="00FD2D5F">
          <w:br/>
          <w:delText>Insert text if the checkbox is not selected; otherwise, select an item from the predefined drop</w:delText>
        </w:r>
        <w:r w:rsidRPr="00C56655" w:rsidDel="00FD2D5F">
          <w:noBreakHyphen/>
          <w:delText>down list.</w:delText>
        </w:r>
      </w:del>
    </w:p>
    <w:p w14:paraId="409069D5" w14:textId="3A6457F9" w:rsidR="00C31C5F" w:rsidRPr="00C56655" w:rsidRDefault="00C31C5F" w:rsidP="00C31C5F">
      <w:pPr>
        <w:keepNext/>
        <w:keepLines/>
      </w:pPr>
      <w:r w:rsidRPr="00C56655">
        <w:t>Certain controls on the General tab sheet can be disabled to prevent changes (</w:t>
      </w:r>
      <w:r w:rsidRPr="00C56655">
        <w:fldChar w:fldCharType="begin"/>
      </w:r>
      <w:r w:rsidRPr="00C56655">
        <w:instrText xml:space="preserve"> REF _Ref400199235 \h </w:instrText>
      </w:r>
      <w:r w:rsidRPr="00C56655">
        <w:fldChar w:fldCharType="separate"/>
      </w:r>
      <w:r w:rsidR="00C56655" w:rsidRPr="00C56655">
        <w:t>Figure </w:t>
      </w:r>
      <w:r w:rsidR="00C56655">
        <w:rPr>
          <w:noProof/>
        </w:rPr>
        <w:t>22</w:t>
      </w:r>
      <w:r w:rsidRPr="00C56655">
        <w:fldChar w:fldCharType="end"/>
      </w:r>
      <w:r w:rsidRPr="00C56655">
        <w:t>). This is further explained in paragraph </w:t>
      </w:r>
      <w:r w:rsidRPr="00C56655">
        <w:fldChar w:fldCharType="begin"/>
      </w:r>
      <w:r w:rsidRPr="00C56655">
        <w:instrText xml:space="preserve"> REF _Ref400199260 \r \h </w:instrText>
      </w:r>
      <w:r w:rsidRPr="00C56655">
        <w:fldChar w:fldCharType="separate"/>
      </w:r>
      <w:r w:rsidR="00C56655">
        <w:t>4.3.1.1.3.2</w:t>
      </w:r>
      <w:r w:rsidRPr="00C56655">
        <w:fldChar w:fldCharType="end"/>
      </w:r>
      <w:r w:rsidRPr="00C56655">
        <w:t>.</w:t>
      </w:r>
    </w:p>
    <w:p w14:paraId="2E6D54E8" w14:textId="26281680" w:rsidR="00041F97" w:rsidRPr="00C56655" w:rsidRDefault="00041F97" w:rsidP="00C31C5F">
      <w:pPr>
        <w:pStyle w:val="Figure"/>
        <w:keepLines/>
      </w:pPr>
      <w:r w:rsidRPr="00C56655">
        <w:rPr>
          <w:lang w:eastAsia="en-GB"/>
        </w:rPr>
        <w:drawing>
          <wp:inline distT="0" distB="0" distL="0" distR="0" wp14:anchorId="6AF3E85E" wp14:editId="17FF4E12">
            <wp:extent cx="4298400" cy="3902400"/>
            <wp:effectExtent l="0" t="0" r="6985"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298400" cy="3902400"/>
                    </a:xfrm>
                    <a:prstGeom prst="rect">
                      <a:avLst/>
                    </a:prstGeom>
                  </pic:spPr>
                </pic:pic>
              </a:graphicData>
            </a:graphic>
          </wp:inline>
        </w:drawing>
      </w:r>
    </w:p>
    <w:p w14:paraId="479A9FB4" w14:textId="33CF37D8" w:rsidR="00C31C5F" w:rsidRPr="00C56655" w:rsidRDefault="00C31C5F" w:rsidP="00C31C5F">
      <w:pPr>
        <w:pStyle w:val="Caption"/>
        <w:keepNext/>
        <w:keepLines/>
      </w:pPr>
      <w:bookmarkStart w:id="175" w:name="_Ref400199235"/>
      <w:bookmarkStart w:id="176" w:name="_Toc513580800"/>
      <w:r w:rsidRPr="00C56655">
        <w:t>Figure </w:t>
      </w:r>
      <w:r w:rsidR="00692BB9" w:rsidRPr="00C56655">
        <w:fldChar w:fldCharType="begin"/>
      </w:r>
      <w:r w:rsidR="00692BB9" w:rsidRPr="00C56655">
        <w:instrText xml:space="preserve"> SEQ Figure \* ARABIC </w:instrText>
      </w:r>
      <w:r w:rsidR="00692BB9" w:rsidRPr="00C56655">
        <w:fldChar w:fldCharType="separate"/>
      </w:r>
      <w:r w:rsidR="00C56655">
        <w:rPr>
          <w:noProof/>
        </w:rPr>
        <w:t>22</w:t>
      </w:r>
      <w:r w:rsidR="00692BB9" w:rsidRPr="00C56655">
        <w:fldChar w:fldCharType="end"/>
      </w:r>
      <w:bookmarkEnd w:id="175"/>
      <w:r w:rsidRPr="00C56655">
        <w:t>: Document Configuration Control Details –</w:t>
      </w:r>
      <w:r w:rsidRPr="00C56655">
        <w:br/>
        <w:t>Letter Template General Tab Sheet (Locked</w:t>
      </w:r>
      <w:ins w:id="177" w:author="J A Odendaal" w:date="2018-05-02T17:13:00Z">
        <w:r w:rsidR="00041F97" w:rsidRPr="00C56655">
          <w:t>, with Validation</w:t>
        </w:r>
      </w:ins>
      <w:r w:rsidRPr="00C56655">
        <w:t>)</w:t>
      </w:r>
      <w:bookmarkEnd w:id="176"/>
    </w:p>
    <w:p w14:paraId="064F93F3" w14:textId="77777777" w:rsidR="00C31C5F" w:rsidRPr="00C56655" w:rsidRDefault="00C31C5F" w:rsidP="00421E6B">
      <w:pPr>
        <w:pStyle w:val="NormalIndent"/>
        <w:keepNext/>
        <w:numPr>
          <w:ilvl w:val="0"/>
          <w:numId w:val="29"/>
        </w:numPr>
      </w:pPr>
      <w:r w:rsidRPr="00C56655">
        <w:t>Pane 4</w:t>
      </w:r>
    </w:p>
    <w:p w14:paraId="4DEA8758" w14:textId="5C9A4BC7" w:rsidR="00FD2D5F" w:rsidRPr="00C56655" w:rsidRDefault="00FD2D5F" w:rsidP="006D3212">
      <w:pPr>
        <w:pStyle w:val="NormalIndent"/>
        <w:numPr>
          <w:ilvl w:val="1"/>
          <w:numId w:val="29"/>
        </w:numPr>
      </w:pPr>
      <w:ins w:id="178" w:author="J A Odendaal" w:date="2018-05-02T16:54:00Z">
        <w:r w:rsidRPr="00C56655">
          <w:rPr>
            <w:b/>
          </w:rPr>
          <w:t>Validate:</w:t>
        </w:r>
        <w:r w:rsidRPr="00C56655">
          <w:t xml:space="preserve"> Checkbox</w:t>
        </w:r>
        <w:r w:rsidRPr="00C56655">
          <w:tab/>
        </w:r>
        <w:r w:rsidRPr="00C56655">
          <w:br/>
          <w:t xml:space="preserve">When selected, official recipient </w:t>
        </w:r>
      </w:ins>
      <w:ins w:id="179" w:author="J A Odendaal" w:date="2018-05-02T17:00:00Z">
        <w:r w:rsidR="006D3212" w:rsidRPr="00C56655">
          <w:t xml:space="preserve">company </w:t>
        </w:r>
      </w:ins>
      <w:ins w:id="180" w:author="J A Odendaal" w:date="2018-05-02T16:54:00Z">
        <w:r w:rsidRPr="00C56655">
          <w:t xml:space="preserve">names will be available on the </w:t>
        </w:r>
      </w:ins>
      <w:ins w:id="181" w:author="J A Odendaal" w:date="2018-05-02T17:00:00Z">
        <w:r w:rsidR="006D3212" w:rsidRPr="00C56655">
          <w:t xml:space="preserve">Recipient Company </w:t>
        </w:r>
      </w:ins>
      <w:ins w:id="182" w:author="J A Odendaal" w:date="2018-05-02T16:54:00Z">
        <w:r w:rsidRPr="00C56655">
          <w:t>drop</w:t>
        </w:r>
        <w:r w:rsidRPr="00C56655">
          <w:noBreakHyphen/>
          <w:t>down list.</w:t>
        </w:r>
      </w:ins>
    </w:p>
    <w:p w14:paraId="0F02750F" w14:textId="3FA332C9" w:rsidR="006D3212" w:rsidRPr="00C56655" w:rsidRDefault="006D3212" w:rsidP="00FD2D5F">
      <w:pPr>
        <w:pStyle w:val="NormalIndent"/>
        <w:numPr>
          <w:ilvl w:val="1"/>
          <w:numId w:val="29"/>
        </w:numPr>
      </w:pPr>
      <w:ins w:id="183" w:author="J A Odendaal" w:date="2018-05-02T16:57:00Z">
        <w:r w:rsidRPr="00C56655">
          <w:rPr>
            <w:b/>
          </w:rPr>
          <w:t>Recipient Company:</w:t>
        </w:r>
        <w:r w:rsidRPr="00C56655">
          <w:t xml:space="preserve"> Edit box or drop</w:t>
        </w:r>
        <w:r w:rsidRPr="00C56655">
          <w:noBreakHyphen/>
          <w:t>down list</w:t>
        </w:r>
        <w:r w:rsidRPr="00C56655">
          <w:tab/>
        </w:r>
        <w:r w:rsidRPr="00C56655">
          <w:br/>
          <w:t>Insert text if the Validate checkbox is not selected; otherwise, select an item from the predefined drop</w:t>
        </w:r>
        <w:r w:rsidRPr="00C56655">
          <w:noBreakHyphen/>
          <w:t>down list.</w:t>
        </w:r>
      </w:ins>
    </w:p>
    <w:p w14:paraId="16E5F55B" w14:textId="762DAF7F" w:rsidR="006D3212" w:rsidRPr="00C56655" w:rsidRDefault="00C31C5F" w:rsidP="00421E6B">
      <w:pPr>
        <w:pStyle w:val="NormalIndent"/>
        <w:numPr>
          <w:ilvl w:val="1"/>
          <w:numId w:val="29"/>
        </w:numPr>
      </w:pPr>
      <w:r w:rsidRPr="00C56655">
        <w:rPr>
          <w:b/>
        </w:rPr>
        <w:t>Recipient Address:</w:t>
      </w:r>
      <w:r w:rsidRPr="00C56655">
        <w:t xml:space="preserve"> Edit box</w:t>
      </w:r>
      <w:r w:rsidRPr="00C56655">
        <w:tab/>
      </w:r>
      <w:r w:rsidRPr="00C56655">
        <w:br/>
        <w:t>Insert text</w:t>
      </w:r>
      <w:ins w:id="184" w:author="J A Odendaal" w:date="2018-05-02T16:57:00Z">
        <w:r w:rsidR="006D3212" w:rsidRPr="00C56655">
          <w:t xml:space="preserve"> if the Validate checkbox is not selected</w:t>
        </w:r>
      </w:ins>
      <w:r w:rsidRPr="00C56655">
        <w:t>. This is a multi</w:t>
      </w:r>
      <w:r w:rsidRPr="00C56655">
        <w:noBreakHyphen/>
        <w:t>line edit box; a new line is started by pressing Shift-Enter.</w:t>
      </w:r>
    </w:p>
    <w:p w14:paraId="162A7670" w14:textId="70AAC2B7" w:rsidR="006D3212" w:rsidRPr="00C56655" w:rsidRDefault="006D3212" w:rsidP="00421E6B">
      <w:pPr>
        <w:pStyle w:val="NormalIndent"/>
        <w:keepNext/>
        <w:keepLines/>
        <w:numPr>
          <w:ilvl w:val="0"/>
          <w:numId w:val="29"/>
        </w:numPr>
      </w:pPr>
      <w:ins w:id="185" w:author="J A Odendaal" w:date="2018-05-02T16:58:00Z">
        <w:r w:rsidRPr="00C56655">
          <w:t>Pane 5</w:t>
        </w:r>
      </w:ins>
    </w:p>
    <w:p w14:paraId="760E6D0B" w14:textId="6E231A44" w:rsidR="006D3212" w:rsidRPr="00C56655" w:rsidRDefault="006D3212" w:rsidP="00041F97">
      <w:pPr>
        <w:pStyle w:val="NormalIndent"/>
        <w:numPr>
          <w:ilvl w:val="1"/>
          <w:numId w:val="29"/>
        </w:numPr>
      </w:pPr>
      <w:ins w:id="186" w:author="J A Odendaal" w:date="2018-05-02T17:04:00Z">
        <w:r w:rsidRPr="00C56655">
          <w:rPr>
            <w:b/>
          </w:rPr>
          <w:t>Validate:</w:t>
        </w:r>
        <w:r w:rsidRPr="00C56655">
          <w:t xml:space="preserve"> Checkbox</w:t>
        </w:r>
        <w:r w:rsidRPr="00C56655">
          <w:tab/>
        </w:r>
        <w:r w:rsidRPr="00C56655">
          <w:br/>
          <w:t>When selected, official recipient names will be available on the series of Recipient Name drop</w:t>
        </w:r>
        <w:r w:rsidRPr="00C56655">
          <w:noBreakHyphen/>
          <w:t>down lists.</w:t>
        </w:r>
      </w:ins>
    </w:p>
    <w:p w14:paraId="1B48B173" w14:textId="74D76E9A" w:rsidR="00C3508B" w:rsidRPr="00C56655" w:rsidRDefault="00C3508B" w:rsidP="00041F97">
      <w:pPr>
        <w:pStyle w:val="NormalIndent"/>
        <w:numPr>
          <w:ilvl w:val="1"/>
          <w:numId w:val="29"/>
        </w:numPr>
      </w:pPr>
      <w:ins w:id="187" w:author="J A Odendaal" w:date="2018-05-02T16:57:00Z">
        <w:r w:rsidRPr="00C56655">
          <w:rPr>
            <w:b/>
          </w:rPr>
          <w:t xml:space="preserve">Recipient </w:t>
        </w:r>
      </w:ins>
      <w:ins w:id="188" w:author="J A Odendaal" w:date="2018-05-02T17:04:00Z">
        <w:r w:rsidRPr="00C56655">
          <w:rPr>
            <w:b/>
          </w:rPr>
          <w:t>Name</w:t>
        </w:r>
      </w:ins>
      <w:ins w:id="189" w:author="J A Odendaal" w:date="2018-05-02T16:57:00Z">
        <w:r w:rsidRPr="00C56655">
          <w:rPr>
            <w:b/>
          </w:rPr>
          <w:t>:</w:t>
        </w:r>
        <w:r w:rsidRPr="00C56655">
          <w:t xml:space="preserve"> Edit box or drop</w:t>
        </w:r>
        <w:r w:rsidRPr="00C56655">
          <w:noBreakHyphen/>
          <w:t>down list</w:t>
        </w:r>
      </w:ins>
      <w:ins w:id="190" w:author="J A Odendaal" w:date="2018-05-02T17:09:00Z">
        <w:r w:rsidR="00041F97" w:rsidRPr="00C56655">
          <w:t xml:space="preserve"> (series of 4)</w:t>
        </w:r>
      </w:ins>
      <w:ins w:id="191" w:author="J A Odendaal" w:date="2018-05-02T16:57:00Z">
        <w:r w:rsidRPr="00C56655">
          <w:tab/>
        </w:r>
        <w:r w:rsidRPr="00C56655">
          <w:br/>
          <w:t>Insert text if the Validate checkbox is not selected; otherwise, select an item from the predefined drop</w:t>
        </w:r>
        <w:r w:rsidRPr="00C56655">
          <w:noBreakHyphen/>
          <w:t>down list.</w:t>
        </w:r>
      </w:ins>
      <w:r w:rsidR="00041F97" w:rsidRPr="00C56655">
        <w:t xml:space="preserve"> </w:t>
      </w:r>
    </w:p>
    <w:p w14:paraId="3DB04239" w14:textId="3B5B6B6B" w:rsidR="00041F97" w:rsidRPr="00C56655" w:rsidRDefault="00041F97" w:rsidP="00041F97">
      <w:pPr>
        <w:pStyle w:val="NormalIndent"/>
        <w:numPr>
          <w:ilvl w:val="1"/>
          <w:numId w:val="29"/>
        </w:numPr>
      </w:pPr>
      <w:ins w:id="192" w:author="J A Odendaal" w:date="2018-05-02T17:10:00Z">
        <w:r w:rsidRPr="00C56655">
          <w:rPr>
            <w:b/>
          </w:rPr>
          <w:t>Recipient Designation (Prefix):</w:t>
        </w:r>
        <w:r w:rsidRPr="00C56655">
          <w:t xml:space="preserve"> Edit box (series of 4)</w:t>
        </w:r>
        <w:r w:rsidRPr="00C56655">
          <w:tab/>
        </w:r>
        <w:r w:rsidRPr="00C56655">
          <w:br/>
          <w:t>Insert text.</w:t>
        </w:r>
      </w:ins>
    </w:p>
    <w:p w14:paraId="3158219C" w14:textId="3A87C118" w:rsidR="00C3508B" w:rsidRPr="00C56655" w:rsidRDefault="00041F97" w:rsidP="00041F97">
      <w:pPr>
        <w:pStyle w:val="NormalIndent"/>
        <w:numPr>
          <w:ilvl w:val="1"/>
          <w:numId w:val="29"/>
        </w:numPr>
      </w:pPr>
      <w:ins w:id="193" w:author="J A Odendaal" w:date="2018-05-02T17:10:00Z">
        <w:r w:rsidRPr="00C56655">
          <w:rPr>
            <w:b/>
          </w:rPr>
          <w:lastRenderedPageBreak/>
          <w:t>Recipient Designation:</w:t>
        </w:r>
        <w:r w:rsidRPr="00C56655">
          <w:t xml:space="preserve"> Edit box (series of 4)</w:t>
        </w:r>
        <w:r w:rsidRPr="00C56655">
          <w:tab/>
        </w:r>
        <w:r w:rsidRPr="00C56655">
          <w:br/>
          <w:t>Insert text if the Validate checkbox is not selected.</w:t>
        </w:r>
      </w:ins>
    </w:p>
    <w:p w14:paraId="32A22ED4" w14:textId="1EE25CF9" w:rsidR="00041F97" w:rsidRPr="00C56655" w:rsidRDefault="00041F97" w:rsidP="00041F97">
      <w:pPr>
        <w:pStyle w:val="NormalIndent"/>
        <w:numPr>
          <w:ilvl w:val="1"/>
          <w:numId w:val="29"/>
        </w:numPr>
      </w:pPr>
      <w:ins w:id="194" w:author="J A Odendaal" w:date="2018-05-02T17:10:00Z">
        <w:r w:rsidRPr="00C56655">
          <w:rPr>
            <w:b/>
          </w:rPr>
          <w:t>Recipient Designation (Postfix):</w:t>
        </w:r>
        <w:r w:rsidRPr="00C56655">
          <w:t xml:space="preserve"> Edit box (series of 4)</w:t>
        </w:r>
        <w:r w:rsidRPr="00C56655">
          <w:tab/>
        </w:r>
        <w:r w:rsidRPr="00C56655">
          <w:br/>
          <w:t>Insert text.</w:t>
        </w:r>
      </w:ins>
    </w:p>
    <w:p w14:paraId="24FDAC8F" w14:textId="6342D677" w:rsidR="00C31C5F" w:rsidRPr="00C56655" w:rsidRDefault="00C31C5F" w:rsidP="00421E6B">
      <w:pPr>
        <w:pStyle w:val="NormalIndent"/>
        <w:keepNext/>
        <w:keepLines/>
        <w:numPr>
          <w:ilvl w:val="0"/>
          <w:numId w:val="29"/>
        </w:numPr>
      </w:pPr>
      <w:r w:rsidRPr="00C56655">
        <w:t xml:space="preserve">Pane </w:t>
      </w:r>
      <w:del w:id="195" w:author="J A Odendaal" w:date="2018-05-02T16:58:00Z">
        <w:r w:rsidRPr="00C56655" w:rsidDel="006D3212">
          <w:delText>5</w:delText>
        </w:r>
      </w:del>
      <w:ins w:id="196" w:author="J A Odendaal" w:date="2018-05-02T16:58:00Z">
        <w:r w:rsidR="006D3212" w:rsidRPr="00C56655">
          <w:t>6</w:t>
        </w:r>
      </w:ins>
    </w:p>
    <w:p w14:paraId="32D1A60B" w14:textId="77777777" w:rsidR="00C31C5F" w:rsidRPr="00C56655" w:rsidRDefault="00C31C5F" w:rsidP="00421E6B">
      <w:pPr>
        <w:pStyle w:val="NormalIndent"/>
        <w:keepNext/>
        <w:keepLines/>
        <w:numPr>
          <w:ilvl w:val="1"/>
          <w:numId w:val="29"/>
        </w:numPr>
      </w:pPr>
      <w:r w:rsidRPr="00C56655">
        <w:rPr>
          <w:b/>
        </w:rPr>
        <w:t>Template:</w:t>
      </w:r>
      <w:r w:rsidRPr="00C56655">
        <w:t xml:space="preserve"> and </w:t>
      </w:r>
      <w:r w:rsidRPr="00C56655">
        <w:rPr>
          <w:b/>
        </w:rPr>
        <w:t>Created with:</w:t>
      </w:r>
      <w:r w:rsidRPr="00C56655">
        <w:t xml:space="preserve"> Labels</w:t>
      </w:r>
      <w:r w:rsidRPr="00C56655">
        <w:tab/>
      </w:r>
      <w:r w:rsidRPr="00C56655">
        <w:br/>
        <w:t>Not editable. These labels display information about the current template revision and the template revision that was used to create the document. If the official document structure has changed from the revision used to create the document, the latter field will be displayed in red with a warning.</w:t>
      </w:r>
    </w:p>
    <w:p w14:paraId="2FDBC166" w14:textId="77777777" w:rsidR="00C31C5F" w:rsidRPr="00C56655" w:rsidRDefault="00C31C5F" w:rsidP="00421E6B">
      <w:pPr>
        <w:pStyle w:val="NormalIndent"/>
        <w:numPr>
          <w:ilvl w:val="1"/>
          <w:numId w:val="29"/>
        </w:numPr>
      </w:pPr>
      <w:r w:rsidRPr="00C56655">
        <w:rPr>
          <w:b/>
        </w:rPr>
        <w:t>Update Details:</w:t>
      </w:r>
      <w:r w:rsidRPr="00C56655">
        <w:t xml:space="preserve"> Button</w:t>
      </w:r>
      <w:r w:rsidRPr="00C56655">
        <w:tab/>
      </w:r>
      <w:r w:rsidRPr="00C56655">
        <w:br/>
        <w:t>The Update Details button applies all metadata changes and updates the document throughout.</w:t>
      </w:r>
    </w:p>
    <w:p w14:paraId="1C9731E2" w14:textId="77777777" w:rsidR="00C31C5F" w:rsidRPr="00C56655" w:rsidRDefault="00C31C5F" w:rsidP="00421E6B">
      <w:pPr>
        <w:pStyle w:val="NormalIndent"/>
        <w:numPr>
          <w:ilvl w:val="1"/>
          <w:numId w:val="29"/>
        </w:numPr>
      </w:pPr>
      <w:r w:rsidRPr="00C56655">
        <w:rPr>
          <w:b/>
        </w:rPr>
        <w:t>Cancel:</w:t>
      </w:r>
      <w:r w:rsidRPr="00C56655">
        <w:t xml:space="preserve"> Button</w:t>
      </w:r>
      <w:r w:rsidRPr="00C56655">
        <w:tab/>
      </w:r>
      <w:r w:rsidRPr="00C56655">
        <w:br/>
        <w:t>Cancels the update, closes the form and returns focus to the document.</w:t>
      </w:r>
    </w:p>
    <w:p w14:paraId="5AF22D05" w14:textId="231692D6" w:rsidR="00FD2D5F" w:rsidRPr="00C56655" w:rsidRDefault="00FD2D5F" w:rsidP="00421E6B">
      <w:pPr>
        <w:numPr>
          <w:ilvl w:val="1"/>
          <w:numId w:val="29"/>
        </w:numPr>
      </w:pPr>
      <w:ins w:id="197" w:author="J A Odendaal" w:date="2018-05-02T16:53:00Z">
        <w:r w:rsidRPr="00C56655">
          <w:rPr>
            <w:b/>
          </w:rPr>
          <w:t xml:space="preserve">Security Classification: </w:t>
        </w:r>
        <w:r w:rsidRPr="00C56655">
          <w:t>Checkbox and drop</w:t>
        </w:r>
        <w:r w:rsidRPr="00C56655">
          <w:noBreakHyphen/>
          <w:t>down list</w:t>
        </w:r>
        <w:r w:rsidRPr="00C56655">
          <w:tab/>
        </w:r>
        <w:r w:rsidRPr="00C56655">
          <w:br/>
          <w:t>Insert text if the checkbox is not selected; otherwise, select an item from the predefined drop</w:t>
        </w:r>
        <w:r w:rsidRPr="00C56655">
          <w:noBreakHyphen/>
          <w:t>down list.</w:t>
        </w:r>
      </w:ins>
    </w:p>
    <w:p w14:paraId="6F617E0B" w14:textId="77777777" w:rsidR="00C31C5F" w:rsidRPr="00C56655" w:rsidRDefault="00C31C5F" w:rsidP="00C31C5F">
      <w:pPr>
        <w:pStyle w:val="Heading6"/>
      </w:pPr>
      <w:bookmarkStart w:id="198" w:name="_Ref400199260"/>
      <w:bookmarkStart w:id="199" w:name="_Toc513580707"/>
      <w:r w:rsidRPr="00C56655">
        <w:t>Setup tab sheet</w:t>
      </w:r>
      <w:bookmarkEnd w:id="198"/>
      <w:bookmarkEnd w:id="199"/>
    </w:p>
    <w:p w14:paraId="0A2D6F20" w14:textId="4ACE190C" w:rsidR="00C31C5F" w:rsidRPr="00C56655" w:rsidRDefault="00C31C5F" w:rsidP="00C31C5F">
      <w:r w:rsidRPr="00C56655">
        <w:fldChar w:fldCharType="begin"/>
      </w:r>
      <w:r w:rsidRPr="00C56655">
        <w:instrText xml:space="preserve"> REF _Ref400199477 \h </w:instrText>
      </w:r>
      <w:r w:rsidRPr="00C56655">
        <w:fldChar w:fldCharType="separate"/>
      </w:r>
      <w:r w:rsidR="00C56655" w:rsidRPr="00C56655">
        <w:t>Figure </w:t>
      </w:r>
      <w:r w:rsidR="00C56655">
        <w:rPr>
          <w:noProof/>
        </w:rPr>
        <w:t>23</w:t>
      </w:r>
      <w:r w:rsidRPr="00C56655">
        <w:fldChar w:fldCharType="end"/>
      </w:r>
      <w:r w:rsidRPr="00C56655">
        <w:t xml:space="preserve"> and </w:t>
      </w:r>
      <w:r w:rsidRPr="00C56655">
        <w:fldChar w:fldCharType="begin"/>
      </w:r>
      <w:r w:rsidRPr="00C56655">
        <w:instrText xml:space="preserve"> REF _Ref400199939 \h </w:instrText>
      </w:r>
      <w:r w:rsidRPr="00C56655">
        <w:fldChar w:fldCharType="separate"/>
      </w:r>
      <w:r w:rsidR="00C56655" w:rsidRPr="00C56655">
        <w:t>Figure </w:t>
      </w:r>
      <w:r w:rsidR="00C56655">
        <w:rPr>
          <w:noProof/>
        </w:rPr>
        <w:t>24</w:t>
      </w:r>
      <w:r w:rsidRPr="00C56655">
        <w:fldChar w:fldCharType="end"/>
      </w:r>
      <w:r w:rsidRPr="00C56655">
        <w:t xml:space="preserve"> show the Letter Template’s Setup tab sheet. All functionality is exactly as explained in paragraph </w:t>
      </w:r>
      <w:r w:rsidRPr="00C56655">
        <w:fldChar w:fldCharType="begin"/>
      </w:r>
      <w:r w:rsidRPr="00C56655">
        <w:instrText xml:space="preserve"> REF _Ref389027380 \r \h </w:instrText>
      </w:r>
      <w:r w:rsidRPr="00C56655">
        <w:fldChar w:fldCharType="separate"/>
      </w:r>
      <w:r w:rsidR="00C56655">
        <w:t>4.3.1.1.1.3</w:t>
      </w:r>
      <w:r w:rsidRPr="00C56655">
        <w:fldChar w:fldCharType="end"/>
      </w:r>
      <w:r w:rsidRPr="00C56655">
        <w:t>.</w:t>
      </w:r>
    </w:p>
    <w:p w14:paraId="0C0CCD4F" w14:textId="38D6EFA0" w:rsidR="00C31C5F" w:rsidRPr="00C56655" w:rsidRDefault="00527BC5" w:rsidP="00C31C5F">
      <w:pPr>
        <w:pStyle w:val="Figure"/>
      </w:pPr>
      <w:r w:rsidRPr="00C56655">
        <w:rPr>
          <w:lang w:eastAsia="en-GB"/>
        </w:rPr>
        <w:drawing>
          <wp:inline distT="0" distB="0" distL="0" distR="0" wp14:anchorId="28B3962F" wp14:editId="77BFE157">
            <wp:extent cx="4298400" cy="3902400"/>
            <wp:effectExtent l="0" t="0" r="6985"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298400" cy="3902400"/>
                    </a:xfrm>
                    <a:prstGeom prst="rect">
                      <a:avLst/>
                    </a:prstGeom>
                  </pic:spPr>
                </pic:pic>
              </a:graphicData>
            </a:graphic>
          </wp:inline>
        </w:drawing>
      </w:r>
    </w:p>
    <w:p w14:paraId="622D0964" w14:textId="7558FCCE" w:rsidR="00C31C5F" w:rsidRPr="00C56655" w:rsidRDefault="00C31C5F" w:rsidP="00C31C5F">
      <w:pPr>
        <w:pStyle w:val="Caption"/>
      </w:pPr>
      <w:bookmarkStart w:id="200" w:name="_Ref400199477"/>
      <w:bookmarkStart w:id="201" w:name="_Ref400199467"/>
      <w:bookmarkStart w:id="202" w:name="_Toc513580801"/>
      <w:r w:rsidRPr="00C56655">
        <w:t>Figure </w:t>
      </w:r>
      <w:r w:rsidR="00692BB9" w:rsidRPr="00C56655">
        <w:fldChar w:fldCharType="begin"/>
      </w:r>
      <w:r w:rsidR="00692BB9" w:rsidRPr="00C56655">
        <w:instrText xml:space="preserve"> SEQ Figure \* ARABIC </w:instrText>
      </w:r>
      <w:r w:rsidR="00692BB9" w:rsidRPr="00C56655">
        <w:fldChar w:fldCharType="separate"/>
      </w:r>
      <w:r w:rsidR="00C56655">
        <w:rPr>
          <w:noProof/>
        </w:rPr>
        <w:t>23</w:t>
      </w:r>
      <w:r w:rsidR="00692BB9" w:rsidRPr="00C56655">
        <w:fldChar w:fldCharType="end"/>
      </w:r>
      <w:bookmarkEnd w:id="200"/>
      <w:r w:rsidRPr="00C56655">
        <w:t>: Document Configuration Control Details –</w:t>
      </w:r>
      <w:r w:rsidRPr="00C56655">
        <w:br/>
        <w:t>Letter Template Setup Tab Sheet</w:t>
      </w:r>
      <w:bookmarkEnd w:id="201"/>
      <w:bookmarkEnd w:id="202"/>
    </w:p>
    <w:p w14:paraId="74CE3C48" w14:textId="17C1D5DA" w:rsidR="00C31C5F" w:rsidRPr="00C56655" w:rsidRDefault="00527BC5" w:rsidP="00C31C5F">
      <w:pPr>
        <w:pStyle w:val="Figure"/>
      </w:pPr>
      <w:r w:rsidRPr="00C56655">
        <w:rPr>
          <w:lang w:eastAsia="en-GB"/>
        </w:rPr>
        <w:lastRenderedPageBreak/>
        <w:drawing>
          <wp:inline distT="0" distB="0" distL="0" distR="0" wp14:anchorId="0235BA94" wp14:editId="7D927C84">
            <wp:extent cx="4298400" cy="3902400"/>
            <wp:effectExtent l="0" t="0" r="6985"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298400" cy="3902400"/>
                    </a:xfrm>
                    <a:prstGeom prst="rect">
                      <a:avLst/>
                    </a:prstGeom>
                  </pic:spPr>
                </pic:pic>
              </a:graphicData>
            </a:graphic>
          </wp:inline>
        </w:drawing>
      </w:r>
    </w:p>
    <w:p w14:paraId="26EB9922" w14:textId="0381B38E" w:rsidR="00C31C5F" w:rsidRPr="00C56655" w:rsidRDefault="00C31C5F" w:rsidP="00C31C5F">
      <w:pPr>
        <w:pStyle w:val="Caption"/>
      </w:pPr>
      <w:bookmarkStart w:id="203" w:name="_Ref400199939"/>
      <w:bookmarkStart w:id="204" w:name="_Toc513580802"/>
      <w:r w:rsidRPr="00C56655">
        <w:t>Figure </w:t>
      </w:r>
      <w:r w:rsidR="00692BB9" w:rsidRPr="00C56655">
        <w:fldChar w:fldCharType="begin"/>
      </w:r>
      <w:r w:rsidR="00692BB9" w:rsidRPr="00C56655">
        <w:instrText xml:space="preserve"> SEQ Figure \* ARABIC </w:instrText>
      </w:r>
      <w:r w:rsidR="00692BB9" w:rsidRPr="00C56655">
        <w:fldChar w:fldCharType="separate"/>
      </w:r>
      <w:r w:rsidR="00C56655">
        <w:rPr>
          <w:noProof/>
        </w:rPr>
        <w:t>24</w:t>
      </w:r>
      <w:r w:rsidR="00692BB9" w:rsidRPr="00C56655">
        <w:fldChar w:fldCharType="end"/>
      </w:r>
      <w:bookmarkEnd w:id="203"/>
      <w:r w:rsidRPr="00C56655">
        <w:t>: Document Configuration Control Details –</w:t>
      </w:r>
      <w:r w:rsidRPr="00C56655">
        <w:br/>
        <w:t>Letter Template Setup Tab Sheet (Locked)</w:t>
      </w:r>
      <w:bookmarkEnd w:id="204"/>
    </w:p>
    <w:p w14:paraId="375E744F" w14:textId="77777777" w:rsidR="00C31C5F" w:rsidRPr="00C56655" w:rsidRDefault="00C31C5F" w:rsidP="00C31C5F">
      <w:pPr>
        <w:pStyle w:val="Heading6"/>
      </w:pPr>
      <w:bookmarkStart w:id="205" w:name="_Ref494089508"/>
      <w:bookmarkStart w:id="206" w:name="_Toc513580708"/>
      <w:r w:rsidRPr="00C56655">
        <w:t>Custom Properties tab sheet</w:t>
      </w:r>
      <w:bookmarkEnd w:id="205"/>
      <w:bookmarkEnd w:id="206"/>
    </w:p>
    <w:p w14:paraId="3DA0D510" w14:textId="769C8F77" w:rsidR="00C31C5F" w:rsidRPr="00C56655" w:rsidRDefault="00C31C5F" w:rsidP="00C31C5F">
      <w:r w:rsidRPr="00C56655">
        <w:fldChar w:fldCharType="begin"/>
      </w:r>
      <w:r w:rsidRPr="00C56655">
        <w:instrText xml:space="preserve"> REF _Ref494087218 \h </w:instrText>
      </w:r>
      <w:r w:rsidRPr="00C56655">
        <w:fldChar w:fldCharType="separate"/>
      </w:r>
      <w:r w:rsidR="00C56655" w:rsidRPr="00C56655">
        <w:t>Figure </w:t>
      </w:r>
      <w:r w:rsidR="00C56655">
        <w:rPr>
          <w:noProof/>
        </w:rPr>
        <w:t>25</w:t>
      </w:r>
      <w:r w:rsidRPr="00C56655">
        <w:fldChar w:fldCharType="end"/>
      </w:r>
      <w:r w:rsidRPr="00C56655">
        <w:t xml:space="preserve"> shows the Letter template’s Custom Properties tab sheet. All functionality is exactly as explained in paragraph </w:t>
      </w:r>
      <w:r w:rsidRPr="00C56655">
        <w:fldChar w:fldCharType="begin"/>
      </w:r>
      <w:r w:rsidRPr="00C56655">
        <w:instrText xml:space="preserve"> REF _Ref494086818 \r \h </w:instrText>
      </w:r>
      <w:r w:rsidRPr="00C56655">
        <w:fldChar w:fldCharType="separate"/>
      </w:r>
      <w:r w:rsidR="00C56655">
        <w:t>4.3.1.1.1.4</w:t>
      </w:r>
      <w:r w:rsidRPr="00C56655">
        <w:fldChar w:fldCharType="end"/>
      </w:r>
      <w:r w:rsidRPr="00C56655">
        <w:t>.</w:t>
      </w:r>
    </w:p>
    <w:p w14:paraId="5E1AA2E6" w14:textId="09120AA1" w:rsidR="00C31C5F" w:rsidRPr="00C56655" w:rsidRDefault="00527BC5" w:rsidP="00C31C5F">
      <w:pPr>
        <w:pStyle w:val="Figure"/>
      </w:pPr>
      <w:r w:rsidRPr="00C56655">
        <w:rPr>
          <w:lang w:eastAsia="en-GB"/>
        </w:rPr>
        <w:lastRenderedPageBreak/>
        <w:drawing>
          <wp:inline distT="0" distB="0" distL="0" distR="0" wp14:anchorId="142E6854" wp14:editId="6BA03EB4">
            <wp:extent cx="4298400" cy="3902400"/>
            <wp:effectExtent l="0" t="0" r="6985"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298400" cy="3902400"/>
                    </a:xfrm>
                    <a:prstGeom prst="rect">
                      <a:avLst/>
                    </a:prstGeom>
                  </pic:spPr>
                </pic:pic>
              </a:graphicData>
            </a:graphic>
          </wp:inline>
        </w:drawing>
      </w:r>
    </w:p>
    <w:p w14:paraId="3EE83476" w14:textId="306E584C" w:rsidR="00C31C5F" w:rsidRPr="00C56655" w:rsidRDefault="00C31C5F" w:rsidP="00C31C5F">
      <w:pPr>
        <w:pStyle w:val="Caption"/>
      </w:pPr>
      <w:bookmarkStart w:id="207" w:name="_Ref494087218"/>
      <w:bookmarkStart w:id="208" w:name="_Toc513580803"/>
      <w:r w:rsidRPr="00C56655">
        <w:t>Figure </w:t>
      </w:r>
      <w:r w:rsidR="00692BB9" w:rsidRPr="00C56655">
        <w:fldChar w:fldCharType="begin"/>
      </w:r>
      <w:r w:rsidR="00692BB9" w:rsidRPr="00C56655">
        <w:instrText xml:space="preserve"> SEQ Figure \* ARABIC </w:instrText>
      </w:r>
      <w:r w:rsidR="00692BB9" w:rsidRPr="00C56655">
        <w:fldChar w:fldCharType="separate"/>
      </w:r>
      <w:r w:rsidR="00C56655">
        <w:rPr>
          <w:noProof/>
        </w:rPr>
        <w:t>25</w:t>
      </w:r>
      <w:r w:rsidR="00692BB9" w:rsidRPr="00C56655">
        <w:fldChar w:fldCharType="end"/>
      </w:r>
      <w:bookmarkEnd w:id="207"/>
      <w:r w:rsidRPr="00C56655">
        <w:t>: Document Configuration Control Details –</w:t>
      </w:r>
      <w:r w:rsidRPr="00C56655">
        <w:br/>
        <w:t>Letter Template Custom Properties Tab Sheet</w:t>
      </w:r>
      <w:bookmarkEnd w:id="208"/>
    </w:p>
    <w:p w14:paraId="6D3163B6" w14:textId="77777777" w:rsidR="00C31C5F" w:rsidRPr="00C56655" w:rsidRDefault="00C31C5F" w:rsidP="00C31C5F">
      <w:pPr>
        <w:pStyle w:val="Heading4"/>
      </w:pPr>
      <w:bookmarkStart w:id="209" w:name="_Toc513580709"/>
      <w:r w:rsidRPr="00C56655">
        <w:t xml:space="preserve">Export Properties </w:t>
      </w:r>
      <w:r w:rsidRPr="00C56655">
        <w:rPr>
          <w:lang w:eastAsia="en-GB"/>
        </w:rPr>
        <w:drawing>
          <wp:inline distT="0" distB="0" distL="0" distR="0" wp14:anchorId="24BF7740" wp14:editId="604EA651">
            <wp:extent cx="152421" cy="152421"/>
            <wp:effectExtent l="0" t="0" r="0" b="0"/>
            <wp:docPr id="2" name="Picture 2" descr="ActiveDocument.InlineShape -  45 of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ExportDocumentProperties.png"/>
                    <pic:cNvPicPr/>
                  </pic:nvPicPr>
                  <pic:blipFill>
                    <a:blip r:embed="rId12">
                      <a:extLst>
                        <a:ext uri="{28A0092B-C50C-407E-A947-70E740481C1C}">
                          <a14:useLocalDpi xmlns:a14="http://schemas.microsoft.com/office/drawing/2010/main" val="0"/>
                        </a:ext>
                      </a:extLst>
                    </a:blip>
                    <a:stretch>
                      <a:fillRect/>
                    </a:stretch>
                  </pic:blipFill>
                  <pic:spPr>
                    <a:xfrm>
                      <a:off x="0" y="0"/>
                      <a:ext cx="152421" cy="152421"/>
                    </a:xfrm>
                    <a:prstGeom prst="rect">
                      <a:avLst/>
                    </a:prstGeom>
                  </pic:spPr>
                </pic:pic>
              </a:graphicData>
            </a:graphic>
          </wp:inline>
        </w:drawing>
      </w:r>
      <w:bookmarkEnd w:id="209"/>
    </w:p>
    <w:p w14:paraId="1ACB3CF3" w14:textId="77777777" w:rsidR="00C31C5F" w:rsidRPr="00C56655" w:rsidRDefault="00C31C5F" w:rsidP="00C31C5F">
      <w:r w:rsidRPr="00C56655">
        <w:t>This utility will export all custom document properties used in any particular document to a text file for importing these properties into another document based on the same template. It is very handy when copying old document content based on a previous version of the template to a new document based on a new version of the template.</w:t>
      </w:r>
    </w:p>
    <w:p w14:paraId="01EDE543" w14:textId="77777777" w:rsidR="00C31C5F" w:rsidRPr="00C56655" w:rsidRDefault="00C31C5F" w:rsidP="00C31C5F">
      <w:pPr>
        <w:pStyle w:val="Heading4"/>
      </w:pPr>
      <w:bookmarkStart w:id="210" w:name="_Toc513580710"/>
      <w:r w:rsidRPr="00C56655">
        <w:t xml:space="preserve">Import Properties </w:t>
      </w:r>
      <w:r w:rsidRPr="00C56655">
        <w:rPr>
          <w:lang w:eastAsia="en-GB"/>
        </w:rPr>
        <w:drawing>
          <wp:inline distT="0" distB="0" distL="0" distR="0" wp14:anchorId="444F69FC" wp14:editId="35A1CC5A">
            <wp:extent cx="152421" cy="152421"/>
            <wp:effectExtent l="0" t="0" r="0" b="0"/>
            <wp:docPr id="3" name="Picture 3" descr="ActiveDocument.InlineShape -  46 of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ImportDocumentProperties.png"/>
                    <pic:cNvPicPr/>
                  </pic:nvPicPr>
                  <pic:blipFill>
                    <a:blip r:embed="rId13">
                      <a:extLst>
                        <a:ext uri="{28A0092B-C50C-407E-A947-70E740481C1C}">
                          <a14:useLocalDpi xmlns:a14="http://schemas.microsoft.com/office/drawing/2010/main" val="0"/>
                        </a:ext>
                      </a:extLst>
                    </a:blip>
                    <a:stretch>
                      <a:fillRect/>
                    </a:stretch>
                  </pic:blipFill>
                  <pic:spPr>
                    <a:xfrm>
                      <a:off x="0" y="0"/>
                      <a:ext cx="152421" cy="152421"/>
                    </a:xfrm>
                    <a:prstGeom prst="rect">
                      <a:avLst/>
                    </a:prstGeom>
                  </pic:spPr>
                </pic:pic>
              </a:graphicData>
            </a:graphic>
          </wp:inline>
        </w:drawing>
      </w:r>
      <w:bookmarkEnd w:id="210"/>
    </w:p>
    <w:p w14:paraId="1E80EA8C" w14:textId="77777777" w:rsidR="00C31C5F" w:rsidRPr="00C56655" w:rsidRDefault="00C31C5F" w:rsidP="00C31C5F">
      <w:r w:rsidRPr="00C56655">
        <w:t>This utility will import all document properties that have been exported with the ‘Export Document Properties’ utility from another document into the current document.</w:t>
      </w:r>
    </w:p>
    <w:p w14:paraId="52B2C0F9" w14:textId="77777777" w:rsidR="00C31C5F" w:rsidRPr="00C56655" w:rsidRDefault="00C31C5F" w:rsidP="00C31C5F">
      <w:pPr>
        <w:pStyle w:val="Heading4"/>
      </w:pPr>
      <w:bookmarkStart w:id="211" w:name="_Ref381896311"/>
      <w:bookmarkStart w:id="212" w:name="_Toc513580711"/>
      <w:r w:rsidRPr="00C56655">
        <w:t xml:space="preserve">Export Config </w:t>
      </w:r>
      <w:r w:rsidRPr="00C56655">
        <w:rPr>
          <w:lang w:eastAsia="en-GB"/>
        </w:rPr>
        <w:drawing>
          <wp:inline distT="0" distB="0" distL="0" distR="0" wp14:anchorId="1B297070" wp14:editId="1FCB4711">
            <wp:extent cx="152462" cy="152462"/>
            <wp:effectExtent l="0" t="0" r="0" b="0"/>
            <wp:docPr id="4" name="Picture 4" descr="ActiveDocument.InlineShape -  47 of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ExportDocConfigData.png"/>
                    <pic:cNvPicPr/>
                  </pic:nvPicPr>
                  <pic:blipFill>
                    <a:blip r:embed="rId14">
                      <a:extLst>
                        <a:ext uri="{28A0092B-C50C-407E-A947-70E740481C1C}">
                          <a14:useLocalDpi xmlns:a14="http://schemas.microsoft.com/office/drawing/2010/main" val="0"/>
                        </a:ext>
                      </a:extLst>
                    </a:blip>
                    <a:stretch>
                      <a:fillRect/>
                    </a:stretch>
                  </pic:blipFill>
                  <pic:spPr>
                    <a:xfrm>
                      <a:off x="0" y="0"/>
                      <a:ext cx="152462" cy="152462"/>
                    </a:xfrm>
                    <a:prstGeom prst="rect">
                      <a:avLst/>
                    </a:prstGeom>
                  </pic:spPr>
                </pic:pic>
              </a:graphicData>
            </a:graphic>
          </wp:inline>
        </w:drawing>
      </w:r>
      <w:bookmarkEnd w:id="211"/>
      <w:bookmarkEnd w:id="212"/>
    </w:p>
    <w:p w14:paraId="2EA1DF35" w14:textId="019A0571" w:rsidR="00C31C5F" w:rsidRPr="00C56655" w:rsidRDefault="00C31C5F" w:rsidP="00C31C5F">
      <w:r w:rsidRPr="00C56655">
        <w:t xml:space="preserve">This utility will export all custom document properties used in any particular document to a text file for import into the </w:t>
      </w:r>
      <w:r w:rsidRPr="00C56655">
        <w:rPr>
          <w:rFonts w:eastAsia="Arial Unicode MS"/>
        </w:rPr>
        <w:t>Product Data Management System</w:t>
      </w:r>
      <w:r w:rsidRPr="00C56655">
        <w:t xml:space="preserve"> (PDMS) workbook (PDMS_Interface.xlsm) or company PDMS if the interface code supplied has been implemented. The exported data will be written to a text file in the same folder as the current document with the filename being the same as that of the current document, but concatenated with ‘.Config.txt’. Refer to paragraph </w:t>
      </w:r>
      <w:r w:rsidRPr="00C56655">
        <w:fldChar w:fldCharType="begin"/>
      </w:r>
      <w:r w:rsidRPr="00C56655">
        <w:instrText xml:space="preserve"> REF _Ref400263738 \r \h </w:instrText>
      </w:r>
      <w:r w:rsidRPr="00C56655">
        <w:fldChar w:fldCharType="separate"/>
      </w:r>
      <w:r w:rsidR="00C56655">
        <w:t>b</w:t>
      </w:r>
      <w:r w:rsidRPr="00C56655">
        <w:fldChar w:fldCharType="end"/>
      </w:r>
      <w:r w:rsidRPr="00C56655">
        <w:t>.</w:t>
      </w:r>
    </w:p>
    <w:p w14:paraId="12FCCA6D" w14:textId="77777777" w:rsidR="00C31C5F" w:rsidRPr="00C56655" w:rsidRDefault="00C31C5F" w:rsidP="00C31C5F">
      <w:pPr>
        <w:pStyle w:val="Heading4"/>
      </w:pPr>
      <w:bookmarkStart w:id="213" w:name="_Ref381896440"/>
      <w:bookmarkStart w:id="214" w:name="_Toc513580712"/>
      <w:r w:rsidRPr="00C56655">
        <w:t xml:space="preserve">Import Config </w:t>
      </w:r>
      <w:r w:rsidRPr="00C56655">
        <w:rPr>
          <w:lang w:eastAsia="en-GB"/>
        </w:rPr>
        <w:drawing>
          <wp:inline distT="0" distB="0" distL="0" distR="0" wp14:anchorId="54720A80" wp14:editId="3609BA99">
            <wp:extent cx="152462" cy="152462"/>
            <wp:effectExtent l="0" t="0" r="0" b="0"/>
            <wp:docPr id="5" name="Picture 5" descr="ActiveDocument.InlineShape -  48 of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ImportDocConfigData.png"/>
                    <pic:cNvPicPr/>
                  </pic:nvPicPr>
                  <pic:blipFill>
                    <a:blip r:embed="rId15">
                      <a:extLst>
                        <a:ext uri="{28A0092B-C50C-407E-A947-70E740481C1C}">
                          <a14:useLocalDpi xmlns:a14="http://schemas.microsoft.com/office/drawing/2010/main" val="0"/>
                        </a:ext>
                      </a:extLst>
                    </a:blip>
                    <a:stretch>
                      <a:fillRect/>
                    </a:stretch>
                  </pic:blipFill>
                  <pic:spPr>
                    <a:xfrm>
                      <a:off x="0" y="0"/>
                      <a:ext cx="152462" cy="152462"/>
                    </a:xfrm>
                    <a:prstGeom prst="rect">
                      <a:avLst/>
                    </a:prstGeom>
                  </pic:spPr>
                </pic:pic>
              </a:graphicData>
            </a:graphic>
          </wp:inline>
        </w:drawing>
      </w:r>
      <w:bookmarkEnd w:id="213"/>
      <w:bookmarkEnd w:id="214"/>
    </w:p>
    <w:p w14:paraId="06EE66BB" w14:textId="0E75C960" w:rsidR="00C31C5F" w:rsidRPr="00C56655" w:rsidRDefault="00C31C5F" w:rsidP="00C31C5F">
      <w:r w:rsidRPr="00C56655">
        <w:t>This utility will import all custom document properties from a text file as exported by the PDMS workbook (PDMS_Interface.xlsm) or company PDMS if the interface code supplied has been implemented. Run the Update Document utility after import to apply the changed metadata information throughout the document. Refer to paragraph </w:t>
      </w:r>
      <w:r w:rsidRPr="00C56655">
        <w:fldChar w:fldCharType="begin"/>
      </w:r>
      <w:r w:rsidRPr="00C56655">
        <w:instrText xml:space="preserve"> REF _Ref400263738 \r \h </w:instrText>
      </w:r>
      <w:r w:rsidRPr="00C56655">
        <w:fldChar w:fldCharType="separate"/>
      </w:r>
      <w:r w:rsidR="00C56655">
        <w:t>b</w:t>
      </w:r>
      <w:r w:rsidRPr="00C56655">
        <w:fldChar w:fldCharType="end"/>
      </w:r>
      <w:r w:rsidRPr="00C56655">
        <w:t>.</w:t>
      </w:r>
    </w:p>
    <w:p w14:paraId="02E7D114" w14:textId="77777777" w:rsidR="00C31C5F" w:rsidRPr="00C56655" w:rsidRDefault="00C31C5F" w:rsidP="00C31C5F">
      <w:pPr>
        <w:pStyle w:val="Heading3"/>
      </w:pPr>
      <w:bookmarkStart w:id="215" w:name="_Ref494124707"/>
      <w:bookmarkStart w:id="216" w:name="_Toc513580713"/>
      <w:r w:rsidRPr="00C56655">
        <w:lastRenderedPageBreak/>
        <w:t>Page Setup Group</w:t>
      </w:r>
      <w:bookmarkEnd w:id="215"/>
      <w:bookmarkEnd w:id="216"/>
    </w:p>
    <w:p w14:paraId="4BCDFA9E" w14:textId="20AD91C7" w:rsidR="002D4052" w:rsidRPr="00C56655" w:rsidRDefault="002D4052" w:rsidP="002D4052">
      <w:pPr>
        <w:rPr>
          <w:highlight w:val="yellow"/>
        </w:rPr>
      </w:pPr>
      <w:ins w:id="217" w:author="J A Odendaal" w:date="2018-05-04T08:08:00Z">
        <w:r w:rsidRPr="00C56655">
          <w:t xml:space="preserve">When using these utilities no manual applying of properties and/or settings are necessary to correctly format and/or insert landscape and portrait </w:t>
        </w:r>
      </w:ins>
      <w:ins w:id="218" w:author="J A Odendaal" w:date="2018-05-04T08:10:00Z">
        <w:r w:rsidRPr="00C56655">
          <w:t>sections</w:t>
        </w:r>
      </w:ins>
      <w:ins w:id="219" w:author="J A Odendaal" w:date="2018-05-04T08:08:00Z">
        <w:r w:rsidRPr="00C56655">
          <w:t>. This is contrary to the default Microsoft Word behaviour, which is to rotate the source section’s margin settings rather than to retain it independently</w:t>
        </w:r>
      </w:ins>
      <w:ins w:id="220" w:author="J A Odendaal" w:date="2018-05-04T08:10:00Z">
        <w:r w:rsidRPr="00C56655">
          <w:t xml:space="preserve"> if the final orientation differs.</w:t>
        </w:r>
      </w:ins>
      <w:ins w:id="221" w:author="J A Odendaal" w:date="2018-05-04T08:11:00Z">
        <w:r w:rsidRPr="00C56655">
          <w:t xml:space="preserve"> The source section</w:t>
        </w:r>
      </w:ins>
      <w:ins w:id="222" w:author="J A Odendaal" w:date="2018-05-04T08:13:00Z">
        <w:r w:rsidRPr="00C56655">
          <w:t>’s attributes</w:t>
        </w:r>
      </w:ins>
      <w:ins w:id="223" w:author="J A Odendaal" w:date="2018-05-04T08:11:00Z">
        <w:r w:rsidRPr="00C56655">
          <w:t>,</w:t>
        </w:r>
      </w:ins>
      <w:ins w:id="224" w:author="J A Odendaal" w:date="2018-05-04T08:12:00Z">
        <w:r w:rsidRPr="00C56655">
          <w:t xml:space="preserve"> where the cursor is</w:t>
        </w:r>
      </w:ins>
      <w:ins w:id="225" w:author="J A Odendaal" w:date="2018-05-04T08:13:00Z">
        <w:r w:rsidRPr="00C56655">
          <w:t xml:space="preserve"> before applying these utilities</w:t>
        </w:r>
      </w:ins>
      <w:ins w:id="226" w:author="J A Odendaal" w:date="2018-05-04T08:12:00Z">
        <w:r w:rsidRPr="00C56655">
          <w:t xml:space="preserve">, </w:t>
        </w:r>
      </w:ins>
      <w:ins w:id="227" w:author="J A Odendaal" w:date="2018-05-04T08:14:00Z">
        <w:r w:rsidRPr="00C56655">
          <w:t>will be inherited but applied consistently and correctly.</w:t>
        </w:r>
      </w:ins>
      <w:ins w:id="228" w:author="J A Odendaal" w:date="2018-05-04T08:16:00Z">
        <w:r w:rsidR="00A640CA" w:rsidRPr="00C56655">
          <w:t xml:space="preserve"> All headers and footers will </w:t>
        </w:r>
      </w:ins>
      <w:ins w:id="229" w:author="J A Odendaal" w:date="2018-05-04T08:17:00Z">
        <w:r w:rsidR="00A640CA" w:rsidRPr="00C56655">
          <w:t xml:space="preserve">also </w:t>
        </w:r>
      </w:ins>
      <w:ins w:id="230" w:author="J A Odendaal" w:date="2018-05-04T08:16:00Z">
        <w:r w:rsidR="00A640CA" w:rsidRPr="00C56655">
          <w:t>be unique and not linked to previous sections.</w:t>
        </w:r>
      </w:ins>
    </w:p>
    <w:p w14:paraId="124CA823" w14:textId="77777777" w:rsidR="00C31C5F" w:rsidRPr="00C56655" w:rsidRDefault="00C31C5F" w:rsidP="00C31C5F">
      <w:pPr>
        <w:pStyle w:val="Heading4"/>
      </w:pPr>
      <w:bookmarkStart w:id="231" w:name="_Toc513580714"/>
      <w:r w:rsidRPr="00C56655">
        <w:t xml:space="preserve">Insert Landscape </w:t>
      </w:r>
      <w:r w:rsidRPr="00C56655">
        <w:rPr>
          <w:lang w:eastAsia="en-GB"/>
        </w:rPr>
        <w:drawing>
          <wp:inline distT="0" distB="0" distL="0" distR="0" wp14:anchorId="2E486137" wp14:editId="29C64875">
            <wp:extent cx="152421" cy="152421"/>
            <wp:effectExtent l="0" t="0" r="0" b="0"/>
            <wp:docPr id="18" name="Picture 18" descr="ActiveDocument.InlineShape -  49 of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InsertLandscapeSection.png"/>
                    <pic:cNvPicPr/>
                  </pic:nvPicPr>
                  <pic:blipFill>
                    <a:blip r:embed="rId16">
                      <a:extLst>
                        <a:ext uri="{28A0092B-C50C-407E-A947-70E740481C1C}">
                          <a14:useLocalDpi xmlns:a14="http://schemas.microsoft.com/office/drawing/2010/main" val="0"/>
                        </a:ext>
                      </a:extLst>
                    </a:blip>
                    <a:stretch>
                      <a:fillRect/>
                    </a:stretch>
                  </pic:blipFill>
                  <pic:spPr>
                    <a:xfrm>
                      <a:off x="0" y="0"/>
                      <a:ext cx="152421" cy="152421"/>
                    </a:xfrm>
                    <a:prstGeom prst="rect">
                      <a:avLst/>
                    </a:prstGeom>
                  </pic:spPr>
                </pic:pic>
              </a:graphicData>
            </a:graphic>
          </wp:inline>
        </w:drawing>
      </w:r>
      <w:bookmarkEnd w:id="231"/>
    </w:p>
    <w:p w14:paraId="21DAFF37" w14:textId="7C965D06" w:rsidR="00C31C5F" w:rsidRPr="00C56655" w:rsidRDefault="00C31C5F" w:rsidP="00C31C5F">
      <w:r w:rsidRPr="00C56655">
        <w:t>This utility (</w:t>
      </w:r>
      <w:r w:rsidRPr="00C56655">
        <w:fldChar w:fldCharType="begin"/>
      </w:r>
      <w:r w:rsidRPr="00C56655">
        <w:instrText xml:space="preserve"> REF _Ref380006564 \h  \* MERGEFORMAT </w:instrText>
      </w:r>
      <w:r w:rsidRPr="00C56655">
        <w:fldChar w:fldCharType="separate"/>
      </w:r>
      <w:r w:rsidR="00C56655" w:rsidRPr="00C56655">
        <w:t>Figure </w:t>
      </w:r>
      <w:r w:rsidR="00C56655">
        <w:t>26</w:t>
      </w:r>
      <w:r w:rsidRPr="00C56655">
        <w:fldChar w:fldCharType="end"/>
      </w:r>
      <w:r w:rsidRPr="00C56655">
        <w:t xml:space="preserve">) will insert a landscape section </w:t>
      </w:r>
      <w:ins w:id="232" w:author="J A Odendaal" w:date="2018-05-04T07:45:00Z">
        <w:r w:rsidR="00556B5D" w:rsidRPr="00C56655">
          <w:t xml:space="preserve">inheriting the current </w:t>
        </w:r>
      </w:ins>
      <w:ins w:id="233" w:author="J A Odendaal" w:date="2018-05-04T07:46:00Z">
        <w:r w:rsidR="00556B5D" w:rsidRPr="00C56655">
          <w:t>cursor position</w:t>
        </w:r>
      </w:ins>
      <w:ins w:id="234" w:author="J A Odendaal" w:date="2018-05-04T07:47:00Z">
        <w:r w:rsidR="00556B5D" w:rsidRPr="00C56655">
          <w:t>’s</w:t>
        </w:r>
      </w:ins>
      <w:ins w:id="235" w:author="J A Odendaal" w:date="2018-05-04T07:46:00Z">
        <w:r w:rsidR="00556B5D" w:rsidRPr="00C56655">
          <w:t xml:space="preserve"> </w:t>
        </w:r>
      </w:ins>
      <w:ins w:id="236" w:author="J A Odendaal" w:date="2018-05-04T07:45:00Z">
        <w:r w:rsidR="00556B5D" w:rsidRPr="00C56655">
          <w:t>section attributes</w:t>
        </w:r>
      </w:ins>
      <w:ins w:id="237" w:author="J A Odendaal" w:date="2018-05-04T07:49:00Z">
        <w:r w:rsidR="00556B5D" w:rsidRPr="00C56655">
          <w:t xml:space="preserve">, but applying </w:t>
        </w:r>
      </w:ins>
      <w:del w:id="238" w:author="J A Odendaal" w:date="2018-05-04T07:49:00Z">
        <w:r w:rsidRPr="00C56655" w:rsidDel="00556B5D">
          <w:delText xml:space="preserve">with </w:delText>
        </w:r>
      </w:del>
      <w:r w:rsidRPr="00C56655">
        <w:t xml:space="preserve">all the correct </w:t>
      </w:r>
      <w:ins w:id="239" w:author="J A Odendaal" w:date="2018-05-04T07:40:00Z">
        <w:r w:rsidR="00556B5D" w:rsidRPr="00C56655">
          <w:t xml:space="preserve">margins, </w:t>
        </w:r>
      </w:ins>
      <w:r w:rsidRPr="00C56655">
        <w:t>formats, headers, footers and page numbering</w:t>
      </w:r>
      <w:ins w:id="240" w:author="J A Odendaal" w:date="2018-05-04T07:52:00Z">
        <w:r w:rsidR="00556B5D" w:rsidRPr="00C56655">
          <w:t xml:space="preserve"> (also see paragraph </w:t>
        </w:r>
        <w:r w:rsidR="00556B5D" w:rsidRPr="00C56655">
          <w:fldChar w:fldCharType="begin"/>
        </w:r>
        <w:r w:rsidR="00556B5D" w:rsidRPr="00C56655">
          <w:instrText xml:space="preserve"> REF _Ref513183687 \r \h </w:instrText>
        </w:r>
      </w:ins>
      <w:r w:rsidR="00556B5D" w:rsidRPr="00C56655">
        <w:fldChar w:fldCharType="separate"/>
      </w:r>
      <w:r w:rsidR="00C56655">
        <w:t>4.3.2.5</w:t>
      </w:r>
      <w:ins w:id="241" w:author="J A Odendaal" w:date="2018-05-04T07:52:00Z">
        <w:r w:rsidR="00556B5D" w:rsidRPr="00C56655">
          <w:fldChar w:fldCharType="end"/>
        </w:r>
        <w:r w:rsidR="00556B5D" w:rsidRPr="00C56655">
          <w:t>)</w:t>
        </w:r>
      </w:ins>
      <w:r w:rsidRPr="00C56655">
        <w:t>. Options are:</w:t>
      </w:r>
    </w:p>
    <w:p w14:paraId="697DA9CF" w14:textId="77777777" w:rsidR="00C31C5F" w:rsidRPr="00C56655" w:rsidRDefault="00C31C5F" w:rsidP="00421E6B">
      <w:pPr>
        <w:numPr>
          <w:ilvl w:val="0"/>
          <w:numId w:val="18"/>
        </w:numPr>
        <w:spacing w:after="60"/>
      </w:pPr>
      <w:r w:rsidRPr="00C56655">
        <w:t>at the cursor position;</w:t>
      </w:r>
    </w:p>
    <w:p w14:paraId="14E85952" w14:textId="77777777" w:rsidR="00C31C5F" w:rsidRPr="00C56655" w:rsidRDefault="00C31C5F" w:rsidP="00C55A27">
      <w:pPr>
        <w:numPr>
          <w:ilvl w:val="0"/>
          <w:numId w:val="43"/>
        </w:numPr>
        <w:spacing w:after="60"/>
      </w:pPr>
      <w:r w:rsidRPr="00C56655">
        <w:t>using the selected text (only if you have text selected); and</w:t>
      </w:r>
    </w:p>
    <w:p w14:paraId="30B76094" w14:textId="77777777" w:rsidR="00C31C5F" w:rsidRPr="00C56655" w:rsidRDefault="00C31C5F" w:rsidP="00C55A27">
      <w:pPr>
        <w:numPr>
          <w:ilvl w:val="0"/>
          <w:numId w:val="43"/>
        </w:numPr>
      </w:pPr>
      <w:r w:rsidRPr="00C56655">
        <w:t>at the end of the document.</w:t>
      </w:r>
    </w:p>
    <w:p w14:paraId="125F47DA" w14:textId="48897483" w:rsidR="00556B5D" w:rsidRPr="00C56655" w:rsidRDefault="00556B5D" w:rsidP="00556B5D">
      <w:ins w:id="242" w:author="J A Odendaal" w:date="2018-05-04T07:38:00Z">
        <w:r w:rsidRPr="00C56655">
          <w:t xml:space="preserve">Furthermore, </w:t>
        </w:r>
      </w:ins>
      <w:ins w:id="243" w:author="J A Odendaal" w:date="2018-05-04T07:43:00Z">
        <w:r w:rsidRPr="00C56655">
          <w:t>the</w:t>
        </w:r>
      </w:ins>
      <w:ins w:id="244" w:author="J A Odendaal" w:date="2018-05-04T07:38:00Z">
        <w:r w:rsidRPr="00C56655">
          <w:t xml:space="preserve"> new landscape section</w:t>
        </w:r>
      </w:ins>
      <w:ins w:id="245" w:author="J A Odendaal" w:date="2018-05-04T07:41:00Z">
        <w:r w:rsidRPr="00C56655">
          <w:t xml:space="preserve"> </w:t>
        </w:r>
      </w:ins>
      <w:ins w:id="246" w:author="J A Odendaal" w:date="2018-05-04T07:43:00Z">
        <w:r w:rsidRPr="00C56655">
          <w:t xml:space="preserve">can be inserted </w:t>
        </w:r>
      </w:ins>
      <w:ins w:id="247" w:author="J A Odendaal" w:date="2018-05-04T07:41:00Z">
        <w:r w:rsidRPr="00C56655">
          <w:t xml:space="preserve">with </w:t>
        </w:r>
      </w:ins>
      <w:ins w:id="248" w:author="J A Odendaal" w:date="2018-05-04T07:43:00Z">
        <w:r w:rsidRPr="00C56655">
          <w:t>a clean</w:t>
        </w:r>
      </w:ins>
      <w:ins w:id="249" w:author="J A Odendaal" w:date="2018-05-04T07:41:00Z">
        <w:r w:rsidRPr="00C56655">
          <w:t xml:space="preserve"> header, </w:t>
        </w:r>
      </w:ins>
      <w:ins w:id="250" w:author="J A Odendaal" w:date="2018-05-04T07:43:00Z">
        <w:r w:rsidRPr="00C56655">
          <w:t>clean</w:t>
        </w:r>
      </w:ins>
      <w:ins w:id="251" w:author="J A Odendaal" w:date="2018-05-04T07:41:00Z">
        <w:r w:rsidRPr="00C56655">
          <w:t xml:space="preserve"> footer, or both.</w:t>
        </w:r>
      </w:ins>
    </w:p>
    <w:p w14:paraId="0600D3AD" w14:textId="6D1D51CB" w:rsidR="00C31C5F" w:rsidRPr="00C56655" w:rsidRDefault="000955AE" w:rsidP="00C31C5F">
      <w:pPr>
        <w:pStyle w:val="Figure"/>
      </w:pPr>
      <w:r w:rsidRPr="00C56655">
        <w:rPr>
          <w:lang w:eastAsia="en-GB"/>
        </w:rPr>
        <w:drawing>
          <wp:inline distT="0" distB="0" distL="0" distR="0" wp14:anchorId="01CF7E76" wp14:editId="1485D652">
            <wp:extent cx="2617200" cy="1346400"/>
            <wp:effectExtent l="0" t="0" r="0" b="635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617200" cy="1346400"/>
                    </a:xfrm>
                    <a:prstGeom prst="rect">
                      <a:avLst/>
                    </a:prstGeom>
                  </pic:spPr>
                </pic:pic>
              </a:graphicData>
            </a:graphic>
          </wp:inline>
        </w:drawing>
      </w:r>
      <w:r w:rsidRPr="00C56655">
        <w:rPr>
          <w:lang w:eastAsia="en-GB"/>
        </w:rPr>
        <w:t xml:space="preserve"> </w:t>
      </w:r>
      <w:r w:rsidRPr="00C56655">
        <w:rPr>
          <w:lang w:eastAsia="en-GB"/>
        </w:rPr>
        <w:drawing>
          <wp:inline distT="0" distB="0" distL="0" distR="0" wp14:anchorId="214AF09F" wp14:editId="18D7BA88">
            <wp:extent cx="2617200" cy="1346400"/>
            <wp:effectExtent l="0" t="0" r="0" b="635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617200" cy="1346400"/>
                    </a:xfrm>
                    <a:prstGeom prst="rect">
                      <a:avLst/>
                    </a:prstGeom>
                  </pic:spPr>
                </pic:pic>
              </a:graphicData>
            </a:graphic>
          </wp:inline>
        </w:drawing>
      </w:r>
    </w:p>
    <w:p w14:paraId="68C55961" w14:textId="070BBC22" w:rsidR="00C31C5F" w:rsidRPr="00C56655" w:rsidRDefault="00C31C5F" w:rsidP="00C31C5F">
      <w:pPr>
        <w:pStyle w:val="Caption"/>
      </w:pPr>
      <w:bookmarkStart w:id="252" w:name="_Ref380006564"/>
      <w:bookmarkStart w:id="253" w:name="_Toc513580804"/>
      <w:r w:rsidRPr="00C56655">
        <w:t>Figure </w:t>
      </w:r>
      <w:r w:rsidR="00692BB9" w:rsidRPr="00C56655">
        <w:fldChar w:fldCharType="begin"/>
      </w:r>
      <w:r w:rsidR="00692BB9" w:rsidRPr="00C56655">
        <w:instrText xml:space="preserve"> SEQ Figure \* ARABIC </w:instrText>
      </w:r>
      <w:r w:rsidR="00692BB9" w:rsidRPr="00C56655">
        <w:fldChar w:fldCharType="separate"/>
      </w:r>
      <w:r w:rsidR="00C56655">
        <w:rPr>
          <w:noProof/>
        </w:rPr>
        <w:t>26</w:t>
      </w:r>
      <w:r w:rsidR="00692BB9" w:rsidRPr="00C56655">
        <w:fldChar w:fldCharType="end"/>
      </w:r>
      <w:bookmarkEnd w:id="252"/>
      <w:r w:rsidRPr="00C56655">
        <w:t>: Insert Landscape Form</w:t>
      </w:r>
      <w:bookmarkEnd w:id="253"/>
    </w:p>
    <w:p w14:paraId="7602CDA7" w14:textId="77777777" w:rsidR="00C31C5F" w:rsidRPr="00C56655" w:rsidRDefault="00C31C5F" w:rsidP="00C31C5F">
      <w:pPr>
        <w:pStyle w:val="Heading4"/>
      </w:pPr>
      <w:bookmarkStart w:id="254" w:name="_Toc513580715"/>
      <w:r w:rsidRPr="00C56655">
        <w:t xml:space="preserve">Insert Portrait </w:t>
      </w:r>
      <w:r w:rsidRPr="00C56655">
        <w:rPr>
          <w:lang w:eastAsia="en-GB"/>
        </w:rPr>
        <w:drawing>
          <wp:inline distT="0" distB="0" distL="0" distR="0" wp14:anchorId="7F1593DA" wp14:editId="79D61757">
            <wp:extent cx="152421" cy="152421"/>
            <wp:effectExtent l="0" t="0" r="0" b="0"/>
            <wp:docPr id="19" name="Picture 19" descr="ActiveDocument.InlineShape -  52 of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InsertPortraitSection.png"/>
                    <pic:cNvPicPr/>
                  </pic:nvPicPr>
                  <pic:blipFill>
                    <a:blip r:embed="rId17">
                      <a:extLst>
                        <a:ext uri="{28A0092B-C50C-407E-A947-70E740481C1C}">
                          <a14:useLocalDpi xmlns:a14="http://schemas.microsoft.com/office/drawing/2010/main" val="0"/>
                        </a:ext>
                      </a:extLst>
                    </a:blip>
                    <a:stretch>
                      <a:fillRect/>
                    </a:stretch>
                  </pic:blipFill>
                  <pic:spPr>
                    <a:xfrm>
                      <a:off x="0" y="0"/>
                      <a:ext cx="152421" cy="152421"/>
                    </a:xfrm>
                    <a:prstGeom prst="rect">
                      <a:avLst/>
                    </a:prstGeom>
                  </pic:spPr>
                </pic:pic>
              </a:graphicData>
            </a:graphic>
          </wp:inline>
        </w:drawing>
      </w:r>
      <w:bookmarkEnd w:id="254"/>
    </w:p>
    <w:p w14:paraId="649883B1" w14:textId="4DF828DF" w:rsidR="00C31C5F" w:rsidRPr="00C56655" w:rsidRDefault="00C31C5F" w:rsidP="00C31C5F">
      <w:pPr>
        <w:keepNext/>
        <w:keepLines/>
      </w:pPr>
      <w:r w:rsidRPr="00C56655">
        <w:t>This utility (</w:t>
      </w:r>
      <w:r w:rsidRPr="00C56655">
        <w:fldChar w:fldCharType="begin"/>
      </w:r>
      <w:r w:rsidRPr="00C56655">
        <w:instrText xml:space="preserve"> REF _Ref380006554 \h  \* MERGEFORMAT </w:instrText>
      </w:r>
      <w:r w:rsidRPr="00C56655">
        <w:fldChar w:fldCharType="separate"/>
      </w:r>
      <w:r w:rsidR="00C56655" w:rsidRPr="00C56655">
        <w:t>Figure </w:t>
      </w:r>
      <w:r w:rsidR="00C56655">
        <w:t>27</w:t>
      </w:r>
      <w:r w:rsidRPr="00C56655">
        <w:fldChar w:fldCharType="end"/>
      </w:r>
      <w:r w:rsidRPr="00C56655">
        <w:t xml:space="preserve">) will insert a portrait section </w:t>
      </w:r>
      <w:ins w:id="255" w:author="J A Odendaal" w:date="2018-05-04T07:53:00Z">
        <w:r w:rsidR="00556B5D" w:rsidRPr="00C56655">
          <w:t xml:space="preserve">inheriting the current cursor position’s section attributes, but applying </w:t>
        </w:r>
      </w:ins>
      <w:del w:id="256" w:author="J A Odendaal" w:date="2018-05-04T07:53:00Z">
        <w:r w:rsidRPr="00C56655" w:rsidDel="00556B5D">
          <w:delText xml:space="preserve">with </w:delText>
        </w:r>
      </w:del>
      <w:r w:rsidRPr="00C56655">
        <w:t xml:space="preserve">all the correct </w:t>
      </w:r>
      <w:ins w:id="257" w:author="J A Odendaal" w:date="2018-05-04T07:40:00Z">
        <w:r w:rsidR="00556B5D" w:rsidRPr="00C56655">
          <w:t xml:space="preserve">margins, </w:t>
        </w:r>
      </w:ins>
      <w:r w:rsidRPr="00C56655">
        <w:t>formats, headers, footers and page numbering</w:t>
      </w:r>
      <w:ins w:id="258" w:author="J A Odendaal" w:date="2018-05-04T07:53:00Z">
        <w:r w:rsidR="00556B5D" w:rsidRPr="00C56655">
          <w:t xml:space="preserve"> (also see paragraph </w:t>
        </w:r>
        <w:r w:rsidR="00556B5D" w:rsidRPr="00C56655">
          <w:fldChar w:fldCharType="begin"/>
        </w:r>
        <w:r w:rsidR="00556B5D" w:rsidRPr="00C56655">
          <w:instrText xml:space="preserve"> REF _Ref513183687 \r \h </w:instrText>
        </w:r>
      </w:ins>
      <w:ins w:id="259" w:author="J A Odendaal" w:date="2018-05-04T07:53:00Z">
        <w:r w:rsidR="00556B5D" w:rsidRPr="00C56655">
          <w:fldChar w:fldCharType="separate"/>
        </w:r>
      </w:ins>
      <w:r w:rsidR="00C56655">
        <w:t>4.3.2.5</w:t>
      </w:r>
      <w:ins w:id="260" w:author="J A Odendaal" w:date="2018-05-04T07:53:00Z">
        <w:r w:rsidR="00556B5D" w:rsidRPr="00C56655">
          <w:fldChar w:fldCharType="end"/>
        </w:r>
        <w:r w:rsidR="00556B5D" w:rsidRPr="00C56655">
          <w:t>)</w:t>
        </w:r>
      </w:ins>
      <w:r w:rsidRPr="00C56655">
        <w:t>. Options are:</w:t>
      </w:r>
    </w:p>
    <w:p w14:paraId="4A00F93D" w14:textId="77777777" w:rsidR="00C31C5F" w:rsidRPr="00C56655" w:rsidRDefault="00C31C5F" w:rsidP="00421E6B">
      <w:pPr>
        <w:keepNext/>
        <w:keepLines/>
        <w:numPr>
          <w:ilvl w:val="0"/>
          <w:numId w:val="19"/>
        </w:numPr>
        <w:spacing w:after="60"/>
      </w:pPr>
      <w:r w:rsidRPr="00C56655">
        <w:t>at the cursor position;</w:t>
      </w:r>
    </w:p>
    <w:p w14:paraId="22666E22" w14:textId="77777777" w:rsidR="00C31C5F" w:rsidRPr="00C56655" w:rsidRDefault="00C31C5F" w:rsidP="00421E6B">
      <w:pPr>
        <w:numPr>
          <w:ilvl w:val="0"/>
          <w:numId w:val="19"/>
        </w:numPr>
        <w:spacing w:after="60"/>
      </w:pPr>
      <w:r w:rsidRPr="00C56655">
        <w:t>using the selected text (only if you have text selected); and</w:t>
      </w:r>
    </w:p>
    <w:p w14:paraId="4E9BC114" w14:textId="77777777" w:rsidR="00C31C5F" w:rsidRPr="00C56655" w:rsidRDefault="00C31C5F" w:rsidP="00421E6B">
      <w:pPr>
        <w:numPr>
          <w:ilvl w:val="0"/>
          <w:numId w:val="19"/>
        </w:numPr>
      </w:pPr>
      <w:r w:rsidRPr="00C56655">
        <w:t>at the end of the document.</w:t>
      </w:r>
    </w:p>
    <w:p w14:paraId="03029B52" w14:textId="78392576" w:rsidR="00547FC5" w:rsidRPr="00C56655" w:rsidRDefault="00547FC5" w:rsidP="00547FC5">
      <w:ins w:id="261" w:author="J A Odendaal" w:date="2018-05-04T07:55:00Z">
        <w:r w:rsidRPr="00C56655">
          <w:t>Furthermore, the new portrait section can be inserted with a clean header, clean footer, or both.</w:t>
        </w:r>
      </w:ins>
    </w:p>
    <w:p w14:paraId="484AF4FB" w14:textId="52FC2C02" w:rsidR="00C31C5F" w:rsidRPr="00C56655" w:rsidRDefault="000955AE" w:rsidP="00C31C5F">
      <w:pPr>
        <w:pStyle w:val="Figure"/>
      </w:pPr>
      <w:r w:rsidRPr="00C56655">
        <w:rPr>
          <w:lang w:eastAsia="en-GB"/>
        </w:rPr>
        <w:drawing>
          <wp:inline distT="0" distB="0" distL="0" distR="0" wp14:anchorId="2F312BA2" wp14:editId="6864CA7D">
            <wp:extent cx="2617200" cy="1346400"/>
            <wp:effectExtent l="0" t="0" r="0" b="635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617200" cy="1346400"/>
                    </a:xfrm>
                    <a:prstGeom prst="rect">
                      <a:avLst/>
                    </a:prstGeom>
                  </pic:spPr>
                </pic:pic>
              </a:graphicData>
            </a:graphic>
          </wp:inline>
        </w:drawing>
      </w:r>
      <w:r w:rsidRPr="00C56655">
        <w:rPr>
          <w:lang w:eastAsia="en-GB"/>
        </w:rPr>
        <w:t xml:space="preserve"> </w:t>
      </w:r>
      <w:r w:rsidRPr="00C56655">
        <w:rPr>
          <w:lang w:eastAsia="en-GB"/>
        </w:rPr>
        <w:drawing>
          <wp:inline distT="0" distB="0" distL="0" distR="0" wp14:anchorId="1E316B05" wp14:editId="7DB918F7">
            <wp:extent cx="2617200" cy="1346400"/>
            <wp:effectExtent l="0" t="0" r="0" b="635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617200" cy="1346400"/>
                    </a:xfrm>
                    <a:prstGeom prst="rect">
                      <a:avLst/>
                    </a:prstGeom>
                  </pic:spPr>
                </pic:pic>
              </a:graphicData>
            </a:graphic>
          </wp:inline>
        </w:drawing>
      </w:r>
    </w:p>
    <w:p w14:paraId="7EA51D6B" w14:textId="2CB205A7" w:rsidR="00C31C5F" w:rsidRPr="00C56655" w:rsidRDefault="00C31C5F" w:rsidP="00C31C5F">
      <w:pPr>
        <w:pStyle w:val="Caption"/>
      </w:pPr>
      <w:bookmarkStart w:id="262" w:name="_Ref380006554"/>
      <w:bookmarkStart w:id="263" w:name="_Toc513580805"/>
      <w:r w:rsidRPr="00C56655">
        <w:t>Figure </w:t>
      </w:r>
      <w:r w:rsidR="00692BB9" w:rsidRPr="00C56655">
        <w:fldChar w:fldCharType="begin"/>
      </w:r>
      <w:r w:rsidR="00692BB9" w:rsidRPr="00C56655">
        <w:instrText xml:space="preserve"> SEQ Figure \* ARABIC </w:instrText>
      </w:r>
      <w:r w:rsidR="00692BB9" w:rsidRPr="00C56655">
        <w:fldChar w:fldCharType="separate"/>
      </w:r>
      <w:r w:rsidR="00C56655">
        <w:rPr>
          <w:noProof/>
        </w:rPr>
        <w:t>27</w:t>
      </w:r>
      <w:r w:rsidR="00692BB9" w:rsidRPr="00C56655">
        <w:fldChar w:fldCharType="end"/>
      </w:r>
      <w:bookmarkEnd w:id="262"/>
      <w:r w:rsidRPr="00C56655">
        <w:t>: Insert Portrait Form</w:t>
      </w:r>
      <w:bookmarkEnd w:id="263"/>
    </w:p>
    <w:p w14:paraId="1F6682B7" w14:textId="77777777" w:rsidR="00C31C5F" w:rsidRPr="00C56655" w:rsidRDefault="00C31C5F" w:rsidP="00C31C5F">
      <w:pPr>
        <w:pStyle w:val="Heading4"/>
      </w:pPr>
      <w:bookmarkStart w:id="264" w:name="_Toc513580716"/>
      <w:r w:rsidRPr="00C56655">
        <w:lastRenderedPageBreak/>
        <w:t xml:space="preserve">Setup Landscape </w:t>
      </w:r>
      <w:r w:rsidRPr="00C56655">
        <w:rPr>
          <w:lang w:eastAsia="en-GB"/>
        </w:rPr>
        <w:drawing>
          <wp:inline distT="0" distB="0" distL="0" distR="0" wp14:anchorId="79AC4CD4" wp14:editId="620C58D3">
            <wp:extent cx="152421" cy="152421"/>
            <wp:effectExtent l="0" t="0" r="0" b="0"/>
            <wp:docPr id="20" name="Picture 20" descr="ActiveDocument.InlineShape -  55 of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PageSetupLandscape.png"/>
                    <pic:cNvPicPr/>
                  </pic:nvPicPr>
                  <pic:blipFill>
                    <a:blip r:embed="rId18">
                      <a:extLst>
                        <a:ext uri="{28A0092B-C50C-407E-A947-70E740481C1C}">
                          <a14:useLocalDpi xmlns:a14="http://schemas.microsoft.com/office/drawing/2010/main" val="0"/>
                        </a:ext>
                      </a:extLst>
                    </a:blip>
                    <a:stretch>
                      <a:fillRect/>
                    </a:stretch>
                  </pic:blipFill>
                  <pic:spPr>
                    <a:xfrm>
                      <a:off x="0" y="0"/>
                      <a:ext cx="152421" cy="152421"/>
                    </a:xfrm>
                    <a:prstGeom prst="rect">
                      <a:avLst/>
                    </a:prstGeom>
                  </pic:spPr>
                </pic:pic>
              </a:graphicData>
            </a:graphic>
          </wp:inline>
        </w:drawing>
      </w:r>
      <w:bookmarkEnd w:id="264"/>
    </w:p>
    <w:p w14:paraId="3AB16F3D" w14:textId="46B0EA76" w:rsidR="00C31C5F" w:rsidRPr="00C56655" w:rsidRDefault="00C31C5F" w:rsidP="00C31C5F">
      <w:r w:rsidRPr="00C56655">
        <w:t>This utility will format a current section to the correct landscape formatting. The cursor has to be on the landscape section in question.</w:t>
      </w:r>
      <w:ins w:id="265" w:author="J A Odendaal" w:date="2018-05-04T07:56:00Z">
        <w:r w:rsidR="002528C2" w:rsidRPr="00C56655">
          <w:t xml:space="preserve"> Also see paragraph </w:t>
        </w:r>
        <w:r w:rsidR="002528C2" w:rsidRPr="00C56655">
          <w:fldChar w:fldCharType="begin"/>
        </w:r>
        <w:r w:rsidR="002528C2" w:rsidRPr="00C56655">
          <w:instrText xml:space="preserve"> REF _Ref513183687 \r \h </w:instrText>
        </w:r>
      </w:ins>
      <w:ins w:id="266" w:author="J A Odendaal" w:date="2018-05-04T07:56:00Z">
        <w:r w:rsidR="002528C2" w:rsidRPr="00C56655">
          <w:fldChar w:fldCharType="separate"/>
        </w:r>
      </w:ins>
      <w:r w:rsidR="00C56655">
        <w:t>4.3.2.5</w:t>
      </w:r>
      <w:ins w:id="267" w:author="J A Odendaal" w:date="2018-05-04T07:56:00Z">
        <w:r w:rsidR="002528C2" w:rsidRPr="00C56655">
          <w:fldChar w:fldCharType="end"/>
        </w:r>
        <w:r w:rsidR="002528C2" w:rsidRPr="00C56655">
          <w:t>.</w:t>
        </w:r>
      </w:ins>
    </w:p>
    <w:p w14:paraId="440538F3" w14:textId="77777777" w:rsidR="00C31C5F" w:rsidRPr="00C56655" w:rsidRDefault="00C31C5F" w:rsidP="00C31C5F">
      <w:pPr>
        <w:pStyle w:val="Heading4"/>
      </w:pPr>
      <w:bookmarkStart w:id="268" w:name="_Toc513580717"/>
      <w:r w:rsidRPr="00C56655">
        <w:t xml:space="preserve">Setup Portrait </w:t>
      </w:r>
      <w:r w:rsidRPr="00C56655">
        <w:rPr>
          <w:lang w:eastAsia="en-GB"/>
        </w:rPr>
        <w:drawing>
          <wp:inline distT="0" distB="0" distL="0" distR="0" wp14:anchorId="0EB88194" wp14:editId="574FC5F5">
            <wp:extent cx="152421" cy="152421"/>
            <wp:effectExtent l="0" t="0" r="0" b="0"/>
            <wp:docPr id="21" name="Picture 21" descr="ActiveDocument.InlineShape -  56 of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PageSetupPortrait.png"/>
                    <pic:cNvPicPr/>
                  </pic:nvPicPr>
                  <pic:blipFill>
                    <a:blip r:embed="rId19">
                      <a:extLst>
                        <a:ext uri="{28A0092B-C50C-407E-A947-70E740481C1C}">
                          <a14:useLocalDpi xmlns:a14="http://schemas.microsoft.com/office/drawing/2010/main" val="0"/>
                        </a:ext>
                      </a:extLst>
                    </a:blip>
                    <a:stretch>
                      <a:fillRect/>
                    </a:stretch>
                  </pic:blipFill>
                  <pic:spPr>
                    <a:xfrm>
                      <a:off x="0" y="0"/>
                      <a:ext cx="152421" cy="152421"/>
                    </a:xfrm>
                    <a:prstGeom prst="rect">
                      <a:avLst/>
                    </a:prstGeom>
                  </pic:spPr>
                </pic:pic>
              </a:graphicData>
            </a:graphic>
          </wp:inline>
        </w:drawing>
      </w:r>
      <w:bookmarkEnd w:id="268"/>
    </w:p>
    <w:p w14:paraId="17668830" w14:textId="74F88C8D" w:rsidR="00C31C5F" w:rsidRPr="00C56655" w:rsidRDefault="00C31C5F" w:rsidP="00C31C5F">
      <w:r w:rsidRPr="00C56655">
        <w:t>This utility will format a current section to the correct portrait formatting. The cursor has to be on the portrait section in question.</w:t>
      </w:r>
      <w:ins w:id="269" w:author="J A Odendaal" w:date="2018-05-04T07:56:00Z">
        <w:r w:rsidR="002528C2" w:rsidRPr="00C56655">
          <w:t xml:space="preserve"> Also see paragraph </w:t>
        </w:r>
        <w:r w:rsidR="002528C2" w:rsidRPr="00C56655">
          <w:fldChar w:fldCharType="begin"/>
        </w:r>
        <w:r w:rsidR="002528C2" w:rsidRPr="00C56655">
          <w:instrText xml:space="preserve"> REF _Ref513183687 \r \h </w:instrText>
        </w:r>
      </w:ins>
      <w:ins w:id="270" w:author="J A Odendaal" w:date="2018-05-04T07:56:00Z">
        <w:r w:rsidR="002528C2" w:rsidRPr="00C56655">
          <w:fldChar w:fldCharType="separate"/>
        </w:r>
      </w:ins>
      <w:r w:rsidR="00C56655">
        <w:t>4.3.2.5</w:t>
      </w:r>
      <w:ins w:id="271" w:author="J A Odendaal" w:date="2018-05-04T07:56:00Z">
        <w:r w:rsidR="002528C2" w:rsidRPr="00C56655">
          <w:fldChar w:fldCharType="end"/>
        </w:r>
        <w:r w:rsidR="002528C2" w:rsidRPr="00C56655">
          <w:t>.</w:t>
        </w:r>
      </w:ins>
    </w:p>
    <w:p w14:paraId="53835EF8" w14:textId="77777777" w:rsidR="00C31C5F" w:rsidRPr="00C56655" w:rsidRDefault="00C31C5F" w:rsidP="00C31C5F">
      <w:pPr>
        <w:pStyle w:val="Heading4"/>
      </w:pPr>
      <w:bookmarkStart w:id="272" w:name="_Ref513183687"/>
      <w:bookmarkStart w:id="273" w:name="_Toc513580718"/>
      <w:r w:rsidRPr="00C56655">
        <w:t xml:space="preserve">Page Defaults </w:t>
      </w:r>
      <w:r w:rsidRPr="00C56655">
        <w:rPr>
          <w:lang w:eastAsia="en-GB"/>
        </w:rPr>
        <w:drawing>
          <wp:inline distT="0" distB="0" distL="0" distR="0" wp14:anchorId="2A6A34E0" wp14:editId="477B4C4B">
            <wp:extent cx="152381" cy="152381"/>
            <wp:effectExtent l="0" t="0" r="635" b="635"/>
            <wp:docPr id="22" name="Picture 22" descr="ActiveDocument.InlineShape -  57 of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PageDefaults.png"/>
                    <pic:cNvPicPr/>
                  </pic:nvPicPr>
                  <pic:blipFill>
                    <a:blip r:embed="rId20">
                      <a:extLst>
                        <a:ext uri="{28A0092B-C50C-407E-A947-70E740481C1C}">
                          <a14:useLocalDpi xmlns:a14="http://schemas.microsoft.com/office/drawing/2010/main" val="0"/>
                        </a:ext>
                      </a:extLst>
                    </a:blip>
                    <a:stretch>
                      <a:fillRect/>
                    </a:stretch>
                  </pic:blipFill>
                  <pic:spPr>
                    <a:xfrm>
                      <a:off x="0" y="0"/>
                      <a:ext cx="152381" cy="152381"/>
                    </a:xfrm>
                    <a:prstGeom prst="rect">
                      <a:avLst/>
                    </a:prstGeom>
                  </pic:spPr>
                </pic:pic>
              </a:graphicData>
            </a:graphic>
          </wp:inline>
        </w:drawing>
      </w:r>
      <w:bookmarkEnd w:id="272"/>
      <w:bookmarkEnd w:id="273"/>
    </w:p>
    <w:p w14:paraId="71DF3F82" w14:textId="77FADB05" w:rsidR="00C31C5F" w:rsidRPr="00C56655" w:rsidRDefault="00C31C5F" w:rsidP="00C31C5F">
      <w:r w:rsidRPr="00C56655">
        <w:t>This utility (</w:t>
      </w:r>
      <w:r w:rsidRPr="00C56655">
        <w:fldChar w:fldCharType="begin"/>
      </w:r>
      <w:r w:rsidRPr="00C56655">
        <w:instrText xml:space="preserve"> REF _Ref380006627 \h  \* MERGEFORMAT </w:instrText>
      </w:r>
      <w:r w:rsidRPr="00C56655">
        <w:fldChar w:fldCharType="separate"/>
      </w:r>
      <w:r w:rsidR="00C56655" w:rsidRPr="00C56655">
        <w:t>Figure </w:t>
      </w:r>
      <w:r w:rsidR="00C56655">
        <w:t>28</w:t>
      </w:r>
      <w:r w:rsidRPr="00C56655">
        <w:fldChar w:fldCharType="end"/>
      </w:r>
      <w:r w:rsidRPr="00C56655">
        <w:t xml:space="preserve">) is used to set default page layout parameters that work in conjunction with the Insert Landscape/Portrait and Setup Landscape/Portrait utilities. Whenever one of these utilities is used, the default page layout parameters will be </w:t>
      </w:r>
      <w:del w:id="274" w:author="J A Odendaal" w:date="2018-05-04T07:57:00Z">
        <w:r w:rsidRPr="00C56655" w:rsidDel="002528C2">
          <w:delText>used</w:delText>
        </w:r>
      </w:del>
      <w:ins w:id="275" w:author="J A Odendaal" w:date="2018-05-04T07:57:00Z">
        <w:r w:rsidR="002528C2" w:rsidRPr="00C56655">
          <w:t>applied consistently</w:t>
        </w:r>
      </w:ins>
      <w:r w:rsidRPr="00C56655">
        <w:t>.</w:t>
      </w:r>
    </w:p>
    <w:p w14:paraId="1C946241" w14:textId="77777777" w:rsidR="00C31C5F" w:rsidRPr="00C56655" w:rsidRDefault="00C31C5F" w:rsidP="00C31C5F">
      <w:pPr>
        <w:pStyle w:val="Figure"/>
      </w:pPr>
      <w:r w:rsidRPr="00C56655">
        <w:rPr>
          <w:lang w:eastAsia="en-GB"/>
        </w:rPr>
        <w:drawing>
          <wp:inline distT="0" distB="0" distL="0" distR="0" wp14:anchorId="602AA7B2" wp14:editId="0427FF86">
            <wp:extent cx="2307600" cy="3268800"/>
            <wp:effectExtent l="0" t="0" r="0" b="8255"/>
            <wp:docPr id="4123" name="Picture 4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307600" cy="3268800"/>
                    </a:xfrm>
                    <a:prstGeom prst="rect">
                      <a:avLst/>
                    </a:prstGeom>
                  </pic:spPr>
                </pic:pic>
              </a:graphicData>
            </a:graphic>
          </wp:inline>
        </w:drawing>
      </w:r>
    </w:p>
    <w:p w14:paraId="038A0D31" w14:textId="793AA5DF" w:rsidR="00C31C5F" w:rsidRPr="00C56655" w:rsidRDefault="00C31C5F" w:rsidP="00C31C5F">
      <w:pPr>
        <w:pStyle w:val="Caption"/>
      </w:pPr>
      <w:bookmarkStart w:id="276" w:name="_Ref380006627"/>
      <w:bookmarkStart w:id="277" w:name="_Toc513580806"/>
      <w:r w:rsidRPr="00C56655">
        <w:t>Figure </w:t>
      </w:r>
      <w:r w:rsidR="00692BB9" w:rsidRPr="00C56655">
        <w:fldChar w:fldCharType="begin"/>
      </w:r>
      <w:r w:rsidR="00692BB9" w:rsidRPr="00C56655">
        <w:instrText xml:space="preserve"> SEQ Figure \* ARABIC </w:instrText>
      </w:r>
      <w:r w:rsidR="00692BB9" w:rsidRPr="00C56655">
        <w:fldChar w:fldCharType="separate"/>
      </w:r>
      <w:r w:rsidR="00C56655">
        <w:rPr>
          <w:noProof/>
        </w:rPr>
        <w:t>28</w:t>
      </w:r>
      <w:r w:rsidR="00692BB9" w:rsidRPr="00C56655">
        <w:fldChar w:fldCharType="end"/>
      </w:r>
      <w:bookmarkEnd w:id="276"/>
      <w:r w:rsidRPr="00C56655">
        <w:t>: Page Defaults Form</w:t>
      </w:r>
      <w:bookmarkEnd w:id="277"/>
    </w:p>
    <w:p w14:paraId="6228BF68" w14:textId="77777777" w:rsidR="00C31C5F" w:rsidRPr="00C56655" w:rsidRDefault="00C31C5F" w:rsidP="00C31C5F">
      <w:r w:rsidRPr="00C56655">
        <w:t>Two predefined page size options exist: A4 and Letter. Applying these checkboxes will populate all the edit boxes with the predefined values, which can be changed afterwards. Other default page sizes are also possible; the user only has to enter the correct page height and width values.</w:t>
      </w:r>
    </w:p>
    <w:p w14:paraId="5043D1DF" w14:textId="713C9BD9" w:rsidR="00C31C5F" w:rsidRPr="00C56655" w:rsidRDefault="00C31C5F" w:rsidP="00C31C5F">
      <w:r w:rsidRPr="00C56655">
        <w:t xml:space="preserve">Two options for applying the changes exist: the first will only change the default values without applying them to the document; and the second will change the default values and </w:t>
      </w:r>
      <w:ins w:id="278" w:author="J A Odendaal" w:date="2018-05-04T08:19:00Z">
        <w:r w:rsidR="00A640CA" w:rsidRPr="00C56655">
          <w:t xml:space="preserve">consistently </w:t>
        </w:r>
      </w:ins>
      <w:r w:rsidRPr="00C56655">
        <w:t>apply them to all the sections in the document.</w:t>
      </w:r>
    </w:p>
    <w:p w14:paraId="54D730BA" w14:textId="77777777" w:rsidR="00C31C5F" w:rsidRPr="00C56655" w:rsidRDefault="00C31C5F" w:rsidP="00C31C5F">
      <w:pPr>
        <w:pStyle w:val="Heading3"/>
      </w:pPr>
      <w:bookmarkStart w:id="279" w:name="_Toc513580719"/>
      <w:r w:rsidRPr="00C56655">
        <w:t>Table Group</w:t>
      </w:r>
      <w:bookmarkEnd w:id="279"/>
    </w:p>
    <w:p w14:paraId="5E752BCE" w14:textId="77777777" w:rsidR="00C31C5F" w:rsidRPr="00C56655" w:rsidRDefault="00C31C5F" w:rsidP="00C31C5F">
      <w:pPr>
        <w:pStyle w:val="Heading4"/>
      </w:pPr>
      <w:bookmarkStart w:id="280" w:name="_Toc513580720"/>
      <w:r w:rsidRPr="00C56655">
        <w:t xml:space="preserve">Format Table </w:t>
      </w:r>
      <w:r w:rsidRPr="00C56655">
        <w:rPr>
          <w:lang w:eastAsia="en-GB"/>
        </w:rPr>
        <w:drawing>
          <wp:inline distT="0" distB="0" distL="0" distR="0" wp14:anchorId="6F2D87C4" wp14:editId="40BE4C36">
            <wp:extent cx="152421" cy="152421"/>
            <wp:effectExtent l="0" t="0" r="0" b="0"/>
            <wp:docPr id="23" name="Picture 23" descr="ActiveDocument.InlineShape -  59 of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FormatTable.png"/>
                    <pic:cNvPicPr/>
                  </pic:nvPicPr>
                  <pic:blipFill>
                    <a:blip r:embed="rId21">
                      <a:extLst>
                        <a:ext uri="{28A0092B-C50C-407E-A947-70E740481C1C}">
                          <a14:useLocalDpi xmlns:a14="http://schemas.microsoft.com/office/drawing/2010/main" val="0"/>
                        </a:ext>
                      </a:extLst>
                    </a:blip>
                    <a:stretch>
                      <a:fillRect/>
                    </a:stretch>
                  </pic:blipFill>
                  <pic:spPr>
                    <a:xfrm>
                      <a:off x="0" y="0"/>
                      <a:ext cx="152421" cy="152421"/>
                    </a:xfrm>
                    <a:prstGeom prst="rect">
                      <a:avLst/>
                    </a:prstGeom>
                  </pic:spPr>
                </pic:pic>
              </a:graphicData>
            </a:graphic>
          </wp:inline>
        </w:drawing>
      </w:r>
      <w:bookmarkEnd w:id="280"/>
    </w:p>
    <w:p w14:paraId="501E6EAD" w14:textId="77777777" w:rsidR="00C31C5F" w:rsidRPr="00C56655" w:rsidRDefault="00C31C5F" w:rsidP="00C31C5F">
      <w:r w:rsidRPr="00C56655">
        <w:t>This utility will format a new or existing table (to a consistent table standard). It will also format the top row as a table header row. The cursor has to be on the table that is to be formatted.</w:t>
      </w:r>
    </w:p>
    <w:p w14:paraId="3A88D1D1" w14:textId="77777777" w:rsidR="00C31C5F" w:rsidRPr="00C56655" w:rsidRDefault="00C31C5F" w:rsidP="00C31C5F">
      <w:pPr>
        <w:pStyle w:val="Heading4"/>
      </w:pPr>
      <w:bookmarkStart w:id="281" w:name="_Toc513580721"/>
      <w:r w:rsidRPr="00C56655">
        <w:lastRenderedPageBreak/>
        <w:t xml:space="preserve">Table Header </w:t>
      </w:r>
      <w:r w:rsidRPr="00C56655">
        <w:rPr>
          <w:lang w:eastAsia="en-GB"/>
        </w:rPr>
        <w:drawing>
          <wp:inline distT="0" distB="0" distL="0" distR="0" wp14:anchorId="5F7E7D92" wp14:editId="12A42E99">
            <wp:extent cx="152421" cy="152421"/>
            <wp:effectExtent l="0" t="0" r="0" b="0"/>
            <wp:docPr id="24" name="Picture 24" descr="ActiveDocument.InlineShape -  60 of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FormatTableHeaderOnly.png"/>
                    <pic:cNvPicPr/>
                  </pic:nvPicPr>
                  <pic:blipFill>
                    <a:blip r:embed="rId22">
                      <a:extLst>
                        <a:ext uri="{28A0092B-C50C-407E-A947-70E740481C1C}">
                          <a14:useLocalDpi xmlns:a14="http://schemas.microsoft.com/office/drawing/2010/main" val="0"/>
                        </a:ext>
                      </a:extLst>
                    </a:blip>
                    <a:stretch>
                      <a:fillRect/>
                    </a:stretch>
                  </pic:blipFill>
                  <pic:spPr>
                    <a:xfrm>
                      <a:off x="0" y="0"/>
                      <a:ext cx="152421" cy="152421"/>
                    </a:xfrm>
                    <a:prstGeom prst="rect">
                      <a:avLst/>
                    </a:prstGeom>
                  </pic:spPr>
                </pic:pic>
              </a:graphicData>
            </a:graphic>
          </wp:inline>
        </w:drawing>
      </w:r>
      <w:bookmarkEnd w:id="281"/>
    </w:p>
    <w:p w14:paraId="2DE61924" w14:textId="77777777" w:rsidR="00C31C5F" w:rsidRPr="00C56655" w:rsidRDefault="00C31C5F" w:rsidP="00C31C5F">
      <w:r w:rsidRPr="00C56655">
        <w:t>This utility will only format selected text as table header (to a consistent table standard). The cursor has to be on the table that is to be formatted.</w:t>
      </w:r>
    </w:p>
    <w:p w14:paraId="6F5F483A" w14:textId="77777777" w:rsidR="00C31C5F" w:rsidRPr="00C56655" w:rsidRDefault="00C31C5F" w:rsidP="00C31C5F">
      <w:pPr>
        <w:pStyle w:val="Heading4"/>
      </w:pPr>
      <w:bookmarkStart w:id="282" w:name="_Ref380729501"/>
      <w:bookmarkStart w:id="283" w:name="_Toc513580722"/>
      <w:r w:rsidRPr="00C56655">
        <w:t xml:space="preserve">Abbreviations </w:t>
      </w:r>
      <w:r w:rsidRPr="00C56655">
        <w:rPr>
          <w:lang w:eastAsia="en-GB"/>
        </w:rPr>
        <w:drawing>
          <wp:inline distT="0" distB="0" distL="0" distR="0" wp14:anchorId="3F9C4DEB" wp14:editId="6A65FBE6">
            <wp:extent cx="152421" cy="152421"/>
            <wp:effectExtent l="0" t="0" r="0" b="0"/>
            <wp:docPr id="25" name="Picture 25" descr="ActiveDocument.InlineShape -  61 of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CompileAbbreviationsTable.png"/>
                    <pic:cNvPicPr/>
                  </pic:nvPicPr>
                  <pic:blipFill>
                    <a:blip r:embed="rId23">
                      <a:extLst>
                        <a:ext uri="{28A0092B-C50C-407E-A947-70E740481C1C}">
                          <a14:useLocalDpi xmlns:a14="http://schemas.microsoft.com/office/drawing/2010/main" val="0"/>
                        </a:ext>
                      </a:extLst>
                    </a:blip>
                    <a:stretch>
                      <a:fillRect/>
                    </a:stretch>
                  </pic:blipFill>
                  <pic:spPr>
                    <a:xfrm>
                      <a:off x="0" y="0"/>
                      <a:ext cx="152421" cy="152421"/>
                    </a:xfrm>
                    <a:prstGeom prst="rect">
                      <a:avLst/>
                    </a:prstGeom>
                  </pic:spPr>
                </pic:pic>
              </a:graphicData>
            </a:graphic>
          </wp:inline>
        </w:drawing>
      </w:r>
      <w:bookmarkEnd w:id="282"/>
      <w:bookmarkEnd w:id="283"/>
    </w:p>
    <w:p w14:paraId="3562C438" w14:textId="77777777" w:rsidR="00C31C5F" w:rsidRPr="00C56655" w:rsidRDefault="00C31C5F" w:rsidP="00C31C5F">
      <w:r w:rsidRPr="00C56655">
        <w:t>This utility will delete the current abbreviations table and compile a new one based on the abbreviations used in the document. The cursor has to be positioned on the abbreviations table. Note that the compiled table will only include abbreviations that are listed in the template database and user abbreviations database. Any other abbreviations used in the document must be added manually to the list. It is a good idea to update the user abbreviations database regularly. This can then be used as input to update the official abbreviations table in the template database.</w:t>
      </w:r>
    </w:p>
    <w:p w14:paraId="290E6898" w14:textId="77777777" w:rsidR="00C31C5F" w:rsidRPr="00C56655" w:rsidRDefault="00C31C5F" w:rsidP="00C31C5F">
      <w:pPr>
        <w:pStyle w:val="Heading3"/>
      </w:pPr>
      <w:bookmarkStart w:id="284" w:name="_Toc513580723"/>
      <w:r w:rsidRPr="00C56655">
        <w:t>Styles Group</w:t>
      </w:r>
      <w:bookmarkEnd w:id="284"/>
    </w:p>
    <w:p w14:paraId="28CF574D" w14:textId="77777777" w:rsidR="00C31C5F" w:rsidRPr="00C56655" w:rsidRDefault="00C31C5F" w:rsidP="00C31C5F">
      <w:pPr>
        <w:pStyle w:val="Heading4"/>
      </w:pPr>
      <w:bookmarkStart w:id="285" w:name="_Toc513580724"/>
      <w:r w:rsidRPr="00C56655">
        <w:t xml:space="preserve">Outline Numbering </w:t>
      </w:r>
      <w:r w:rsidRPr="00C56655">
        <w:rPr>
          <w:lang w:eastAsia="en-GB"/>
        </w:rPr>
        <w:drawing>
          <wp:inline distT="0" distB="0" distL="0" distR="0" wp14:anchorId="657D83FD" wp14:editId="1B3D6E28">
            <wp:extent cx="152421" cy="152421"/>
            <wp:effectExtent l="0" t="0" r="0" b="0"/>
            <wp:docPr id="26" name="Picture 26" descr="ActiveDocument.InlineShape -  62 of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OutlineListNumbering.png"/>
                    <pic:cNvPicPr/>
                  </pic:nvPicPr>
                  <pic:blipFill>
                    <a:blip r:embed="rId24">
                      <a:extLst>
                        <a:ext uri="{28A0092B-C50C-407E-A947-70E740481C1C}">
                          <a14:useLocalDpi xmlns:a14="http://schemas.microsoft.com/office/drawing/2010/main" val="0"/>
                        </a:ext>
                      </a:extLst>
                    </a:blip>
                    <a:stretch>
                      <a:fillRect/>
                    </a:stretch>
                  </pic:blipFill>
                  <pic:spPr>
                    <a:xfrm>
                      <a:off x="0" y="0"/>
                      <a:ext cx="152421" cy="152421"/>
                    </a:xfrm>
                    <a:prstGeom prst="rect">
                      <a:avLst/>
                    </a:prstGeom>
                  </pic:spPr>
                </pic:pic>
              </a:graphicData>
            </a:graphic>
          </wp:inline>
        </w:drawing>
      </w:r>
      <w:bookmarkEnd w:id="285"/>
    </w:p>
    <w:p w14:paraId="3554F4C6" w14:textId="05DAC5B6" w:rsidR="00C31C5F" w:rsidRPr="00C56655" w:rsidRDefault="00C31C5F" w:rsidP="00C31C5F">
      <w:r w:rsidRPr="00C56655">
        <w:t>This utility (</w:t>
      </w:r>
      <w:r w:rsidRPr="00C56655">
        <w:fldChar w:fldCharType="begin"/>
      </w:r>
      <w:r w:rsidRPr="00C56655">
        <w:instrText xml:space="preserve"> REF _Ref380007557 \h  \* MERGEFORMAT </w:instrText>
      </w:r>
      <w:r w:rsidRPr="00C56655">
        <w:fldChar w:fldCharType="separate"/>
      </w:r>
      <w:r w:rsidR="00C56655" w:rsidRPr="00C56655">
        <w:t>Figure </w:t>
      </w:r>
      <w:r w:rsidR="00C56655">
        <w:t>29</w:t>
      </w:r>
      <w:r w:rsidRPr="00C56655">
        <w:fldChar w:fldCharType="end"/>
      </w:r>
      <w:r w:rsidRPr="00C56655">
        <w:t>) adds outline</w:t>
      </w:r>
      <w:r w:rsidRPr="00C56655">
        <w:noBreakHyphen/>
        <w:t>sequence number combination field(s) to paragraphs that need to be numbered according to the outline of a document. Outline number fields can only be inserted after a numbered heading. The default options provide for basic, easy-to-use outline numbering, but the sequence number is fully customizable for advanced users. Automatic outline numbering according to the preceding heading’s outline number is applied, followed by a sequence number with user-customizable field switches. All settings will be remembered for any particular document or company-specific layout document.</w:t>
      </w:r>
    </w:p>
    <w:tbl>
      <w:tblPr>
        <w:tblW w:w="9838" w:type="dxa"/>
        <w:jc w:val="center"/>
        <w:tblBorders>
          <w:top w:val="single" w:sz="4" w:space="0" w:color="auto"/>
          <w:left w:val="single" w:sz="4" w:space="0" w:color="auto"/>
          <w:bottom w:val="single" w:sz="4" w:space="0" w:color="auto"/>
          <w:right w:val="single" w:sz="4" w:space="0" w:color="auto"/>
        </w:tblBorders>
        <w:tblCellMar>
          <w:top w:w="57" w:type="dxa"/>
          <w:left w:w="57" w:type="dxa"/>
          <w:right w:w="57" w:type="dxa"/>
        </w:tblCellMar>
        <w:tblLook w:val="04A0" w:firstRow="1" w:lastRow="0" w:firstColumn="1" w:lastColumn="0" w:noHBand="0" w:noVBand="1"/>
      </w:tblPr>
      <w:tblGrid>
        <w:gridCol w:w="2574"/>
        <w:gridCol w:w="2574"/>
        <w:gridCol w:w="2574"/>
        <w:gridCol w:w="2574"/>
      </w:tblGrid>
      <w:tr w:rsidR="00C31C5F" w:rsidRPr="00C56655" w14:paraId="4405961B" w14:textId="77777777" w:rsidTr="005F3426">
        <w:trPr>
          <w:jc w:val="center"/>
        </w:trPr>
        <w:tc>
          <w:tcPr>
            <w:tcW w:w="0" w:type="auto"/>
          </w:tcPr>
          <w:p w14:paraId="173F1491" w14:textId="77777777" w:rsidR="00C31C5F" w:rsidRPr="00C56655" w:rsidRDefault="00C31C5F" w:rsidP="00856DA0">
            <w:pPr>
              <w:pStyle w:val="Figure"/>
              <w:spacing w:after="0"/>
              <w:rPr>
                <w:sz w:val="18"/>
                <w:szCs w:val="18"/>
              </w:rPr>
            </w:pPr>
            <w:r w:rsidRPr="00C56655">
              <w:rPr>
                <w:sz w:val="18"/>
                <w:szCs w:val="18"/>
                <w:lang w:eastAsia="en-GB"/>
              </w:rPr>
              <w:drawing>
                <wp:inline distT="0" distB="0" distL="0" distR="0" wp14:anchorId="1EB7C7EE" wp14:editId="5CB88820">
                  <wp:extent cx="1558800" cy="2476800"/>
                  <wp:effectExtent l="0" t="0" r="3810" b="0"/>
                  <wp:docPr id="4124" name="Picture 4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1558800" cy="2476800"/>
                          </a:xfrm>
                          <a:prstGeom prst="rect">
                            <a:avLst/>
                          </a:prstGeom>
                        </pic:spPr>
                      </pic:pic>
                    </a:graphicData>
                  </a:graphic>
                </wp:inline>
              </w:drawing>
            </w:r>
          </w:p>
        </w:tc>
        <w:tc>
          <w:tcPr>
            <w:tcW w:w="0" w:type="auto"/>
          </w:tcPr>
          <w:p w14:paraId="6A04C0D6" w14:textId="77777777" w:rsidR="00C31C5F" w:rsidRPr="00C56655" w:rsidRDefault="00C31C5F" w:rsidP="00856DA0">
            <w:pPr>
              <w:pStyle w:val="Figure"/>
              <w:spacing w:after="0"/>
              <w:rPr>
                <w:sz w:val="18"/>
                <w:szCs w:val="18"/>
              </w:rPr>
            </w:pPr>
            <w:r w:rsidRPr="00C56655">
              <w:rPr>
                <w:sz w:val="18"/>
                <w:szCs w:val="18"/>
                <w:lang w:eastAsia="en-GB"/>
              </w:rPr>
              <w:drawing>
                <wp:inline distT="0" distB="0" distL="0" distR="0" wp14:anchorId="6FBB25DD" wp14:editId="2E4B20F2">
                  <wp:extent cx="1558800" cy="2476800"/>
                  <wp:effectExtent l="0" t="0" r="3810" b="0"/>
                  <wp:docPr id="1057" name="Picture 1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1558800" cy="2476800"/>
                          </a:xfrm>
                          <a:prstGeom prst="rect">
                            <a:avLst/>
                          </a:prstGeom>
                        </pic:spPr>
                      </pic:pic>
                    </a:graphicData>
                  </a:graphic>
                </wp:inline>
              </w:drawing>
            </w:r>
          </w:p>
        </w:tc>
        <w:tc>
          <w:tcPr>
            <w:tcW w:w="0" w:type="auto"/>
          </w:tcPr>
          <w:p w14:paraId="5366BA7E" w14:textId="77777777" w:rsidR="00C31C5F" w:rsidRPr="00C56655" w:rsidRDefault="00C31C5F" w:rsidP="00856DA0">
            <w:pPr>
              <w:pStyle w:val="Figure"/>
              <w:spacing w:after="0"/>
              <w:rPr>
                <w:sz w:val="18"/>
                <w:szCs w:val="18"/>
              </w:rPr>
            </w:pPr>
            <w:r w:rsidRPr="00C56655">
              <w:rPr>
                <w:sz w:val="18"/>
                <w:szCs w:val="18"/>
                <w:lang w:eastAsia="en-GB"/>
              </w:rPr>
              <w:drawing>
                <wp:inline distT="0" distB="0" distL="0" distR="0" wp14:anchorId="51C3A9AC" wp14:editId="133BBE48">
                  <wp:extent cx="1558800" cy="2476800"/>
                  <wp:effectExtent l="0" t="0" r="3810" b="0"/>
                  <wp:docPr id="1056" name="Picture 1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1558800" cy="2476800"/>
                          </a:xfrm>
                          <a:prstGeom prst="rect">
                            <a:avLst/>
                          </a:prstGeom>
                        </pic:spPr>
                      </pic:pic>
                    </a:graphicData>
                  </a:graphic>
                </wp:inline>
              </w:drawing>
            </w:r>
          </w:p>
        </w:tc>
        <w:tc>
          <w:tcPr>
            <w:tcW w:w="2524" w:type="dxa"/>
          </w:tcPr>
          <w:p w14:paraId="270D4B11" w14:textId="77777777" w:rsidR="00C31C5F" w:rsidRPr="00C56655" w:rsidRDefault="00C31C5F" w:rsidP="00856DA0">
            <w:pPr>
              <w:pStyle w:val="Figure"/>
              <w:spacing w:after="0"/>
              <w:rPr>
                <w:sz w:val="18"/>
                <w:szCs w:val="18"/>
              </w:rPr>
            </w:pPr>
            <w:r w:rsidRPr="00C56655">
              <w:rPr>
                <w:sz w:val="18"/>
                <w:szCs w:val="18"/>
                <w:lang w:eastAsia="en-GB"/>
              </w:rPr>
              <w:drawing>
                <wp:inline distT="0" distB="0" distL="0" distR="0" wp14:anchorId="726585E4" wp14:editId="75FF85E0">
                  <wp:extent cx="1558800" cy="2476800"/>
                  <wp:effectExtent l="0" t="0" r="3810" b="0"/>
                  <wp:docPr id="4125" name="Picture 4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1558800" cy="2476800"/>
                          </a:xfrm>
                          <a:prstGeom prst="rect">
                            <a:avLst/>
                          </a:prstGeom>
                        </pic:spPr>
                      </pic:pic>
                    </a:graphicData>
                  </a:graphic>
                </wp:inline>
              </w:drawing>
            </w:r>
          </w:p>
        </w:tc>
      </w:tr>
      <w:tr w:rsidR="00C31C5F" w:rsidRPr="00C56655" w14:paraId="60FEA753" w14:textId="77777777" w:rsidTr="005F3426">
        <w:trPr>
          <w:jc w:val="center"/>
        </w:trPr>
        <w:tc>
          <w:tcPr>
            <w:tcW w:w="0" w:type="auto"/>
          </w:tcPr>
          <w:p w14:paraId="255C55DD" w14:textId="77777777" w:rsidR="00C31C5F" w:rsidRPr="00C56655" w:rsidRDefault="00C31C5F" w:rsidP="00856DA0">
            <w:pPr>
              <w:pStyle w:val="Figure"/>
              <w:spacing w:after="0"/>
              <w:rPr>
                <w:sz w:val="18"/>
                <w:szCs w:val="18"/>
              </w:rPr>
            </w:pPr>
            <w:r w:rsidRPr="00C56655">
              <w:rPr>
                <w:b/>
                <w:sz w:val="18"/>
                <w:szCs w:val="18"/>
              </w:rPr>
              <w:t xml:space="preserve">(a) </w:t>
            </w:r>
            <w:r w:rsidRPr="00C56655">
              <w:rPr>
                <w:sz w:val="18"/>
                <w:szCs w:val="18"/>
              </w:rPr>
              <w:t>Tab &amp; hanging indent,</w:t>
            </w:r>
            <w:r w:rsidRPr="00C56655">
              <w:rPr>
                <w:sz w:val="18"/>
                <w:szCs w:val="18"/>
              </w:rPr>
              <w:br/>
              <w:t>number position at start</w:t>
            </w:r>
            <w:r w:rsidRPr="00C56655">
              <w:rPr>
                <w:sz w:val="18"/>
                <w:szCs w:val="18"/>
              </w:rPr>
              <w:br/>
              <w:t>of paragraph</w:t>
            </w:r>
          </w:p>
        </w:tc>
        <w:tc>
          <w:tcPr>
            <w:tcW w:w="0" w:type="auto"/>
          </w:tcPr>
          <w:p w14:paraId="6256C0C5" w14:textId="77777777" w:rsidR="00C31C5F" w:rsidRPr="00C56655" w:rsidRDefault="00C31C5F" w:rsidP="00856DA0">
            <w:pPr>
              <w:pStyle w:val="Figure"/>
              <w:spacing w:after="0"/>
              <w:rPr>
                <w:sz w:val="18"/>
                <w:szCs w:val="18"/>
              </w:rPr>
            </w:pPr>
            <w:r w:rsidRPr="00C56655">
              <w:rPr>
                <w:b/>
                <w:sz w:val="18"/>
                <w:szCs w:val="18"/>
              </w:rPr>
              <w:t xml:space="preserve">(b) </w:t>
            </w:r>
            <w:r w:rsidRPr="00C56655">
              <w:rPr>
                <w:sz w:val="18"/>
                <w:szCs w:val="18"/>
              </w:rPr>
              <w:t>Number position at</w:t>
            </w:r>
            <w:r w:rsidRPr="00C56655">
              <w:rPr>
                <w:sz w:val="18"/>
                <w:szCs w:val="18"/>
              </w:rPr>
              <w:br/>
              <w:t>start of paragraph</w:t>
            </w:r>
          </w:p>
        </w:tc>
        <w:tc>
          <w:tcPr>
            <w:tcW w:w="0" w:type="auto"/>
          </w:tcPr>
          <w:p w14:paraId="352E3C54" w14:textId="77777777" w:rsidR="00C31C5F" w:rsidRPr="00C56655" w:rsidRDefault="00C31C5F" w:rsidP="00856DA0">
            <w:pPr>
              <w:pStyle w:val="Figure"/>
              <w:spacing w:after="0"/>
              <w:rPr>
                <w:sz w:val="18"/>
                <w:szCs w:val="18"/>
              </w:rPr>
            </w:pPr>
            <w:r w:rsidRPr="00C56655">
              <w:rPr>
                <w:b/>
                <w:sz w:val="18"/>
                <w:szCs w:val="18"/>
              </w:rPr>
              <w:t xml:space="preserve">(c) </w:t>
            </w:r>
            <w:r w:rsidRPr="00C56655">
              <w:rPr>
                <w:sz w:val="18"/>
                <w:szCs w:val="18"/>
              </w:rPr>
              <w:t>Number position at</w:t>
            </w:r>
            <w:r w:rsidRPr="00C56655">
              <w:rPr>
                <w:sz w:val="18"/>
                <w:szCs w:val="18"/>
              </w:rPr>
              <w:br/>
              <w:t>cursor position</w:t>
            </w:r>
          </w:p>
        </w:tc>
        <w:tc>
          <w:tcPr>
            <w:tcW w:w="2524" w:type="dxa"/>
          </w:tcPr>
          <w:p w14:paraId="49CD3888" w14:textId="77777777" w:rsidR="00C31C5F" w:rsidRPr="00C56655" w:rsidRDefault="00C31C5F" w:rsidP="00856DA0">
            <w:pPr>
              <w:pStyle w:val="Figure"/>
              <w:spacing w:after="0"/>
              <w:rPr>
                <w:sz w:val="18"/>
                <w:szCs w:val="18"/>
              </w:rPr>
            </w:pPr>
            <w:r w:rsidRPr="00C56655">
              <w:rPr>
                <w:b/>
                <w:sz w:val="18"/>
                <w:szCs w:val="18"/>
              </w:rPr>
              <w:t xml:space="preserve">(d) </w:t>
            </w:r>
            <w:r w:rsidRPr="00C56655">
              <w:rPr>
                <w:sz w:val="18"/>
                <w:szCs w:val="18"/>
              </w:rPr>
              <w:t>Number position at</w:t>
            </w:r>
            <w:r w:rsidRPr="00C56655">
              <w:rPr>
                <w:sz w:val="18"/>
                <w:szCs w:val="18"/>
              </w:rPr>
              <w:br/>
              <w:t>end of paragraph</w:t>
            </w:r>
          </w:p>
        </w:tc>
      </w:tr>
    </w:tbl>
    <w:p w14:paraId="246606E7" w14:textId="43D51D52" w:rsidR="00C31C5F" w:rsidRPr="00C56655" w:rsidRDefault="00C31C5F" w:rsidP="00C31C5F">
      <w:pPr>
        <w:pStyle w:val="Caption"/>
      </w:pPr>
      <w:bookmarkStart w:id="286" w:name="_Ref380007557"/>
      <w:bookmarkStart w:id="287" w:name="_Toc513580807"/>
      <w:r w:rsidRPr="00C56655">
        <w:t>Figure </w:t>
      </w:r>
      <w:r w:rsidR="00692BB9" w:rsidRPr="00C56655">
        <w:fldChar w:fldCharType="begin"/>
      </w:r>
      <w:r w:rsidR="00692BB9" w:rsidRPr="00C56655">
        <w:instrText xml:space="preserve"> SEQ Figure \* ARABIC </w:instrText>
      </w:r>
      <w:r w:rsidR="00692BB9" w:rsidRPr="00C56655">
        <w:fldChar w:fldCharType="separate"/>
      </w:r>
      <w:r w:rsidR="00C56655">
        <w:rPr>
          <w:noProof/>
        </w:rPr>
        <w:t>29</w:t>
      </w:r>
      <w:r w:rsidR="00692BB9" w:rsidRPr="00C56655">
        <w:fldChar w:fldCharType="end"/>
      </w:r>
      <w:bookmarkEnd w:id="286"/>
      <w:r w:rsidRPr="00C56655">
        <w:t>: Outline Numbering – Number Position Options</w:t>
      </w:r>
      <w:bookmarkEnd w:id="287"/>
    </w:p>
    <w:p w14:paraId="79238709" w14:textId="77777777" w:rsidR="00C31C5F" w:rsidRPr="00C56655" w:rsidRDefault="00C31C5F" w:rsidP="00C55A27">
      <w:pPr>
        <w:numPr>
          <w:ilvl w:val="0"/>
          <w:numId w:val="37"/>
        </w:numPr>
      </w:pPr>
      <w:r w:rsidRPr="00C56655">
        <w:t>Controlling where and how the outline</w:t>
      </w:r>
      <w:r w:rsidRPr="00C56655">
        <w:noBreakHyphen/>
        <w:t>sequence number combination is placed</w:t>
      </w:r>
    </w:p>
    <w:p w14:paraId="63004A2C" w14:textId="77777777" w:rsidR="00C31C5F" w:rsidRPr="00C56655" w:rsidRDefault="00C31C5F" w:rsidP="00C55A27">
      <w:pPr>
        <w:numPr>
          <w:ilvl w:val="1"/>
          <w:numId w:val="37"/>
        </w:numPr>
      </w:pPr>
      <w:r w:rsidRPr="00C56655">
        <w:rPr>
          <w:b/>
        </w:rPr>
        <w:t xml:space="preserve">Tab &amp; Hanging Indent: </w:t>
      </w:r>
      <w:r w:rsidRPr="00C56655">
        <w:t>Checkbox</w:t>
      </w:r>
      <w:r w:rsidRPr="00C56655">
        <w:tab/>
      </w:r>
      <w:r w:rsidRPr="00C56655">
        <w:br/>
        <w:t>When checked, the outline number will be inserted at the start of the paragraph, followed by a tab. The paragraph will be formatted with a hanging indent. When not checked, the number position is user-selectable with the three</w:t>
      </w:r>
      <w:r w:rsidRPr="00C56655">
        <w:noBreakHyphen/>
        <w:t>way toggle button, as explained below.</w:t>
      </w:r>
    </w:p>
    <w:p w14:paraId="1D2A5506" w14:textId="77777777" w:rsidR="00C31C5F" w:rsidRPr="00C56655" w:rsidRDefault="00C31C5F" w:rsidP="00C55A27">
      <w:pPr>
        <w:numPr>
          <w:ilvl w:val="1"/>
          <w:numId w:val="37"/>
        </w:numPr>
      </w:pPr>
      <w:r w:rsidRPr="00C56655">
        <w:rPr>
          <w:b/>
        </w:rPr>
        <w:lastRenderedPageBreak/>
        <w:t xml:space="preserve">Number position: </w:t>
      </w:r>
      <w:r w:rsidRPr="00C56655">
        <w:t>Three</w:t>
      </w:r>
      <w:r w:rsidRPr="00C56655">
        <w:noBreakHyphen/>
        <w:t>way toggle button</w:t>
      </w:r>
      <w:r w:rsidRPr="00C56655">
        <w:tab/>
      </w:r>
      <w:r w:rsidRPr="00C56655">
        <w:br/>
        <w:t>This toggle button only becomes active when the ‘Tab &amp; Hanging Indent?’ checkbox is not checked. The number position can be at the start of the paragraph, at the cursor position or at the end of the paragraph.</w:t>
      </w:r>
    </w:p>
    <w:p w14:paraId="7C0C9540" w14:textId="77777777" w:rsidR="00C31C5F" w:rsidRPr="00C56655" w:rsidRDefault="00C31C5F" w:rsidP="00C55A27">
      <w:pPr>
        <w:numPr>
          <w:ilvl w:val="1"/>
          <w:numId w:val="37"/>
        </w:numPr>
      </w:pPr>
      <w:r w:rsidRPr="00C56655">
        <w:rPr>
          <w:b/>
        </w:rPr>
        <w:t xml:space="preserve">Prefix: </w:t>
      </w:r>
      <w:r w:rsidRPr="00C56655">
        <w:t>Edit box</w:t>
      </w:r>
      <w:r w:rsidRPr="00C56655">
        <w:tab/>
      </w:r>
      <w:r w:rsidRPr="00C56655">
        <w:br/>
        <w:t>Insert text. This text will be inserted directly before the outline</w:t>
      </w:r>
      <w:r w:rsidRPr="00C56655">
        <w:noBreakHyphen/>
        <w:t>sequence number combination.</w:t>
      </w:r>
    </w:p>
    <w:p w14:paraId="09C6C2CC" w14:textId="77777777" w:rsidR="00C31C5F" w:rsidRPr="00C56655" w:rsidRDefault="00C31C5F" w:rsidP="00C55A27">
      <w:pPr>
        <w:numPr>
          <w:ilvl w:val="1"/>
          <w:numId w:val="37"/>
        </w:numPr>
      </w:pPr>
      <w:r w:rsidRPr="00C56655">
        <w:rPr>
          <w:b/>
        </w:rPr>
        <w:t xml:space="preserve">Suffix: </w:t>
      </w:r>
      <w:r w:rsidRPr="00C56655">
        <w:t>Edit box</w:t>
      </w:r>
      <w:r w:rsidRPr="00C56655">
        <w:tab/>
      </w:r>
      <w:r w:rsidRPr="00C56655">
        <w:br/>
        <w:t>Insert text. This text will be inserted directly after the outline</w:t>
      </w:r>
      <w:r w:rsidRPr="00C56655">
        <w:noBreakHyphen/>
        <w:t>sequence number combination.</w:t>
      </w:r>
    </w:p>
    <w:p w14:paraId="292BBA0B" w14:textId="77777777" w:rsidR="00C31C5F" w:rsidRPr="00C56655" w:rsidRDefault="00C31C5F" w:rsidP="00C55A27">
      <w:pPr>
        <w:numPr>
          <w:ilvl w:val="1"/>
          <w:numId w:val="37"/>
        </w:numPr>
      </w:pPr>
      <w:r w:rsidRPr="00C56655">
        <w:rPr>
          <w:b/>
        </w:rPr>
        <w:t xml:space="preserve">Link to style: </w:t>
      </w:r>
      <w:r w:rsidRPr="00C56655">
        <w:t>Edit box</w:t>
      </w:r>
      <w:r w:rsidRPr="00C56655">
        <w:tab/>
      </w:r>
      <w:r w:rsidRPr="00C56655">
        <w:br/>
        <w:t>Insert text. If a valid style name is entered, that style will be applied to the paragraph after the outline</w:t>
      </w:r>
      <w:r w:rsidRPr="00C56655">
        <w:noBreakHyphen/>
        <w:t>sequence number combination is inserted.</w:t>
      </w:r>
    </w:p>
    <w:p w14:paraId="0D8CF8BD" w14:textId="77777777" w:rsidR="00C31C5F" w:rsidRPr="00C56655" w:rsidRDefault="00C31C5F" w:rsidP="00C55A27">
      <w:pPr>
        <w:numPr>
          <w:ilvl w:val="0"/>
          <w:numId w:val="37"/>
        </w:numPr>
      </w:pPr>
      <w:r w:rsidRPr="00C56655">
        <w:t>Controlling the sequence number</w:t>
      </w:r>
    </w:p>
    <w:p w14:paraId="742F1BBC" w14:textId="77777777" w:rsidR="00C31C5F" w:rsidRPr="00C56655" w:rsidRDefault="00C31C5F" w:rsidP="00C55A27">
      <w:pPr>
        <w:numPr>
          <w:ilvl w:val="1"/>
          <w:numId w:val="37"/>
        </w:numPr>
      </w:pPr>
      <w:r w:rsidRPr="00C56655">
        <w:rPr>
          <w:b/>
        </w:rPr>
        <w:t xml:space="preserve">Restart sequence: </w:t>
      </w:r>
      <w:r w:rsidRPr="00C56655">
        <w:t>Checkbox</w:t>
      </w:r>
      <w:r w:rsidRPr="00C56655">
        <w:tab/>
      </w:r>
      <w:r w:rsidRPr="00C56655">
        <w:br/>
        <w:t>The sequence numbering will be restarted together with a new heading when checked. The field-specific switch that is added automatically in this case will be \s 2 if used after a second-level heading, etc. If left unchecked, the \s n switch will be omitted.</w:t>
      </w:r>
    </w:p>
    <w:p w14:paraId="4E47FA86" w14:textId="3E816CB2" w:rsidR="00C31C5F" w:rsidRPr="00C56655" w:rsidRDefault="00C31C5F" w:rsidP="00C55A27">
      <w:pPr>
        <w:numPr>
          <w:ilvl w:val="1"/>
          <w:numId w:val="37"/>
        </w:numPr>
      </w:pPr>
      <w:r w:rsidRPr="00C56655">
        <w:rPr>
          <w:b/>
        </w:rPr>
        <w:t xml:space="preserve">Sequence-specific switches: </w:t>
      </w:r>
      <w:r w:rsidRPr="00C56655">
        <w:t>Edit box</w:t>
      </w:r>
      <w:r w:rsidRPr="00C56655">
        <w:tab/>
      </w:r>
      <w:r w:rsidRPr="00C56655">
        <w:br/>
        <w:t>Insert text. Any valid sequence-specific field switches are allowed (refer to paragraph </w:t>
      </w:r>
      <w:r w:rsidRPr="00C56655">
        <w:fldChar w:fldCharType="begin"/>
      </w:r>
      <w:r w:rsidRPr="00C56655">
        <w:instrText xml:space="preserve"> REF _Ref494352189 \r \h </w:instrText>
      </w:r>
      <w:r w:rsidRPr="00C56655">
        <w:fldChar w:fldCharType="separate"/>
      </w:r>
      <w:r w:rsidR="00C56655">
        <w:t>4.3.4.1.2</w:t>
      </w:r>
      <w:r w:rsidRPr="00C56655">
        <w:fldChar w:fldCharType="end"/>
      </w:r>
      <w:r w:rsidRPr="00C56655">
        <w:t xml:space="preserve">). The default is </w:t>
      </w:r>
      <w:r w:rsidRPr="00C56655">
        <w:rPr>
          <w:b/>
        </w:rPr>
        <w:t>\# "0"</w:t>
      </w:r>
      <w:r w:rsidRPr="00C56655">
        <w:t xml:space="preserve">, which means the sequence numbering will be Arabic and start with a single digit. If, for example, </w:t>
      </w:r>
      <w:r w:rsidRPr="00C56655">
        <w:rPr>
          <w:b/>
        </w:rPr>
        <w:t>\# "000"</w:t>
      </w:r>
      <w:r w:rsidRPr="00C56655">
        <w:t xml:space="preserve"> is used, the sequence numbers will still be Arabic and padded with zeros to make up three digits.</w:t>
      </w:r>
    </w:p>
    <w:p w14:paraId="3A62D101" w14:textId="77777777" w:rsidR="00C31C5F" w:rsidRPr="00C56655" w:rsidRDefault="00C31C5F" w:rsidP="00C55A27">
      <w:pPr>
        <w:keepNext/>
        <w:keepLines/>
        <w:numPr>
          <w:ilvl w:val="0"/>
          <w:numId w:val="37"/>
        </w:numPr>
      </w:pPr>
      <w:r w:rsidRPr="00C56655">
        <w:t>General controls</w:t>
      </w:r>
    </w:p>
    <w:p w14:paraId="7BF8E389" w14:textId="77777777" w:rsidR="00C31C5F" w:rsidRPr="00C56655" w:rsidRDefault="00C31C5F" w:rsidP="00C55A27">
      <w:pPr>
        <w:keepNext/>
        <w:keepLines/>
        <w:numPr>
          <w:ilvl w:val="1"/>
          <w:numId w:val="37"/>
        </w:numPr>
      </w:pPr>
      <w:r w:rsidRPr="00C56655">
        <w:rPr>
          <w:b/>
        </w:rPr>
        <w:t xml:space="preserve">OK: </w:t>
      </w:r>
      <w:r w:rsidRPr="00C56655">
        <w:t>Button</w:t>
      </w:r>
      <w:r w:rsidRPr="00C56655">
        <w:tab/>
      </w:r>
      <w:r w:rsidRPr="00C56655">
        <w:br/>
        <w:t>The OK button inserts the outline</w:t>
      </w:r>
      <w:r w:rsidRPr="00C56655">
        <w:noBreakHyphen/>
        <w:t>sequence number combination in the document according to the specified options.</w:t>
      </w:r>
    </w:p>
    <w:p w14:paraId="163DE640" w14:textId="77777777" w:rsidR="00C31C5F" w:rsidRPr="00C56655" w:rsidRDefault="00C31C5F" w:rsidP="00C55A27">
      <w:pPr>
        <w:numPr>
          <w:ilvl w:val="1"/>
          <w:numId w:val="37"/>
        </w:numPr>
      </w:pPr>
      <w:r w:rsidRPr="00C56655">
        <w:rPr>
          <w:b/>
        </w:rPr>
        <w:t xml:space="preserve">Cancel: </w:t>
      </w:r>
      <w:r w:rsidRPr="00C56655">
        <w:t>Button</w:t>
      </w:r>
      <w:r w:rsidRPr="00C56655">
        <w:tab/>
      </w:r>
      <w:r w:rsidRPr="00C56655">
        <w:br/>
        <w:t>Cancels the action, closes the form and returns focus to the document.</w:t>
      </w:r>
    </w:p>
    <w:p w14:paraId="5FB6D2E1" w14:textId="77777777" w:rsidR="00C31C5F" w:rsidRPr="00C56655" w:rsidRDefault="00C31C5F" w:rsidP="00C31C5F">
      <w:pPr>
        <w:pStyle w:val="Heading5"/>
      </w:pPr>
      <w:bookmarkStart w:id="288" w:name="_Toc513580725"/>
      <w:r w:rsidRPr="00C56655">
        <w:t>Usage examples</w:t>
      </w:r>
      <w:bookmarkEnd w:id="288"/>
    </w:p>
    <w:p w14:paraId="03C4F355" w14:textId="77777777" w:rsidR="00C31C5F" w:rsidRPr="00C56655" w:rsidRDefault="00C31C5F" w:rsidP="00C31C5F">
      <w:r w:rsidRPr="00C56655">
        <w:t>Some usage examples are shown here:</w:t>
      </w:r>
    </w:p>
    <w:p w14:paraId="35B7C571" w14:textId="19CB8BF3" w:rsidR="00C31C5F" w:rsidRPr="00C56655" w:rsidRDefault="00C31C5F" w:rsidP="00C31C5F">
      <w:pPr>
        <w:pBdr>
          <w:top w:val="single" w:sz="4" w:space="1" w:color="auto"/>
          <w:left w:val="single" w:sz="4" w:space="5" w:color="auto"/>
          <w:bottom w:val="single" w:sz="4" w:space="1" w:color="auto"/>
          <w:right w:val="single" w:sz="4" w:space="4" w:color="auto"/>
        </w:pBdr>
        <w:tabs>
          <w:tab w:val="left" w:pos="0"/>
          <w:tab w:val="left" w:pos="1560"/>
        </w:tabs>
        <w:ind w:left="1560" w:hanging="1531"/>
      </w:pPr>
      <w:r w:rsidRPr="00C56655">
        <w:t>(</w:t>
      </w:r>
      <w:r w:rsidRPr="00C56655">
        <w:fldChar w:fldCharType="begin"/>
      </w:r>
      <w:r w:rsidRPr="00C56655">
        <w:instrText xml:space="preserve"> STYLEREF \s "Heading 5"  </w:instrText>
      </w:r>
      <w:r w:rsidRPr="00C56655">
        <w:fldChar w:fldCharType="separate"/>
      </w:r>
      <w:r w:rsidR="00C56655">
        <w:rPr>
          <w:noProof/>
        </w:rPr>
        <w:t>4.3.4.1.1</w:t>
      </w:r>
      <w:r w:rsidRPr="00C56655">
        <w:fldChar w:fldCharType="end"/>
      </w:r>
      <w:r w:rsidRPr="00C56655">
        <w:t>.</w:t>
      </w:r>
      <w:r w:rsidRPr="00C56655">
        <w:fldChar w:fldCharType="begin"/>
      </w:r>
      <w:r w:rsidRPr="00C56655">
        <w:instrText xml:space="preserve"> SEQ Requirement \s 5 \# "0"  </w:instrText>
      </w:r>
      <w:r w:rsidRPr="00C56655">
        <w:fldChar w:fldCharType="separate"/>
      </w:r>
      <w:r w:rsidR="00C56655">
        <w:rPr>
          <w:noProof/>
        </w:rPr>
        <w:t>1</w:t>
      </w:r>
      <w:r w:rsidRPr="00C56655">
        <w:fldChar w:fldCharType="end"/>
      </w:r>
      <w:r w:rsidRPr="00C56655">
        <w:t>)</w:t>
      </w:r>
      <w:r w:rsidRPr="00C56655">
        <w:tab/>
        <w:t xml:space="preserve">Outline numbered paragraph with all the default options as per </w:t>
      </w:r>
      <w:r w:rsidRPr="00C56655">
        <w:fldChar w:fldCharType="begin"/>
      </w:r>
      <w:r w:rsidRPr="00C56655">
        <w:instrText xml:space="preserve"> REF _Ref380007557 \h  \* MERGEFORMAT </w:instrText>
      </w:r>
      <w:r w:rsidRPr="00C56655">
        <w:fldChar w:fldCharType="separate"/>
      </w:r>
      <w:r w:rsidR="00C56655" w:rsidRPr="00C56655">
        <w:t>Figure </w:t>
      </w:r>
      <w:r w:rsidR="00C56655">
        <w:t>29</w:t>
      </w:r>
      <w:r w:rsidRPr="00C56655">
        <w:fldChar w:fldCharType="end"/>
      </w:r>
      <w:r w:rsidRPr="00C56655">
        <w:t>a. This paragraph has a tab after the outline number and is formatted using a hanging indent.</w:t>
      </w:r>
    </w:p>
    <w:p w14:paraId="661E576A" w14:textId="77777777" w:rsidR="00C31C5F" w:rsidRPr="00C56655" w:rsidRDefault="00C31C5F" w:rsidP="00C31C5F">
      <w:pPr>
        <w:spacing w:after="0" w:line="240" w:lineRule="auto"/>
        <w:rPr>
          <w:sz w:val="4"/>
          <w:szCs w:val="4"/>
        </w:rPr>
      </w:pPr>
    </w:p>
    <w:p w14:paraId="350C75C5" w14:textId="402B2F50" w:rsidR="00C31C5F" w:rsidRPr="00C56655" w:rsidRDefault="00C31C5F" w:rsidP="00C31C5F">
      <w:pPr>
        <w:pBdr>
          <w:top w:val="single" w:sz="4" w:space="1" w:color="auto"/>
          <w:left w:val="single" w:sz="4" w:space="4" w:color="auto"/>
          <w:bottom w:val="single" w:sz="4" w:space="1" w:color="auto"/>
          <w:right w:val="single" w:sz="4" w:space="4" w:color="auto"/>
        </w:pBdr>
      </w:pPr>
      <w:r w:rsidRPr="00C56655">
        <w:t>Outline number inserted inside paragraph (</w:t>
      </w:r>
      <w:r w:rsidRPr="00C56655">
        <w:fldChar w:fldCharType="begin"/>
      </w:r>
      <w:r w:rsidRPr="00C56655">
        <w:instrText xml:space="preserve"> STYLEREF \s "Heading 5"  </w:instrText>
      </w:r>
      <w:r w:rsidRPr="00C56655">
        <w:fldChar w:fldCharType="separate"/>
      </w:r>
      <w:r w:rsidR="00C56655">
        <w:rPr>
          <w:noProof/>
        </w:rPr>
        <w:t>4.3.4.1.1</w:t>
      </w:r>
      <w:r w:rsidRPr="00C56655">
        <w:fldChar w:fldCharType="end"/>
      </w:r>
      <w:r w:rsidRPr="00C56655">
        <w:t>.</w:t>
      </w:r>
      <w:r w:rsidRPr="00C56655">
        <w:fldChar w:fldCharType="begin"/>
      </w:r>
      <w:r w:rsidRPr="00C56655">
        <w:instrText xml:space="preserve"> SEQ Requirement \s 5 \# "000"  </w:instrText>
      </w:r>
      <w:r w:rsidRPr="00C56655">
        <w:fldChar w:fldCharType="separate"/>
      </w:r>
      <w:r w:rsidR="00C56655">
        <w:rPr>
          <w:noProof/>
        </w:rPr>
        <w:t>002</w:t>
      </w:r>
      <w:r w:rsidRPr="00C56655">
        <w:fldChar w:fldCharType="end"/>
      </w:r>
      <w:r w:rsidRPr="00C56655">
        <w:t xml:space="preserve">) as per </w:t>
      </w:r>
      <w:r w:rsidRPr="00C56655">
        <w:fldChar w:fldCharType="begin"/>
      </w:r>
      <w:r w:rsidRPr="00C56655">
        <w:instrText xml:space="preserve"> REF _Ref380007557 \h  \* MERGEFORMAT </w:instrText>
      </w:r>
      <w:r w:rsidRPr="00C56655">
        <w:fldChar w:fldCharType="separate"/>
      </w:r>
      <w:r w:rsidR="00C56655" w:rsidRPr="00C56655">
        <w:t>Figure </w:t>
      </w:r>
      <w:r w:rsidR="00C56655">
        <w:t>29</w:t>
      </w:r>
      <w:r w:rsidRPr="00C56655">
        <w:fldChar w:fldCharType="end"/>
      </w:r>
      <w:r w:rsidRPr="00C56655">
        <w:t xml:space="preserve">c with additional opening and closing bracket prefix and suffix as well as changed sequence-specific switch value of </w:t>
      </w:r>
      <w:r w:rsidRPr="00C56655">
        <w:rPr>
          <w:b/>
        </w:rPr>
        <w:t>\# "000"</w:t>
      </w:r>
      <w:r w:rsidRPr="00C56655">
        <w:t>. This paragraph has no tab after the outline number and it is not formatted using a hanging indent.</w:t>
      </w:r>
    </w:p>
    <w:p w14:paraId="3A0ECE80" w14:textId="77777777" w:rsidR="00C31C5F" w:rsidRPr="00C56655" w:rsidRDefault="00C31C5F" w:rsidP="00C31C5F">
      <w:pPr>
        <w:pStyle w:val="Heading5"/>
      </w:pPr>
      <w:bookmarkStart w:id="289" w:name="_Ref494352189"/>
      <w:bookmarkStart w:id="290" w:name="_Ref381128142"/>
      <w:bookmarkStart w:id="291" w:name="_Toc513580726"/>
      <w:r w:rsidRPr="00C56655">
        <w:lastRenderedPageBreak/>
        <w:t>Sequence-specific field switches</w:t>
      </w:r>
      <w:bookmarkEnd w:id="289"/>
      <w:bookmarkEnd w:id="291"/>
    </w:p>
    <w:p w14:paraId="6514C65C" w14:textId="6532692A" w:rsidR="00C31C5F" w:rsidRPr="00C56655" w:rsidRDefault="00C31C5F" w:rsidP="00C31C5F">
      <w:pPr>
        <w:keepNext/>
        <w:keepLines/>
        <w:rPr>
          <w:lang w:eastAsia="en-GB"/>
        </w:rPr>
      </w:pPr>
      <w:r w:rsidRPr="00C56655">
        <w:rPr>
          <w:lang w:eastAsia="en-GB"/>
        </w:rPr>
        <w:t xml:space="preserve">For a list of available </w:t>
      </w:r>
      <w:r w:rsidRPr="00C56655">
        <w:t>customizable field switches, o</w:t>
      </w:r>
      <w:r w:rsidRPr="00C56655">
        <w:rPr>
          <w:lang w:eastAsia="en-GB"/>
        </w:rPr>
        <w:t>pen the Field form (</w:t>
      </w:r>
      <w:r w:rsidRPr="00C56655">
        <w:rPr>
          <w:lang w:eastAsia="en-GB"/>
        </w:rPr>
        <w:fldChar w:fldCharType="begin"/>
      </w:r>
      <w:r w:rsidRPr="00C56655">
        <w:rPr>
          <w:lang w:eastAsia="en-GB"/>
        </w:rPr>
        <w:instrText xml:space="preserve"> REF _Ref494350146 \h </w:instrText>
      </w:r>
      <w:r w:rsidRPr="00C56655">
        <w:rPr>
          <w:lang w:eastAsia="en-GB"/>
        </w:rPr>
      </w:r>
      <w:r w:rsidRPr="00C56655">
        <w:rPr>
          <w:lang w:eastAsia="en-GB"/>
        </w:rPr>
        <w:fldChar w:fldCharType="separate"/>
      </w:r>
      <w:r w:rsidR="00C56655" w:rsidRPr="00C56655">
        <w:t>Figure </w:t>
      </w:r>
      <w:r w:rsidR="00C56655">
        <w:rPr>
          <w:noProof/>
        </w:rPr>
        <w:t>30</w:t>
      </w:r>
      <w:r w:rsidRPr="00C56655">
        <w:rPr>
          <w:lang w:eastAsia="en-GB"/>
        </w:rPr>
        <w:fldChar w:fldCharType="end"/>
      </w:r>
      <w:r w:rsidRPr="00C56655">
        <w:rPr>
          <w:lang w:eastAsia="en-GB"/>
        </w:rPr>
        <w:t>) and apply sequence-specific field options (</w:t>
      </w:r>
      <w:r w:rsidRPr="00C56655">
        <w:rPr>
          <w:lang w:eastAsia="en-GB"/>
        </w:rPr>
        <w:fldChar w:fldCharType="begin"/>
      </w:r>
      <w:r w:rsidRPr="00C56655">
        <w:rPr>
          <w:lang w:eastAsia="en-GB"/>
        </w:rPr>
        <w:instrText xml:space="preserve"> REF _Ref494350156 \h  \* MERGEFORMAT </w:instrText>
      </w:r>
      <w:r w:rsidRPr="00C56655">
        <w:rPr>
          <w:lang w:eastAsia="en-GB"/>
        </w:rPr>
      </w:r>
      <w:r w:rsidRPr="00C56655">
        <w:rPr>
          <w:lang w:eastAsia="en-GB"/>
        </w:rPr>
        <w:fldChar w:fldCharType="separate"/>
      </w:r>
      <w:r w:rsidR="00C56655" w:rsidRPr="00C56655">
        <w:t>Figure </w:t>
      </w:r>
      <w:r w:rsidR="00C56655">
        <w:t>31</w:t>
      </w:r>
      <w:r w:rsidRPr="00C56655">
        <w:rPr>
          <w:lang w:eastAsia="en-GB"/>
        </w:rPr>
        <w:fldChar w:fldCharType="end"/>
      </w:r>
      <w:r w:rsidRPr="00C56655">
        <w:rPr>
          <w:lang w:eastAsia="en-GB"/>
        </w:rPr>
        <w:t>):</w:t>
      </w:r>
    </w:p>
    <w:p w14:paraId="690AAAA9" w14:textId="77777777" w:rsidR="00C31C5F" w:rsidRPr="00C56655" w:rsidRDefault="00C31C5F" w:rsidP="00C55A27">
      <w:pPr>
        <w:keepNext/>
        <w:keepLines/>
        <w:numPr>
          <w:ilvl w:val="0"/>
          <w:numId w:val="38"/>
        </w:numPr>
      </w:pPr>
      <w:r w:rsidRPr="00C56655">
        <w:rPr>
          <w:lang w:eastAsia="en-GB"/>
        </w:rPr>
        <w:t xml:space="preserve">With the menu, select Insert </w:t>
      </w:r>
      <w:r w:rsidRPr="00C56655">
        <w:rPr>
          <w:rFonts w:cs="Arial"/>
          <w:lang w:eastAsia="en-GB"/>
        </w:rPr>
        <w:t>→</w:t>
      </w:r>
      <w:r w:rsidRPr="00C56655">
        <w:rPr>
          <w:lang w:eastAsia="en-GB"/>
        </w:rPr>
        <w:t xml:space="preserve"> Quick Parts </w:t>
      </w:r>
      <w:r w:rsidRPr="00C56655">
        <w:rPr>
          <w:rFonts w:cs="Arial"/>
          <w:lang w:eastAsia="en-GB"/>
        </w:rPr>
        <w:t xml:space="preserve">→ </w:t>
      </w:r>
      <w:r w:rsidRPr="00C56655">
        <w:rPr>
          <w:lang w:eastAsia="en-GB"/>
        </w:rPr>
        <w:t>Field…</w:t>
      </w:r>
    </w:p>
    <w:p w14:paraId="5941FD2B" w14:textId="77777777" w:rsidR="00C31C5F" w:rsidRPr="00C56655" w:rsidRDefault="00C31C5F" w:rsidP="00C55A27">
      <w:pPr>
        <w:keepNext/>
        <w:keepLines/>
        <w:numPr>
          <w:ilvl w:val="0"/>
          <w:numId w:val="38"/>
        </w:numPr>
      </w:pPr>
      <w:r w:rsidRPr="00C56655">
        <w:rPr>
          <w:lang w:eastAsia="en-GB"/>
        </w:rPr>
        <w:t>Sequence field options:</w:t>
      </w:r>
    </w:p>
    <w:p w14:paraId="539A4A6A" w14:textId="77777777" w:rsidR="00C31C5F" w:rsidRPr="00C56655" w:rsidRDefault="00C31C5F" w:rsidP="00C55A27">
      <w:pPr>
        <w:keepNext/>
        <w:keepLines/>
        <w:numPr>
          <w:ilvl w:val="1"/>
          <w:numId w:val="39"/>
        </w:numPr>
      </w:pPr>
      <w:r w:rsidRPr="00C56655">
        <w:t>Under Categories:, select Numbering;</w:t>
      </w:r>
    </w:p>
    <w:p w14:paraId="61259EA5" w14:textId="77777777" w:rsidR="00C31C5F" w:rsidRPr="00C56655" w:rsidRDefault="00C31C5F" w:rsidP="00C55A27">
      <w:pPr>
        <w:keepNext/>
        <w:keepLines/>
        <w:numPr>
          <w:ilvl w:val="1"/>
          <w:numId w:val="39"/>
        </w:numPr>
      </w:pPr>
      <w:r w:rsidRPr="00C56655">
        <w:rPr>
          <w:lang w:eastAsia="en-GB"/>
        </w:rPr>
        <w:t>Under Field names:, select Seq;</w:t>
      </w:r>
    </w:p>
    <w:p w14:paraId="7B440D7C" w14:textId="77777777" w:rsidR="00C31C5F" w:rsidRPr="00C56655" w:rsidRDefault="00C31C5F" w:rsidP="00C55A27">
      <w:pPr>
        <w:keepNext/>
        <w:keepLines/>
        <w:numPr>
          <w:ilvl w:val="1"/>
          <w:numId w:val="39"/>
        </w:numPr>
      </w:pPr>
      <w:r w:rsidRPr="00C56655">
        <w:rPr>
          <w:lang w:eastAsia="en-GB"/>
        </w:rPr>
        <w:t>Click on the Options… button.</w:t>
      </w:r>
    </w:p>
    <w:p w14:paraId="7CC63D50" w14:textId="77777777" w:rsidR="00C31C5F" w:rsidRPr="00C56655" w:rsidRDefault="00C31C5F" w:rsidP="00C31C5F">
      <w:pPr>
        <w:pStyle w:val="Figure"/>
        <w:keepLines/>
      </w:pPr>
      <w:r w:rsidRPr="00C56655">
        <w:rPr>
          <w:lang w:eastAsia="en-GB"/>
        </w:rPr>
        <w:drawing>
          <wp:inline distT="0" distB="0" distL="0" distR="0" wp14:anchorId="77238292" wp14:editId="66BFEBA4">
            <wp:extent cx="5943600" cy="3798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43600" cy="3798000"/>
                    </a:xfrm>
                    <a:prstGeom prst="rect">
                      <a:avLst/>
                    </a:prstGeom>
                  </pic:spPr>
                </pic:pic>
              </a:graphicData>
            </a:graphic>
          </wp:inline>
        </w:drawing>
      </w:r>
    </w:p>
    <w:p w14:paraId="5C2B1C39" w14:textId="639053EF" w:rsidR="00C31C5F" w:rsidRPr="00C56655" w:rsidRDefault="00C31C5F" w:rsidP="00C31C5F">
      <w:pPr>
        <w:pStyle w:val="Caption"/>
        <w:keepNext/>
        <w:keepLines/>
      </w:pPr>
      <w:bookmarkStart w:id="292" w:name="_Ref494350146"/>
      <w:bookmarkStart w:id="293" w:name="_Toc513580808"/>
      <w:r w:rsidRPr="00C56655">
        <w:t>Figure </w:t>
      </w:r>
      <w:r w:rsidR="00692BB9" w:rsidRPr="00C56655">
        <w:fldChar w:fldCharType="begin"/>
      </w:r>
      <w:r w:rsidR="00692BB9" w:rsidRPr="00C56655">
        <w:instrText xml:space="preserve"> SEQ Figure \* ARABIC </w:instrText>
      </w:r>
      <w:r w:rsidR="00692BB9" w:rsidRPr="00C56655">
        <w:fldChar w:fldCharType="separate"/>
      </w:r>
      <w:r w:rsidR="00C56655">
        <w:rPr>
          <w:noProof/>
        </w:rPr>
        <w:t>30</w:t>
      </w:r>
      <w:r w:rsidR="00692BB9" w:rsidRPr="00C56655">
        <w:fldChar w:fldCharType="end"/>
      </w:r>
      <w:bookmarkEnd w:id="292"/>
      <w:r w:rsidRPr="00C56655">
        <w:t>: Quick Parts Field Form, Numbering, Sequence</w:t>
      </w:r>
      <w:bookmarkEnd w:id="293"/>
    </w:p>
    <w:p w14:paraId="7CE6A1C7" w14:textId="77777777" w:rsidR="00C31C5F" w:rsidRPr="00C56655" w:rsidRDefault="00C31C5F" w:rsidP="00C31C5F">
      <w:pPr>
        <w:pStyle w:val="Figure"/>
      </w:pPr>
      <w:r w:rsidRPr="00C56655">
        <w:rPr>
          <w:lang w:eastAsia="en-GB"/>
        </w:rPr>
        <w:lastRenderedPageBreak/>
        <w:drawing>
          <wp:inline distT="0" distB="0" distL="0" distR="0" wp14:anchorId="61E96361" wp14:editId="10DFDBA2">
            <wp:extent cx="3121200" cy="3078000"/>
            <wp:effectExtent l="0" t="0" r="317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3121200" cy="3078000"/>
                    </a:xfrm>
                    <a:prstGeom prst="rect">
                      <a:avLst/>
                    </a:prstGeom>
                  </pic:spPr>
                </pic:pic>
              </a:graphicData>
            </a:graphic>
          </wp:inline>
        </w:drawing>
      </w:r>
    </w:p>
    <w:p w14:paraId="36D93ECA" w14:textId="47B88F9C" w:rsidR="00C31C5F" w:rsidRPr="00C56655" w:rsidRDefault="00C31C5F" w:rsidP="00C31C5F">
      <w:pPr>
        <w:pStyle w:val="Caption"/>
      </w:pPr>
      <w:bookmarkStart w:id="294" w:name="_Ref494350156"/>
      <w:bookmarkStart w:id="295" w:name="_Toc513580809"/>
      <w:r w:rsidRPr="00C56655">
        <w:t>Figure </w:t>
      </w:r>
      <w:r w:rsidR="00692BB9" w:rsidRPr="00C56655">
        <w:fldChar w:fldCharType="begin"/>
      </w:r>
      <w:r w:rsidR="00692BB9" w:rsidRPr="00C56655">
        <w:instrText xml:space="preserve"> SEQ Figure \* ARABIC </w:instrText>
      </w:r>
      <w:r w:rsidR="00692BB9" w:rsidRPr="00C56655">
        <w:fldChar w:fldCharType="separate"/>
      </w:r>
      <w:r w:rsidR="00C56655">
        <w:rPr>
          <w:noProof/>
        </w:rPr>
        <w:t>31</w:t>
      </w:r>
      <w:r w:rsidR="00692BB9" w:rsidRPr="00C56655">
        <w:fldChar w:fldCharType="end"/>
      </w:r>
      <w:bookmarkEnd w:id="294"/>
      <w:r w:rsidRPr="00C56655">
        <w:t>: Sequence-specific Field Switches</w:t>
      </w:r>
      <w:bookmarkEnd w:id="295"/>
    </w:p>
    <w:p w14:paraId="474A89A6" w14:textId="77777777" w:rsidR="00C31C5F" w:rsidRPr="00C56655" w:rsidRDefault="00C31C5F" w:rsidP="00C31C5F">
      <w:pPr>
        <w:pStyle w:val="Heading4"/>
      </w:pPr>
      <w:bookmarkStart w:id="296" w:name="_Toc513580727"/>
      <w:r w:rsidRPr="00C56655">
        <w:t xml:space="preserve">Delete Styles </w:t>
      </w:r>
      <w:r w:rsidRPr="00C56655">
        <w:rPr>
          <w:lang w:eastAsia="en-GB"/>
        </w:rPr>
        <w:drawing>
          <wp:inline distT="0" distB="0" distL="0" distR="0" wp14:anchorId="107A9DE6" wp14:editId="4B082C50">
            <wp:extent cx="152421" cy="152421"/>
            <wp:effectExtent l="0" t="0" r="0" b="0"/>
            <wp:docPr id="27" name="Picture 27" descr="ActiveDocument.InlineShape -  64 of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Styles_DeleteThoseNotInBaseTemplate.png"/>
                    <pic:cNvPicPr/>
                  </pic:nvPicPr>
                  <pic:blipFill>
                    <a:blip r:embed="rId25">
                      <a:extLst>
                        <a:ext uri="{28A0092B-C50C-407E-A947-70E740481C1C}">
                          <a14:useLocalDpi xmlns:a14="http://schemas.microsoft.com/office/drawing/2010/main" val="0"/>
                        </a:ext>
                      </a:extLst>
                    </a:blip>
                    <a:stretch>
                      <a:fillRect/>
                    </a:stretch>
                  </pic:blipFill>
                  <pic:spPr>
                    <a:xfrm>
                      <a:off x="0" y="0"/>
                      <a:ext cx="152421" cy="152421"/>
                    </a:xfrm>
                    <a:prstGeom prst="rect">
                      <a:avLst/>
                    </a:prstGeom>
                  </pic:spPr>
                </pic:pic>
              </a:graphicData>
            </a:graphic>
          </wp:inline>
        </w:drawing>
      </w:r>
      <w:bookmarkEnd w:id="290"/>
      <w:bookmarkEnd w:id="296"/>
    </w:p>
    <w:p w14:paraId="118F7CF9" w14:textId="169013E8" w:rsidR="00C31C5F" w:rsidRPr="00C56655" w:rsidRDefault="00C31C5F" w:rsidP="00C31C5F">
      <w:pPr>
        <w:keepNext/>
        <w:keepLines/>
      </w:pPr>
      <w:r w:rsidRPr="00C56655">
        <w:t>This utility will delete all foreign styles in the active document and replace them with styles from the template. The user is prompted firstly, whether or not to continue deleting all foreign styles (</w:t>
      </w:r>
      <w:r w:rsidRPr="00C56655">
        <w:fldChar w:fldCharType="begin"/>
      </w:r>
      <w:r w:rsidRPr="00C56655">
        <w:instrText xml:space="preserve"> REF _Ref381068109 \h  \* MERGEFORMAT </w:instrText>
      </w:r>
      <w:r w:rsidRPr="00C56655">
        <w:fldChar w:fldCharType="separate"/>
      </w:r>
      <w:r w:rsidR="00C56655" w:rsidRPr="00C56655">
        <w:t>Figure </w:t>
      </w:r>
      <w:r w:rsidR="00C56655">
        <w:t>32</w:t>
      </w:r>
      <w:r w:rsidRPr="00C56655">
        <w:fldChar w:fldCharType="end"/>
      </w:r>
      <w:r w:rsidRPr="00C56655">
        <w:t>); and secondly, whether or not to update the styles from the template (</w:t>
      </w:r>
      <w:r w:rsidRPr="00C56655">
        <w:fldChar w:fldCharType="begin"/>
      </w:r>
      <w:r w:rsidRPr="00C56655">
        <w:instrText xml:space="preserve"> REF _Ref381068223 \h  \* MERGEFORMAT </w:instrText>
      </w:r>
      <w:r w:rsidRPr="00C56655">
        <w:fldChar w:fldCharType="separate"/>
      </w:r>
      <w:r w:rsidR="00C56655" w:rsidRPr="00C56655">
        <w:t>Figure </w:t>
      </w:r>
      <w:r w:rsidR="00C56655">
        <w:t>33</w:t>
      </w:r>
      <w:r w:rsidRPr="00C56655">
        <w:fldChar w:fldCharType="end"/>
      </w:r>
      <w:r w:rsidRPr="00C56655">
        <w:t>).</w:t>
      </w:r>
    </w:p>
    <w:p w14:paraId="48BA23DD" w14:textId="77777777" w:rsidR="00C31C5F" w:rsidRPr="00C56655" w:rsidRDefault="00C31C5F" w:rsidP="00C31C5F">
      <w:pPr>
        <w:pStyle w:val="Figure"/>
        <w:keepLines/>
      </w:pPr>
      <w:r w:rsidRPr="00C56655">
        <w:rPr>
          <w:lang w:eastAsia="en-GB"/>
        </w:rPr>
        <w:drawing>
          <wp:inline distT="0" distB="0" distL="0" distR="0" wp14:anchorId="1398D5E7" wp14:editId="15C110D6">
            <wp:extent cx="2275200" cy="1483200"/>
            <wp:effectExtent l="0" t="0" r="0" b="3175"/>
            <wp:docPr id="1052" name="Picture 1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2275200" cy="1483200"/>
                    </a:xfrm>
                    <a:prstGeom prst="rect">
                      <a:avLst/>
                    </a:prstGeom>
                  </pic:spPr>
                </pic:pic>
              </a:graphicData>
            </a:graphic>
          </wp:inline>
        </w:drawing>
      </w:r>
    </w:p>
    <w:p w14:paraId="27FEB319" w14:textId="1584B0A9" w:rsidR="00C31C5F" w:rsidRPr="00C56655" w:rsidRDefault="00C31C5F" w:rsidP="00C31C5F">
      <w:pPr>
        <w:pStyle w:val="Caption"/>
        <w:keepNext/>
        <w:keepLines/>
      </w:pPr>
      <w:bookmarkStart w:id="297" w:name="_Ref381068109"/>
      <w:bookmarkStart w:id="298" w:name="_Ref381068103"/>
      <w:bookmarkStart w:id="299" w:name="_Toc513580810"/>
      <w:r w:rsidRPr="00C56655">
        <w:t>Figure </w:t>
      </w:r>
      <w:r w:rsidR="00692BB9" w:rsidRPr="00C56655">
        <w:fldChar w:fldCharType="begin"/>
      </w:r>
      <w:r w:rsidR="00692BB9" w:rsidRPr="00C56655">
        <w:instrText xml:space="preserve"> SEQ Figure \* ARABIC </w:instrText>
      </w:r>
      <w:r w:rsidR="00692BB9" w:rsidRPr="00C56655">
        <w:fldChar w:fldCharType="separate"/>
      </w:r>
      <w:r w:rsidR="00C56655">
        <w:rPr>
          <w:noProof/>
        </w:rPr>
        <w:t>32</w:t>
      </w:r>
      <w:r w:rsidR="00692BB9" w:rsidRPr="00C56655">
        <w:fldChar w:fldCharType="end"/>
      </w:r>
      <w:bookmarkEnd w:id="297"/>
      <w:r w:rsidRPr="00C56655">
        <w:t>: Delete Styles –</w:t>
      </w:r>
      <w:r w:rsidRPr="00C56655">
        <w:br/>
        <w:t>First Prompt</w:t>
      </w:r>
      <w:bookmarkEnd w:id="298"/>
      <w:bookmarkEnd w:id="299"/>
    </w:p>
    <w:p w14:paraId="71298971" w14:textId="77777777" w:rsidR="00C31C5F" w:rsidRPr="00C56655" w:rsidRDefault="00C31C5F" w:rsidP="00C31C5F">
      <w:pPr>
        <w:pStyle w:val="Figure"/>
      </w:pPr>
      <w:r w:rsidRPr="00C56655">
        <w:rPr>
          <w:lang w:eastAsia="en-GB"/>
        </w:rPr>
        <w:drawing>
          <wp:inline distT="0" distB="0" distL="0" distR="0" wp14:anchorId="24E03AE0" wp14:editId="5CBC6510">
            <wp:extent cx="2617200" cy="1479600"/>
            <wp:effectExtent l="0" t="0" r="0" b="6350"/>
            <wp:docPr id="1053" name="Picture 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2617200" cy="1479600"/>
                    </a:xfrm>
                    <a:prstGeom prst="rect">
                      <a:avLst/>
                    </a:prstGeom>
                  </pic:spPr>
                </pic:pic>
              </a:graphicData>
            </a:graphic>
          </wp:inline>
        </w:drawing>
      </w:r>
    </w:p>
    <w:p w14:paraId="618A9934" w14:textId="7CCA5C01" w:rsidR="00C31C5F" w:rsidRPr="00C56655" w:rsidRDefault="00C31C5F" w:rsidP="00C31C5F">
      <w:pPr>
        <w:pStyle w:val="Caption"/>
      </w:pPr>
      <w:bookmarkStart w:id="300" w:name="_Ref381068223"/>
      <w:bookmarkStart w:id="301" w:name="_Toc513580811"/>
      <w:r w:rsidRPr="00C56655">
        <w:t>Figure </w:t>
      </w:r>
      <w:r w:rsidR="00692BB9" w:rsidRPr="00C56655">
        <w:fldChar w:fldCharType="begin"/>
      </w:r>
      <w:r w:rsidR="00692BB9" w:rsidRPr="00C56655">
        <w:instrText xml:space="preserve"> SEQ Figure \* ARABIC </w:instrText>
      </w:r>
      <w:r w:rsidR="00692BB9" w:rsidRPr="00C56655">
        <w:fldChar w:fldCharType="separate"/>
      </w:r>
      <w:r w:rsidR="00C56655">
        <w:rPr>
          <w:noProof/>
        </w:rPr>
        <w:t>33</w:t>
      </w:r>
      <w:r w:rsidR="00692BB9" w:rsidRPr="00C56655">
        <w:fldChar w:fldCharType="end"/>
      </w:r>
      <w:bookmarkEnd w:id="300"/>
      <w:r w:rsidRPr="00C56655">
        <w:t>: Delete Styles –</w:t>
      </w:r>
      <w:r w:rsidRPr="00C56655">
        <w:br/>
        <w:t>Second Prompt</w:t>
      </w:r>
      <w:bookmarkEnd w:id="301"/>
    </w:p>
    <w:p w14:paraId="1D244220" w14:textId="77777777" w:rsidR="00C31C5F" w:rsidRPr="00C56655" w:rsidRDefault="00C31C5F" w:rsidP="00C31C5F">
      <w:pPr>
        <w:pStyle w:val="Heading4"/>
      </w:pPr>
      <w:bookmarkStart w:id="302" w:name="_Ref380729583"/>
      <w:bookmarkStart w:id="303" w:name="_Toc513580728"/>
      <w:r w:rsidRPr="00C56655">
        <w:lastRenderedPageBreak/>
        <w:t xml:space="preserve">Update Case </w:t>
      </w:r>
      <w:r w:rsidRPr="00C56655">
        <w:rPr>
          <w:lang w:eastAsia="en-GB"/>
        </w:rPr>
        <w:drawing>
          <wp:inline distT="0" distB="0" distL="0" distR="0" wp14:anchorId="1E75150D" wp14:editId="0CB54D1F">
            <wp:extent cx="152421" cy="152421"/>
            <wp:effectExtent l="0" t="0" r="0" b="0"/>
            <wp:docPr id="28" name="Picture 28" descr="ActiveDocument.InlineShape -  67 of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UpdateHeadingCase.png"/>
                    <pic:cNvPicPr/>
                  </pic:nvPicPr>
                  <pic:blipFill>
                    <a:blip r:embed="rId26">
                      <a:extLst>
                        <a:ext uri="{28A0092B-C50C-407E-A947-70E740481C1C}">
                          <a14:useLocalDpi xmlns:a14="http://schemas.microsoft.com/office/drawing/2010/main" val="0"/>
                        </a:ext>
                      </a:extLst>
                    </a:blip>
                    <a:stretch>
                      <a:fillRect/>
                    </a:stretch>
                  </pic:blipFill>
                  <pic:spPr>
                    <a:xfrm>
                      <a:off x="0" y="0"/>
                      <a:ext cx="152421" cy="152421"/>
                    </a:xfrm>
                    <a:prstGeom prst="rect">
                      <a:avLst/>
                    </a:prstGeom>
                  </pic:spPr>
                </pic:pic>
              </a:graphicData>
            </a:graphic>
          </wp:inline>
        </w:drawing>
      </w:r>
      <w:bookmarkEnd w:id="302"/>
      <w:bookmarkEnd w:id="303"/>
    </w:p>
    <w:p w14:paraId="13097E20" w14:textId="77777777" w:rsidR="00C31C5F" w:rsidRPr="00C56655" w:rsidRDefault="00C31C5F" w:rsidP="00C31C5F">
      <w:r w:rsidRPr="00C56655">
        <w:t>This utility will apply the correct case formatting to all headings and captions, maintaining upper case for abbreviation and lower case for link words as specified in the template database. Examples of these are:</w:t>
      </w:r>
    </w:p>
    <w:p w14:paraId="6E384373" w14:textId="77777777" w:rsidR="00C31C5F" w:rsidRPr="00C56655" w:rsidRDefault="00C31C5F" w:rsidP="00C55A27">
      <w:pPr>
        <w:numPr>
          <w:ilvl w:val="0"/>
          <w:numId w:val="42"/>
        </w:numPr>
        <w:tabs>
          <w:tab w:val="left" w:pos="2268"/>
        </w:tabs>
      </w:pPr>
      <w:r w:rsidRPr="00C56655">
        <w:t>Heading 1</w:t>
      </w:r>
      <w:r w:rsidRPr="00C56655">
        <w:tab/>
      </w:r>
      <w:r w:rsidRPr="00C56655">
        <w:rPr>
          <w:b/>
        </w:rPr>
        <w:t>UPPER CASE</w:t>
      </w:r>
      <w:r w:rsidRPr="00C56655">
        <w:t xml:space="preserve"> FORMATTING IN BOLD 12</w:t>
      </w:r>
    </w:p>
    <w:p w14:paraId="7F808AF5" w14:textId="77777777" w:rsidR="00C31C5F" w:rsidRPr="00C56655" w:rsidRDefault="00C31C5F" w:rsidP="00C55A27">
      <w:pPr>
        <w:numPr>
          <w:ilvl w:val="0"/>
          <w:numId w:val="42"/>
        </w:numPr>
        <w:tabs>
          <w:tab w:val="left" w:pos="2268"/>
        </w:tabs>
      </w:pPr>
      <w:r w:rsidRPr="00C56655">
        <w:t>Heading 2</w:t>
      </w:r>
      <w:r w:rsidRPr="00C56655">
        <w:tab/>
      </w:r>
      <w:r w:rsidRPr="00C56655">
        <w:rPr>
          <w:b/>
        </w:rPr>
        <w:t>UPPER CASE</w:t>
      </w:r>
      <w:r w:rsidRPr="00C56655">
        <w:t xml:space="preserve"> FORMATTING IN BOLD 11</w:t>
      </w:r>
    </w:p>
    <w:p w14:paraId="015FE6B3" w14:textId="77777777" w:rsidR="00C31C5F" w:rsidRPr="00C56655" w:rsidRDefault="00C31C5F" w:rsidP="00C55A27">
      <w:pPr>
        <w:numPr>
          <w:ilvl w:val="0"/>
          <w:numId w:val="42"/>
        </w:numPr>
        <w:tabs>
          <w:tab w:val="left" w:pos="2268"/>
        </w:tabs>
      </w:pPr>
      <w:r w:rsidRPr="00C56655">
        <w:t>Heading 3</w:t>
      </w:r>
      <w:r w:rsidRPr="00C56655">
        <w:tab/>
      </w:r>
      <w:r w:rsidRPr="00C56655">
        <w:rPr>
          <w:b/>
        </w:rPr>
        <w:t>Title Case</w:t>
      </w:r>
      <w:r w:rsidRPr="00C56655">
        <w:t xml:space="preserve"> Formatting in Bold 11</w:t>
      </w:r>
    </w:p>
    <w:p w14:paraId="572200B9" w14:textId="77777777" w:rsidR="00C31C5F" w:rsidRPr="00C56655" w:rsidRDefault="00C31C5F" w:rsidP="00C55A27">
      <w:pPr>
        <w:numPr>
          <w:ilvl w:val="0"/>
          <w:numId w:val="42"/>
        </w:numPr>
        <w:tabs>
          <w:tab w:val="left" w:pos="2268"/>
        </w:tabs>
      </w:pPr>
      <w:r w:rsidRPr="00C56655">
        <w:t>Heading 4 to 9</w:t>
      </w:r>
      <w:r w:rsidRPr="00C56655">
        <w:tab/>
      </w:r>
      <w:r w:rsidRPr="00C56655">
        <w:rPr>
          <w:b/>
        </w:rPr>
        <w:t>Sentence case</w:t>
      </w:r>
      <w:r w:rsidRPr="00C56655">
        <w:t xml:space="preserve"> formatting in bold 11</w:t>
      </w:r>
    </w:p>
    <w:p w14:paraId="4E828CAE" w14:textId="77777777" w:rsidR="00C31C5F" w:rsidRPr="00C56655" w:rsidRDefault="00C31C5F" w:rsidP="00C55A27">
      <w:pPr>
        <w:numPr>
          <w:ilvl w:val="0"/>
          <w:numId w:val="42"/>
        </w:numPr>
        <w:tabs>
          <w:tab w:val="left" w:pos="2268"/>
        </w:tabs>
      </w:pPr>
      <w:r w:rsidRPr="00C56655">
        <w:t>Caption Figure</w:t>
      </w:r>
      <w:r w:rsidRPr="00C56655">
        <w:tab/>
      </w:r>
      <w:r w:rsidRPr="00C56655">
        <w:rPr>
          <w:b/>
        </w:rPr>
        <w:t>Title Case</w:t>
      </w:r>
      <w:r w:rsidRPr="00C56655">
        <w:t xml:space="preserve"> Formatting in Bold 11</w:t>
      </w:r>
    </w:p>
    <w:p w14:paraId="015BBB7E" w14:textId="77777777" w:rsidR="00C31C5F" w:rsidRPr="00C56655" w:rsidRDefault="00C31C5F" w:rsidP="00C55A27">
      <w:pPr>
        <w:numPr>
          <w:ilvl w:val="0"/>
          <w:numId w:val="42"/>
        </w:numPr>
        <w:tabs>
          <w:tab w:val="left" w:pos="2268"/>
        </w:tabs>
      </w:pPr>
      <w:r w:rsidRPr="00C56655">
        <w:t>Caption Table</w:t>
      </w:r>
      <w:r w:rsidRPr="00C56655">
        <w:tab/>
      </w:r>
      <w:r w:rsidRPr="00C56655">
        <w:rPr>
          <w:b/>
        </w:rPr>
        <w:t>Title Case</w:t>
      </w:r>
      <w:r w:rsidRPr="00C56655">
        <w:t xml:space="preserve"> Formatting in Bold 11</w:t>
      </w:r>
    </w:p>
    <w:p w14:paraId="373480CE" w14:textId="77777777" w:rsidR="00C31C5F" w:rsidRPr="00C56655" w:rsidRDefault="00C31C5F" w:rsidP="00C31C5F">
      <w:pPr>
        <w:pStyle w:val="Heading3"/>
      </w:pPr>
      <w:bookmarkStart w:id="304" w:name="_Toc513580729"/>
      <w:r w:rsidRPr="00C56655">
        <w:t>Utils Group</w:t>
      </w:r>
      <w:bookmarkEnd w:id="304"/>
    </w:p>
    <w:p w14:paraId="743E22DE" w14:textId="77777777" w:rsidR="00C31C5F" w:rsidRPr="00C56655" w:rsidRDefault="00C31C5F" w:rsidP="00C31C5F">
      <w:pPr>
        <w:pStyle w:val="Heading4"/>
      </w:pPr>
      <w:bookmarkStart w:id="305" w:name="_Ref494126284"/>
      <w:bookmarkStart w:id="306" w:name="_Toc513580730"/>
      <w:r w:rsidRPr="00C56655">
        <w:t xml:space="preserve">Insert Symbol </w:t>
      </w:r>
      <w:r w:rsidRPr="00C56655">
        <w:rPr>
          <w:lang w:eastAsia="en-GB"/>
        </w:rPr>
        <w:drawing>
          <wp:inline distT="0" distB="0" distL="0" distR="0" wp14:anchorId="225C56FC" wp14:editId="4B81C847">
            <wp:extent cx="152421" cy="152421"/>
            <wp:effectExtent l="0" t="0" r="0" b="0"/>
            <wp:docPr id="29" name="Picture 29" descr="ActiveDocument.InlineShape -  68 of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TypeDegC.png"/>
                    <pic:cNvPicPr/>
                  </pic:nvPicPr>
                  <pic:blipFill>
                    <a:blip r:embed="rId27">
                      <a:extLst>
                        <a:ext uri="{28A0092B-C50C-407E-A947-70E740481C1C}">
                          <a14:useLocalDpi xmlns:a14="http://schemas.microsoft.com/office/drawing/2010/main" val="0"/>
                        </a:ext>
                      </a:extLst>
                    </a:blip>
                    <a:stretch>
                      <a:fillRect/>
                    </a:stretch>
                  </pic:blipFill>
                  <pic:spPr>
                    <a:xfrm>
                      <a:off x="0" y="0"/>
                      <a:ext cx="152421" cy="152421"/>
                    </a:xfrm>
                    <a:prstGeom prst="rect">
                      <a:avLst/>
                    </a:prstGeom>
                  </pic:spPr>
                </pic:pic>
              </a:graphicData>
            </a:graphic>
          </wp:inline>
        </w:drawing>
      </w:r>
      <w:bookmarkEnd w:id="305"/>
      <w:bookmarkEnd w:id="306"/>
    </w:p>
    <w:p w14:paraId="0ECCA79F" w14:textId="07FA90BC" w:rsidR="00C31C5F" w:rsidRPr="00C56655" w:rsidRDefault="00C31C5F" w:rsidP="00C31C5F">
      <w:pPr>
        <w:keepNext/>
        <w:keepLines/>
      </w:pPr>
      <w:r w:rsidRPr="00C56655">
        <w:t>Provision is made for 25 predefined complex symbols (</w:t>
      </w:r>
      <w:r w:rsidRPr="00C56655">
        <w:fldChar w:fldCharType="begin"/>
      </w:r>
      <w:r w:rsidRPr="00C56655">
        <w:instrText xml:space="preserve"> REF _Ref494137902 \h </w:instrText>
      </w:r>
      <w:r w:rsidRPr="00C56655">
        <w:fldChar w:fldCharType="separate"/>
      </w:r>
      <w:r w:rsidR="00C56655" w:rsidRPr="00C56655">
        <w:t>Figure </w:t>
      </w:r>
      <w:r w:rsidR="00C56655">
        <w:rPr>
          <w:noProof/>
        </w:rPr>
        <w:t>34</w:t>
      </w:r>
      <w:r w:rsidRPr="00C56655">
        <w:fldChar w:fldCharType="end"/>
      </w:r>
      <w:r w:rsidRPr="00C56655">
        <w:t>) that will be typed at the cursor position. These symbols are fully customizable via the template database (refer to paragraph </w:t>
      </w:r>
      <w:r w:rsidRPr="00C56655">
        <w:fldChar w:fldCharType="begin"/>
      </w:r>
      <w:r w:rsidRPr="00C56655">
        <w:instrText xml:space="preserve"> REF _Ref494135974 \r \h  \* MERGEFORMAT </w:instrText>
      </w:r>
      <w:r w:rsidRPr="00C56655">
        <w:fldChar w:fldCharType="separate"/>
      </w:r>
      <w:r w:rsidR="00C56655">
        <w:t>5.1</w:t>
      </w:r>
      <w:r w:rsidRPr="00C56655">
        <w:fldChar w:fldCharType="end"/>
      </w:r>
      <w:r w:rsidRPr="00C56655">
        <w:fldChar w:fldCharType="begin"/>
      </w:r>
      <w:r w:rsidRPr="00C56655">
        <w:instrText xml:space="preserve"> REF _Ref494135994 \r \h  \* MERGEFORMAT </w:instrText>
      </w:r>
      <w:r w:rsidRPr="00C56655">
        <w:fldChar w:fldCharType="separate"/>
      </w:r>
      <w:r w:rsidR="00C56655">
        <w:t>j</w:t>
      </w:r>
      <w:r w:rsidRPr="00C56655">
        <w:fldChar w:fldCharType="end"/>
      </w:r>
      <w:r w:rsidRPr="00C56655">
        <w:t xml:space="preserve">). A prefix and suffix can be combined with a normal symbol to form a complex string combination, e.g. </w:t>
      </w:r>
      <w:r w:rsidRPr="00C56655">
        <w:rPr>
          <w:rFonts w:cs="Arial"/>
        </w:rPr>
        <w:t>°</w:t>
      </w:r>
      <w:r w:rsidRPr="00C56655">
        <w:t>C. The purpose of this utility is to promote consistency and enhance efficiency when inserting symbols that have not been created with the equation editor, into normal text.</w:t>
      </w:r>
    </w:p>
    <w:p w14:paraId="5C4733BC" w14:textId="77777777" w:rsidR="00C31C5F" w:rsidRPr="00C56655" w:rsidRDefault="00C31C5F" w:rsidP="00C31C5F">
      <w:pPr>
        <w:pStyle w:val="Figure"/>
        <w:keepLines/>
      </w:pPr>
      <w:r w:rsidRPr="00C56655">
        <w:rPr>
          <w:lang w:eastAsia="en-GB"/>
        </w:rPr>
        <w:drawing>
          <wp:inline distT="0" distB="0" distL="0" distR="0" wp14:anchorId="4CED379D" wp14:editId="427DF4D9">
            <wp:extent cx="2606400" cy="2160000"/>
            <wp:effectExtent l="0" t="0" r="3810" b="0"/>
            <wp:docPr id="1051" name="Picture 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2606400" cy="2160000"/>
                    </a:xfrm>
                    <a:prstGeom prst="rect">
                      <a:avLst/>
                    </a:prstGeom>
                  </pic:spPr>
                </pic:pic>
              </a:graphicData>
            </a:graphic>
          </wp:inline>
        </w:drawing>
      </w:r>
    </w:p>
    <w:p w14:paraId="32989D3F" w14:textId="0B65AC87" w:rsidR="00C31C5F" w:rsidRPr="00C56655" w:rsidRDefault="00C31C5F" w:rsidP="00C31C5F">
      <w:pPr>
        <w:pStyle w:val="Caption"/>
        <w:keepNext/>
        <w:keepLines/>
      </w:pPr>
      <w:bookmarkStart w:id="307" w:name="_Ref494137902"/>
      <w:bookmarkStart w:id="308" w:name="_Toc513580812"/>
      <w:r w:rsidRPr="00C56655">
        <w:t>Figure </w:t>
      </w:r>
      <w:r w:rsidR="00692BB9" w:rsidRPr="00C56655">
        <w:fldChar w:fldCharType="begin"/>
      </w:r>
      <w:r w:rsidR="00692BB9" w:rsidRPr="00C56655">
        <w:instrText xml:space="preserve"> SEQ Figure \* ARABIC </w:instrText>
      </w:r>
      <w:r w:rsidR="00692BB9" w:rsidRPr="00C56655">
        <w:fldChar w:fldCharType="separate"/>
      </w:r>
      <w:r w:rsidR="00C56655">
        <w:rPr>
          <w:noProof/>
        </w:rPr>
        <w:t>34</w:t>
      </w:r>
      <w:r w:rsidR="00692BB9" w:rsidRPr="00C56655">
        <w:fldChar w:fldCharType="end"/>
      </w:r>
      <w:bookmarkEnd w:id="307"/>
      <w:r w:rsidRPr="00C56655">
        <w:t>: Insert Symbol</w:t>
      </w:r>
      <w:bookmarkEnd w:id="308"/>
    </w:p>
    <w:p w14:paraId="23D54D95" w14:textId="77777777" w:rsidR="00C31C5F" w:rsidRPr="00C56655" w:rsidRDefault="00C31C5F" w:rsidP="00C31C5F">
      <w:pPr>
        <w:pStyle w:val="Heading4"/>
      </w:pPr>
      <w:bookmarkStart w:id="309" w:name="_Toc513580731"/>
      <w:r w:rsidRPr="00C56655">
        <w:t xml:space="preserve">Insert Equation </w:t>
      </w:r>
      <w:r w:rsidRPr="00C56655">
        <w:rPr>
          <w:lang w:eastAsia="en-GB"/>
        </w:rPr>
        <w:drawing>
          <wp:inline distT="0" distB="0" distL="0" distR="0" wp14:anchorId="70B0F8D3" wp14:editId="5046B86D">
            <wp:extent cx="152381" cy="152381"/>
            <wp:effectExtent l="0" t="0" r="635" b="635"/>
            <wp:docPr id="30" name="Picture 30" descr="ActiveDocument.InlineShape -  69 of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ImportInsertEquation.png"/>
                    <pic:cNvPicPr/>
                  </pic:nvPicPr>
                  <pic:blipFill>
                    <a:blip r:embed="rId28">
                      <a:extLst>
                        <a:ext uri="{28A0092B-C50C-407E-A947-70E740481C1C}">
                          <a14:useLocalDpi xmlns:a14="http://schemas.microsoft.com/office/drawing/2010/main" val="0"/>
                        </a:ext>
                      </a:extLst>
                    </a:blip>
                    <a:stretch>
                      <a:fillRect/>
                    </a:stretch>
                  </pic:blipFill>
                  <pic:spPr>
                    <a:xfrm>
                      <a:off x="0" y="0"/>
                      <a:ext cx="152381" cy="152381"/>
                    </a:xfrm>
                    <a:prstGeom prst="rect">
                      <a:avLst/>
                    </a:prstGeom>
                  </pic:spPr>
                </pic:pic>
              </a:graphicData>
            </a:graphic>
          </wp:inline>
        </w:drawing>
      </w:r>
      <w:bookmarkEnd w:id="309"/>
    </w:p>
    <w:p w14:paraId="490E22D9" w14:textId="16678CEE" w:rsidR="00C31C5F" w:rsidRPr="00C56655" w:rsidRDefault="00C31C5F" w:rsidP="00C31C5F">
      <w:r w:rsidRPr="00C56655">
        <w:t>This utility will insert a numbered equation inside a table in the document using standard Microsoft Word numbering fields for easy cross</w:t>
      </w:r>
      <w:r w:rsidRPr="00C56655">
        <w:noBreakHyphen/>
        <w:t>referencing (</w:t>
      </w:r>
      <w:r w:rsidRPr="00C56655">
        <w:fldChar w:fldCharType="begin"/>
      </w:r>
      <w:r w:rsidRPr="00C56655">
        <w:instrText xml:space="preserve"> REF _Ref496182804 \h </w:instrText>
      </w:r>
      <w:r w:rsidRPr="00C56655">
        <w:fldChar w:fldCharType="separate"/>
      </w:r>
      <w:r w:rsidR="00C56655" w:rsidRPr="00C56655">
        <w:t>Figure </w:t>
      </w:r>
      <w:r w:rsidR="00C56655">
        <w:rPr>
          <w:noProof/>
        </w:rPr>
        <w:t>35</w:t>
      </w:r>
      <w:r w:rsidRPr="00C56655">
        <w:fldChar w:fldCharType="end"/>
      </w:r>
      <w:r w:rsidRPr="00C56655">
        <w:t>). The default Microsoft Word equation editor is used. This prevents document corruption caused by many third-party utilities with extensive use of equations.</w:t>
      </w:r>
    </w:p>
    <w:p w14:paraId="3E5BB0E1" w14:textId="77777777" w:rsidR="00C31C5F" w:rsidRPr="00C56655" w:rsidRDefault="00C31C5F" w:rsidP="00C31C5F">
      <w:pPr>
        <w:pStyle w:val="Figure"/>
      </w:pPr>
      <w:r w:rsidRPr="00C56655">
        <w:rPr>
          <w:lang w:eastAsia="en-GB"/>
        </w:rPr>
        <w:lastRenderedPageBreak/>
        <w:drawing>
          <wp:inline distT="0" distB="0" distL="0" distR="0" wp14:anchorId="441E1E84" wp14:editId="52857D87">
            <wp:extent cx="5212800" cy="1422000"/>
            <wp:effectExtent l="19050" t="19050" r="26035" b="26035"/>
            <wp:docPr id="4098" name="Picture 2" descr="ActiveDocument.InlineShape -  70 of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12800" cy="1422000"/>
                    </a:xfrm>
                    <a:prstGeom prst="rect">
                      <a:avLst/>
                    </a:prstGeom>
                    <a:noFill/>
                    <a:ln w="9525">
                      <a:solidFill>
                        <a:schemeClr val="tx1"/>
                      </a:solidFill>
                      <a:miter lim="800000"/>
                      <a:headEnd/>
                      <a:tailEnd/>
                    </a:ln>
                    <a:extLst/>
                  </pic:spPr>
                </pic:pic>
              </a:graphicData>
            </a:graphic>
          </wp:inline>
        </w:drawing>
      </w:r>
    </w:p>
    <w:p w14:paraId="5E9D7D9B" w14:textId="63301229" w:rsidR="00C31C5F" w:rsidRPr="00C56655" w:rsidRDefault="00C31C5F" w:rsidP="00C31C5F">
      <w:pPr>
        <w:pStyle w:val="Caption"/>
      </w:pPr>
      <w:bookmarkStart w:id="310" w:name="_Ref496182804"/>
      <w:bookmarkStart w:id="311" w:name="_Toc513580813"/>
      <w:r w:rsidRPr="00C56655">
        <w:t>Figure </w:t>
      </w:r>
      <w:r w:rsidR="00692BB9" w:rsidRPr="00C56655">
        <w:fldChar w:fldCharType="begin"/>
      </w:r>
      <w:r w:rsidR="00692BB9" w:rsidRPr="00C56655">
        <w:instrText xml:space="preserve"> SEQ Figure \* ARABIC </w:instrText>
      </w:r>
      <w:r w:rsidR="00692BB9" w:rsidRPr="00C56655">
        <w:fldChar w:fldCharType="separate"/>
      </w:r>
      <w:r w:rsidR="00C56655">
        <w:rPr>
          <w:noProof/>
        </w:rPr>
        <w:t>35</w:t>
      </w:r>
      <w:r w:rsidR="00692BB9" w:rsidRPr="00C56655">
        <w:fldChar w:fldCharType="end"/>
      </w:r>
      <w:bookmarkEnd w:id="310"/>
      <w:r w:rsidRPr="00C56655">
        <w:t>: Equation Example</w:t>
      </w:r>
      <w:bookmarkEnd w:id="311"/>
    </w:p>
    <w:p w14:paraId="5AE8834A" w14:textId="77777777" w:rsidR="00C31C5F" w:rsidRPr="00C56655" w:rsidRDefault="00C31C5F" w:rsidP="00C31C5F">
      <w:pPr>
        <w:pStyle w:val="Heading4"/>
      </w:pPr>
      <w:bookmarkStart w:id="312" w:name="_Toc513580732"/>
      <w:r w:rsidRPr="00C56655">
        <w:t xml:space="preserve">Sign Document </w:t>
      </w:r>
      <w:r w:rsidRPr="00C56655">
        <w:rPr>
          <w:lang w:eastAsia="en-GB"/>
        </w:rPr>
        <w:drawing>
          <wp:inline distT="0" distB="0" distL="0" distR="0" wp14:anchorId="662D7A22" wp14:editId="79B35F3D">
            <wp:extent cx="152381" cy="152381"/>
            <wp:effectExtent l="0" t="0" r="635" b="635"/>
            <wp:docPr id="31" name="Picture 31" descr="ActiveDocument.InlineShape -  71 of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SignDocument.png"/>
                    <pic:cNvPicPr/>
                  </pic:nvPicPr>
                  <pic:blipFill>
                    <a:blip r:embed="rId29">
                      <a:extLst>
                        <a:ext uri="{28A0092B-C50C-407E-A947-70E740481C1C}">
                          <a14:useLocalDpi xmlns:a14="http://schemas.microsoft.com/office/drawing/2010/main" val="0"/>
                        </a:ext>
                      </a:extLst>
                    </a:blip>
                    <a:stretch>
                      <a:fillRect/>
                    </a:stretch>
                  </pic:blipFill>
                  <pic:spPr>
                    <a:xfrm>
                      <a:off x="0" y="0"/>
                      <a:ext cx="152381" cy="152381"/>
                    </a:xfrm>
                    <a:prstGeom prst="rect">
                      <a:avLst/>
                    </a:prstGeom>
                  </pic:spPr>
                </pic:pic>
              </a:graphicData>
            </a:graphic>
          </wp:inline>
        </w:drawing>
      </w:r>
      <w:bookmarkEnd w:id="312"/>
    </w:p>
    <w:p w14:paraId="2501A1E0" w14:textId="6B572C63" w:rsidR="00C31C5F" w:rsidRPr="00C56655" w:rsidRDefault="00C31C5F" w:rsidP="00C31C5F">
      <w:pPr>
        <w:keepNext/>
        <w:keepLines/>
      </w:pPr>
      <w:r w:rsidRPr="00C56655">
        <w:t>This utility (</w:t>
      </w:r>
      <w:r w:rsidRPr="00C56655">
        <w:fldChar w:fldCharType="begin"/>
      </w:r>
      <w:r w:rsidRPr="00C56655">
        <w:instrText xml:space="preserve"> REF _Ref380729071 \h  \* MERGEFORMAT </w:instrText>
      </w:r>
      <w:r w:rsidRPr="00C56655">
        <w:fldChar w:fldCharType="separate"/>
      </w:r>
      <w:r w:rsidR="00C56655" w:rsidRPr="00C56655">
        <w:t>Figure </w:t>
      </w:r>
      <w:r w:rsidR="00C56655">
        <w:t>36</w:t>
      </w:r>
      <w:r w:rsidRPr="00C56655">
        <w:fldChar w:fldCharType="end"/>
      </w:r>
      <w:r w:rsidRPr="00C56655">
        <w:t>) will insert an electronic signature at the current cursor location, create a signed, copy-protected PDF document and then delete the signature from the Microsoft Word document if the default options are used. The Browse button is used to select the user’s signature image file as per the signature installation instructions (paragraph </w:t>
      </w:r>
      <w:r w:rsidRPr="00C56655">
        <w:fldChar w:fldCharType="begin"/>
      </w:r>
      <w:r w:rsidRPr="00C56655">
        <w:instrText xml:space="preserve"> REF _Ref381962139 \n \h  \* MERGEFORMAT </w:instrText>
      </w:r>
      <w:r w:rsidRPr="00C56655">
        <w:fldChar w:fldCharType="separate"/>
      </w:r>
      <w:r w:rsidR="00C56655">
        <w:t>3.4</w:t>
      </w:r>
      <w:r w:rsidRPr="00C56655">
        <w:fldChar w:fldCharType="end"/>
      </w:r>
      <w:r w:rsidRPr="00C56655">
        <w:t>). The Update Fields button will save the editable user settings for future use. The Sign button will proceed with signing the document (without locking it).</w:t>
      </w:r>
    </w:p>
    <w:p w14:paraId="4AABC8BE" w14:textId="77777777" w:rsidR="00C31C5F" w:rsidRPr="00C56655" w:rsidRDefault="00C31C5F" w:rsidP="00C31C5F">
      <w:pPr>
        <w:keepNext/>
        <w:keepLines/>
      </w:pPr>
      <w:r w:rsidRPr="00C56655">
        <w:t>Electronic signatures are created by superimposing a green validation tick over the clean user signature and adding an author</w:t>
      </w:r>
      <w:r w:rsidRPr="00C56655">
        <w:noBreakHyphen/>
        <w:t>date</w:t>
      </w:r>
      <w:r w:rsidRPr="00C56655">
        <w:noBreakHyphen/>
        <w:t>time stamp at the bottom. The result is a single bitmap image where the original signature image cannot be separated easily from the composite signature if scanned or screen captured afterwards. User options are to create a signed copy-protected PDF document, to delete the signature from the Microsoft Word document after signing and lastly to open the signed PDF document afterwards.</w:t>
      </w:r>
    </w:p>
    <w:p w14:paraId="3B410DF8" w14:textId="77777777" w:rsidR="00C31C5F" w:rsidRPr="00C56655" w:rsidRDefault="00C31C5F" w:rsidP="00C31C5F">
      <w:pPr>
        <w:tabs>
          <w:tab w:val="left" w:pos="851"/>
        </w:tabs>
        <w:spacing w:after="0"/>
        <w:ind w:left="851" w:hanging="851"/>
        <w:rPr>
          <w:b/>
        </w:rPr>
      </w:pPr>
      <w:r w:rsidRPr="00C56655">
        <w:rPr>
          <w:b/>
        </w:rPr>
        <w:t>Notes:</w:t>
      </w:r>
    </w:p>
    <w:p w14:paraId="49C1C0FB" w14:textId="77777777" w:rsidR="00C31C5F" w:rsidRPr="00C56655" w:rsidRDefault="00C31C5F" w:rsidP="00C31C5F">
      <w:r w:rsidRPr="00C56655">
        <w:t>Never save the signature in a Microsoft Word document, as it is not secure, not even if the document is password-protected to restrict editing.</w:t>
      </w:r>
    </w:p>
    <w:p w14:paraId="29152784" w14:textId="77777777" w:rsidR="00C31C5F" w:rsidRPr="00C56655" w:rsidRDefault="00C31C5F" w:rsidP="00C31C5F">
      <w:r w:rsidRPr="00C56655">
        <w:t>The copy-protected PDF document creation is dependent on BullZip; verify if it is marked secure. If not, redo the procedure. Be aware that copy-protected PDF document passwords can also easily be removed.</w:t>
      </w:r>
    </w:p>
    <w:p w14:paraId="2B99ADA0" w14:textId="77777777" w:rsidR="00C31C5F" w:rsidRPr="00C56655" w:rsidRDefault="00C31C5F" w:rsidP="00C31C5F">
      <w:pPr>
        <w:pStyle w:val="Figure"/>
      </w:pPr>
      <w:r w:rsidRPr="00C56655">
        <w:rPr>
          <w:lang w:eastAsia="en-GB"/>
        </w:rPr>
        <w:drawing>
          <wp:inline distT="0" distB="0" distL="0" distR="0" wp14:anchorId="71598EC9" wp14:editId="75270118">
            <wp:extent cx="4039200" cy="2332800"/>
            <wp:effectExtent l="0" t="0" r="0" b="0"/>
            <wp:docPr id="1054" name="Picture 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039200" cy="2332800"/>
                    </a:xfrm>
                    <a:prstGeom prst="rect">
                      <a:avLst/>
                    </a:prstGeom>
                  </pic:spPr>
                </pic:pic>
              </a:graphicData>
            </a:graphic>
          </wp:inline>
        </w:drawing>
      </w:r>
    </w:p>
    <w:p w14:paraId="41A68F38" w14:textId="7C2E7A3B" w:rsidR="00C31C5F" w:rsidRPr="00C56655" w:rsidRDefault="00C31C5F" w:rsidP="00C31C5F">
      <w:pPr>
        <w:pStyle w:val="Caption"/>
      </w:pPr>
      <w:bookmarkStart w:id="313" w:name="_Ref380729071"/>
      <w:bookmarkStart w:id="314" w:name="_Ref380008640"/>
      <w:bookmarkStart w:id="315" w:name="_Toc513580814"/>
      <w:r w:rsidRPr="00C56655">
        <w:t>Figure </w:t>
      </w:r>
      <w:r w:rsidR="00692BB9" w:rsidRPr="00C56655">
        <w:fldChar w:fldCharType="begin"/>
      </w:r>
      <w:r w:rsidR="00692BB9" w:rsidRPr="00C56655">
        <w:instrText xml:space="preserve"> SEQ Figure \* ARABIC </w:instrText>
      </w:r>
      <w:r w:rsidR="00692BB9" w:rsidRPr="00C56655">
        <w:fldChar w:fldCharType="separate"/>
      </w:r>
      <w:r w:rsidR="00C56655">
        <w:rPr>
          <w:noProof/>
        </w:rPr>
        <w:t>36</w:t>
      </w:r>
      <w:r w:rsidR="00692BB9" w:rsidRPr="00C56655">
        <w:fldChar w:fldCharType="end"/>
      </w:r>
      <w:bookmarkEnd w:id="313"/>
      <w:r w:rsidRPr="00C56655">
        <w:t>: Signature Utility Form – Stand-alone</w:t>
      </w:r>
      <w:bookmarkEnd w:id="314"/>
      <w:bookmarkEnd w:id="315"/>
    </w:p>
    <w:p w14:paraId="2DD124BF" w14:textId="77777777" w:rsidR="00C31C5F" w:rsidRPr="00C56655" w:rsidRDefault="00C31C5F" w:rsidP="00C31C5F">
      <w:pPr>
        <w:pStyle w:val="Heading4"/>
      </w:pPr>
      <w:bookmarkStart w:id="316" w:name="_Toc513580733"/>
      <w:r w:rsidRPr="00C56655">
        <w:lastRenderedPageBreak/>
        <w:t xml:space="preserve">Caption Table </w:t>
      </w:r>
      <w:r w:rsidRPr="00C56655">
        <w:rPr>
          <w:lang w:eastAsia="en-GB"/>
        </w:rPr>
        <w:drawing>
          <wp:inline distT="0" distB="0" distL="0" distR="0" wp14:anchorId="6AF6D1B3" wp14:editId="19D7AFAC">
            <wp:extent cx="152421" cy="152421"/>
            <wp:effectExtent l="0" t="0" r="0" b="0"/>
            <wp:docPr id="32" name="Picture 32" descr="ActiveDocument.InlineShape -  73 of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CaptionTable.png"/>
                    <pic:cNvPicPr/>
                  </pic:nvPicPr>
                  <pic:blipFill>
                    <a:blip r:embed="rId30">
                      <a:extLst>
                        <a:ext uri="{28A0092B-C50C-407E-A947-70E740481C1C}">
                          <a14:useLocalDpi xmlns:a14="http://schemas.microsoft.com/office/drawing/2010/main" val="0"/>
                        </a:ext>
                      </a:extLst>
                    </a:blip>
                    <a:stretch>
                      <a:fillRect/>
                    </a:stretch>
                  </pic:blipFill>
                  <pic:spPr>
                    <a:xfrm>
                      <a:off x="0" y="0"/>
                      <a:ext cx="152421" cy="152421"/>
                    </a:xfrm>
                    <a:prstGeom prst="rect">
                      <a:avLst/>
                    </a:prstGeom>
                  </pic:spPr>
                </pic:pic>
              </a:graphicData>
            </a:graphic>
          </wp:inline>
        </w:drawing>
      </w:r>
      <w:bookmarkEnd w:id="316"/>
    </w:p>
    <w:p w14:paraId="4B7B7F37" w14:textId="77777777" w:rsidR="00C31C5F" w:rsidRPr="00C56655" w:rsidRDefault="00C31C5F" w:rsidP="00C31C5F">
      <w:r w:rsidRPr="00C56655">
        <w:t>This utility will insert a table caption at the beginning of the paragraph and change the style accordingly. Position the cursor directly above the table before applying. A non</w:t>
      </w:r>
      <w:r w:rsidRPr="00C56655">
        <w:noBreakHyphen/>
        <w:t>breaking space will also be added between the word Table and the table number that makes up the caption label. This will keep the caption label together on the same line.</w:t>
      </w:r>
    </w:p>
    <w:p w14:paraId="5BCC33ED" w14:textId="77777777" w:rsidR="00C31C5F" w:rsidRPr="00C56655" w:rsidRDefault="00C31C5F" w:rsidP="00C31C5F">
      <w:pPr>
        <w:pStyle w:val="Heading4"/>
      </w:pPr>
      <w:bookmarkStart w:id="317" w:name="_Toc513580734"/>
      <w:r w:rsidRPr="00C56655">
        <w:t xml:space="preserve">Caption Figure </w:t>
      </w:r>
      <w:r w:rsidRPr="00C56655">
        <w:rPr>
          <w:lang w:eastAsia="en-GB"/>
        </w:rPr>
        <w:drawing>
          <wp:inline distT="0" distB="0" distL="0" distR="0" wp14:anchorId="027B25D7" wp14:editId="4967601A">
            <wp:extent cx="152421" cy="152421"/>
            <wp:effectExtent l="0" t="0" r="0" b="0"/>
            <wp:docPr id="33" name="Picture 33" descr="ActiveDocument.InlineShape -  74 of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CaptionFigure.png"/>
                    <pic:cNvPicPr/>
                  </pic:nvPicPr>
                  <pic:blipFill>
                    <a:blip r:embed="rId31">
                      <a:extLst>
                        <a:ext uri="{28A0092B-C50C-407E-A947-70E740481C1C}">
                          <a14:useLocalDpi xmlns:a14="http://schemas.microsoft.com/office/drawing/2010/main" val="0"/>
                        </a:ext>
                      </a:extLst>
                    </a:blip>
                    <a:stretch>
                      <a:fillRect/>
                    </a:stretch>
                  </pic:blipFill>
                  <pic:spPr>
                    <a:xfrm>
                      <a:off x="0" y="0"/>
                      <a:ext cx="152421" cy="152421"/>
                    </a:xfrm>
                    <a:prstGeom prst="rect">
                      <a:avLst/>
                    </a:prstGeom>
                  </pic:spPr>
                </pic:pic>
              </a:graphicData>
            </a:graphic>
          </wp:inline>
        </w:drawing>
      </w:r>
      <w:bookmarkEnd w:id="317"/>
    </w:p>
    <w:p w14:paraId="43F0E7DC" w14:textId="77777777" w:rsidR="00C31C5F" w:rsidRPr="00C56655" w:rsidRDefault="00C31C5F" w:rsidP="00C31C5F">
      <w:r w:rsidRPr="00C56655">
        <w:t>This utility will insert a figure caption at the beginning of the paragraph and change the style accordingly. Position the cursor directly below the figure in the very next paragraph before applying. A non</w:t>
      </w:r>
      <w:r w:rsidRPr="00C56655">
        <w:noBreakHyphen/>
        <w:t>breaking space will also be added between the word Figure and the figure number that makes up the caption label; this will keep the caption label together on the same line.</w:t>
      </w:r>
    </w:p>
    <w:p w14:paraId="0BFBB7D2" w14:textId="77777777" w:rsidR="00C31C5F" w:rsidRPr="00C56655" w:rsidRDefault="00C31C5F" w:rsidP="00C31C5F">
      <w:pPr>
        <w:pStyle w:val="Heading4"/>
      </w:pPr>
      <w:bookmarkStart w:id="318" w:name="_Toc513580735"/>
      <w:r w:rsidRPr="00C56655">
        <w:t xml:space="preserve">Requirements </w:t>
      </w:r>
      <w:r w:rsidRPr="00C56655">
        <w:rPr>
          <w:lang w:eastAsia="en-GB"/>
        </w:rPr>
        <w:drawing>
          <wp:inline distT="0" distB="0" distL="0" distR="0" wp14:anchorId="1DDEABBA" wp14:editId="026EC6BB">
            <wp:extent cx="152381" cy="152381"/>
            <wp:effectExtent l="0" t="0" r="635" b="635"/>
            <wp:docPr id="34" name="Picture 34" descr="ActiveDocument.InlineShape -  75 of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RequirementsTable.png"/>
                    <pic:cNvPicPr/>
                  </pic:nvPicPr>
                  <pic:blipFill>
                    <a:blip r:embed="rId32">
                      <a:extLst>
                        <a:ext uri="{28A0092B-C50C-407E-A947-70E740481C1C}">
                          <a14:useLocalDpi xmlns:a14="http://schemas.microsoft.com/office/drawing/2010/main" val="0"/>
                        </a:ext>
                      </a:extLst>
                    </a:blip>
                    <a:stretch>
                      <a:fillRect/>
                    </a:stretch>
                  </pic:blipFill>
                  <pic:spPr>
                    <a:xfrm>
                      <a:off x="0" y="0"/>
                      <a:ext cx="152381" cy="152381"/>
                    </a:xfrm>
                    <a:prstGeom prst="rect">
                      <a:avLst/>
                    </a:prstGeom>
                  </pic:spPr>
                </pic:pic>
              </a:graphicData>
            </a:graphic>
          </wp:inline>
        </w:drawing>
      </w:r>
      <w:bookmarkEnd w:id="318"/>
    </w:p>
    <w:p w14:paraId="52C79F0C" w14:textId="35531BF5" w:rsidR="00C31C5F" w:rsidRPr="00C56655" w:rsidRDefault="00C31C5F" w:rsidP="00C31C5F">
      <w:r w:rsidRPr="00C56655">
        <w:t>This utility (</w:t>
      </w:r>
      <w:r w:rsidRPr="00C56655">
        <w:fldChar w:fldCharType="begin"/>
      </w:r>
      <w:r w:rsidRPr="00C56655">
        <w:instrText xml:space="preserve"> REF _Ref380009187 \h  \* MERGEFORMAT </w:instrText>
      </w:r>
      <w:r w:rsidRPr="00C56655">
        <w:fldChar w:fldCharType="separate"/>
      </w:r>
      <w:r w:rsidR="00C56655" w:rsidRPr="00C56655">
        <w:t>Figure </w:t>
      </w:r>
      <w:r w:rsidR="00C56655">
        <w:t>37</w:t>
      </w:r>
      <w:r w:rsidRPr="00C56655">
        <w:fldChar w:fldCharType="end"/>
      </w:r>
      <w:r w:rsidRPr="00C56655">
        <w:t>) will compile a requirements cross</w:t>
      </w:r>
      <w:r w:rsidRPr="00C56655">
        <w:noBreakHyphen/>
        <w:t>reference table at the cursor position, based on use of certain list level type styles throughout the document and insert a cross</w:t>
      </w:r>
      <w:r w:rsidRPr="00C56655">
        <w:noBreakHyphen/>
        <w:t>reference to the heading number for each requirement. Any list level style’s name starting with ‘Requirement’ will be added to the requirements cross</w:t>
      </w:r>
      <w:r w:rsidRPr="00C56655">
        <w:noBreakHyphen/>
        <w:t>reference table. Different options are available to insert requirements; two variations will be explained here.</w:t>
      </w:r>
    </w:p>
    <w:p w14:paraId="4F2D6C32" w14:textId="77777777" w:rsidR="00C31C5F" w:rsidRPr="00C56655" w:rsidRDefault="00C31C5F" w:rsidP="00C31C5F">
      <w:pPr>
        <w:pStyle w:val="Figure"/>
      </w:pPr>
      <w:r w:rsidRPr="00C56655">
        <w:rPr>
          <w:lang w:eastAsia="en-GB"/>
        </w:rPr>
        <w:drawing>
          <wp:inline distT="0" distB="0" distL="0" distR="0" wp14:anchorId="6ECAA456" wp14:editId="7461F4DF">
            <wp:extent cx="3214800" cy="1483200"/>
            <wp:effectExtent l="0" t="0" r="5080" b="3175"/>
            <wp:docPr id="1055" name="Picture 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214800" cy="1483200"/>
                    </a:xfrm>
                    <a:prstGeom prst="rect">
                      <a:avLst/>
                    </a:prstGeom>
                  </pic:spPr>
                </pic:pic>
              </a:graphicData>
            </a:graphic>
          </wp:inline>
        </w:drawing>
      </w:r>
    </w:p>
    <w:p w14:paraId="1C9C9607" w14:textId="1E2EEBEA" w:rsidR="00C31C5F" w:rsidRPr="00C56655" w:rsidRDefault="00C31C5F" w:rsidP="00C31C5F">
      <w:pPr>
        <w:pStyle w:val="Caption"/>
      </w:pPr>
      <w:bookmarkStart w:id="319" w:name="_Ref380009187"/>
      <w:bookmarkStart w:id="320" w:name="_Ref380009172"/>
      <w:bookmarkStart w:id="321" w:name="_Toc513580815"/>
      <w:r w:rsidRPr="00C56655">
        <w:t>Figure </w:t>
      </w:r>
      <w:r w:rsidR="00692BB9" w:rsidRPr="00C56655">
        <w:fldChar w:fldCharType="begin"/>
      </w:r>
      <w:r w:rsidR="00692BB9" w:rsidRPr="00C56655">
        <w:instrText xml:space="preserve"> SEQ Figure \* ARABIC </w:instrText>
      </w:r>
      <w:r w:rsidR="00692BB9" w:rsidRPr="00C56655">
        <w:fldChar w:fldCharType="separate"/>
      </w:r>
      <w:r w:rsidR="00C56655">
        <w:rPr>
          <w:noProof/>
        </w:rPr>
        <w:t>37</w:t>
      </w:r>
      <w:r w:rsidR="00692BB9" w:rsidRPr="00C56655">
        <w:fldChar w:fldCharType="end"/>
      </w:r>
      <w:bookmarkEnd w:id="319"/>
      <w:r w:rsidRPr="00C56655">
        <w:t>: Requirements Form</w:t>
      </w:r>
      <w:bookmarkEnd w:id="320"/>
      <w:bookmarkEnd w:id="321"/>
    </w:p>
    <w:p w14:paraId="3E34588B" w14:textId="77777777" w:rsidR="00C31C5F" w:rsidRPr="00C56655" w:rsidRDefault="00C31C5F" w:rsidP="00C31C5F">
      <w:pPr>
        <w:pStyle w:val="Heading5"/>
      </w:pPr>
      <w:bookmarkStart w:id="322" w:name="_Ref380009505"/>
      <w:bookmarkStart w:id="323" w:name="_Toc513580736"/>
      <w:r w:rsidRPr="00C56655">
        <w:t>Requirements numbered with list level numbering</w:t>
      </w:r>
      <w:bookmarkEnd w:id="323"/>
    </w:p>
    <w:p w14:paraId="7935A9B4" w14:textId="0E5778A8" w:rsidR="00C31C5F" w:rsidRPr="00C56655" w:rsidRDefault="00C31C5F" w:rsidP="00C31C5F">
      <w:r w:rsidRPr="00C56655">
        <w:t>The first variation is when a requirement list level type style is defined with the number to be visible. The list level numbers are then used as the requirement numbers and also used in cross</w:t>
      </w:r>
      <w:r w:rsidRPr="00C56655">
        <w:noBreakHyphen/>
        <w:t xml:space="preserve">referencing in the document. </w:t>
      </w:r>
      <w:r w:rsidRPr="00C56655">
        <w:fldChar w:fldCharType="begin"/>
      </w:r>
      <w:r w:rsidRPr="00C56655">
        <w:instrText xml:space="preserve"> REF _Ref494425707 \h </w:instrText>
      </w:r>
      <w:r w:rsidRPr="00C56655">
        <w:fldChar w:fldCharType="separate"/>
      </w:r>
      <w:r w:rsidR="00C56655" w:rsidRPr="00C56655">
        <w:t>Table </w:t>
      </w:r>
      <w:r w:rsidR="00C56655">
        <w:rPr>
          <w:noProof/>
        </w:rPr>
        <w:t>2</w:t>
      </w:r>
      <w:r w:rsidRPr="00C56655">
        <w:fldChar w:fldCharType="end"/>
      </w:r>
      <w:r w:rsidRPr="00C56655">
        <w:t xml:space="preserve"> shows an example.</w:t>
      </w:r>
    </w:p>
    <w:p w14:paraId="1ABC5D19" w14:textId="7FBAE65E" w:rsidR="00C31C5F" w:rsidRPr="00C56655" w:rsidRDefault="00C31C5F" w:rsidP="00C31C5F">
      <w:pPr>
        <w:pStyle w:val="CaptionTable"/>
      </w:pPr>
      <w:bookmarkStart w:id="324" w:name="_Ref494425707"/>
      <w:bookmarkStart w:id="325" w:name="_Toc513580834"/>
      <w:r w:rsidRPr="00C56655">
        <w:lastRenderedPageBreak/>
        <w:t>Table </w:t>
      </w:r>
      <w:r w:rsidR="00692BB9" w:rsidRPr="00C56655">
        <w:fldChar w:fldCharType="begin"/>
      </w:r>
      <w:r w:rsidR="00692BB9" w:rsidRPr="00C56655">
        <w:instrText xml:space="preserve"> SEQ Table \* ARABIC </w:instrText>
      </w:r>
      <w:r w:rsidR="00692BB9" w:rsidRPr="00C56655">
        <w:fldChar w:fldCharType="separate"/>
      </w:r>
      <w:r w:rsidR="00C56655">
        <w:rPr>
          <w:noProof/>
        </w:rPr>
        <w:t>2</w:t>
      </w:r>
      <w:r w:rsidR="00692BB9" w:rsidRPr="00C56655">
        <w:fldChar w:fldCharType="end"/>
      </w:r>
      <w:bookmarkEnd w:id="322"/>
      <w:bookmarkEnd w:id="324"/>
      <w:r w:rsidRPr="00C56655">
        <w:t>: Requirements Utility Usage Example, Type 1</w:t>
      </w:r>
      <w:bookmarkEnd w:id="325"/>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9853"/>
      </w:tblGrid>
      <w:tr w:rsidR="00C31C5F" w:rsidRPr="00C56655" w14:paraId="5F628806" w14:textId="77777777" w:rsidTr="00856DA0">
        <w:tc>
          <w:tcPr>
            <w:tcW w:w="9853" w:type="dxa"/>
            <w:shd w:val="clear" w:color="auto" w:fill="auto"/>
          </w:tcPr>
          <w:p w14:paraId="474C418D" w14:textId="77777777" w:rsidR="00C31C5F" w:rsidRPr="00C56655" w:rsidRDefault="00C31C5F" w:rsidP="00C31C5F">
            <w:pPr>
              <w:pStyle w:val="Requirement1"/>
            </w:pPr>
            <w:bookmarkStart w:id="326" w:name="_Ref373379072"/>
            <w:bookmarkStart w:id="327" w:name="_Ref494425887"/>
            <w:r w:rsidRPr="00C56655">
              <w:t>This is my first Requirement Name</w:t>
            </w:r>
            <w:bookmarkEnd w:id="326"/>
            <w:r w:rsidRPr="00C56655">
              <w:t>, Type 1</w:t>
            </w:r>
            <w:bookmarkEnd w:id="327"/>
          </w:p>
          <w:p w14:paraId="537BA446" w14:textId="77777777" w:rsidR="00C31C5F" w:rsidRPr="00C56655" w:rsidRDefault="00C31C5F" w:rsidP="00856DA0">
            <w:r w:rsidRPr="00C56655">
              <w:t>This is my requirement description for type 1 requirements. Requirement description is provided below the requirement number, which is visible, and name. These requirement headings will automatically be added to the requirements cross</w:t>
            </w:r>
            <w:r w:rsidRPr="00C56655">
              <w:noBreakHyphen/>
              <w:t>reference table.</w:t>
            </w:r>
          </w:p>
          <w:p w14:paraId="4959FA67" w14:textId="77777777" w:rsidR="00C31C5F" w:rsidRPr="00C56655" w:rsidRDefault="00C31C5F" w:rsidP="00C31C5F">
            <w:pPr>
              <w:pStyle w:val="Requirement1"/>
            </w:pPr>
            <w:bookmarkStart w:id="328" w:name="_Ref373379073"/>
            <w:bookmarkStart w:id="329" w:name="_Ref494425888"/>
            <w:r w:rsidRPr="00C56655">
              <w:t>This is my second Requirement Name</w:t>
            </w:r>
            <w:bookmarkEnd w:id="328"/>
            <w:r w:rsidRPr="00C56655">
              <w:t>, Type 1</w:t>
            </w:r>
            <w:bookmarkEnd w:id="329"/>
          </w:p>
          <w:p w14:paraId="1BE82D9E" w14:textId="77777777" w:rsidR="00C31C5F" w:rsidRPr="00C56655" w:rsidRDefault="00C31C5F" w:rsidP="00856DA0">
            <w:r w:rsidRPr="00C56655">
              <w:t>This is my requirement description for type 1 requirements. Requirement description is provided below the requirement number, which is visible, and name. These requirement headings will automatically be added to the requirements cross</w:t>
            </w:r>
            <w:r w:rsidRPr="00C56655">
              <w:noBreakHyphen/>
              <w:t>reference table.</w:t>
            </w:r>
          </w:p>
          <w:p w14:paraId="352AC4F7" w14:textId="7690CBA2" w:rsidR="00C31C5F" w:rsidRPr="00C56655" w:rsidRDefault="00C31C5F" w:rsidP="00856DA0">
            <w:pPr>
              <w:pStyle w:val="CaptionTable"/>
            </w:pPr>
            <w:bookmarkStart w:id="330" w:name="_Toc513580835"/>
            <w:r w:rsidRPr="00C56655">
              <w:t>Table </w:t>
            </w:r>
            <w:r w:rsidR="00692BB9" w:rsidRPr="00C56655">
              <w:fldChar w:fldCharType="begin"/>
            </w:r>
            <w:r w:rsidR="00692BB9" w:rsidRPr="00C56655">
              <w:instrText xml:space="preserve"> SEQ Table \* ARABIC </w:instrText>
            </w:r>
            <w:r w:rsidR="00692BB9" w:rsidRPr="00C56655">
              <w:fldChar w:fldCharType="separate"/>
            </w:r>
            <w:r w:rsidR="00C56655">
              <w:rPr>
                <w:noProof/>
              </w:rPr>
              <w:t>3</w:t>
            </w:r>
            <w:r w:rsidR="00692BB9" w:rsidRPr="00C56655">
              <w:fldChar w:fldCharType="end"/>
            </w:r>
            <w:r w:rsidRPr="00C56655">
              <w:t>: Requirements Cross Reference</w:t>
            </w:r>
            <w:bookmarkEnd w:id="33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466"/>
              <w:gridCol w:w="6650"/>
              <w:gridCol w:w="1511"/>
            </w:tblGrid>
            <w:tr w:rsidR="00C31C5F" w:rsidRPr="00C56655" w14:paraId="39FBB12F" w14:textId="77777777" w:rsidTr="00856DA0">
              <w:trPr>
                <w:cantSplit/>
                <w:trHeight w:val="198"/>
                <w:tblHeader/>
                <w:jc w:val="center"/>
              </w:trPr>
              <w:tc>
                <w:tcPr>
                  <w:tcW w:w="761" w:type="pct"/>
                  <w:shd w:val="clear" w:color="auto" w:fill="auto"/>
                  <w:vAlign w:val="center"/>
                </w:tcPr>
                <w:p w14:paraId="44D304E8" w14:textId="77777777" w:rsidR="00C31C5F" w:rsidRPr="00C56655" w:rsidRDefault="00C31C5F" w:rsidP="00856DA0">
                  <w:pPr>
                    <w:pStyle w:val="TableHeading"/>
                    <w:keepNext/>
                    <w:widowControl w:val="0"/>
                    <w:spacing w:line="240" w:lineRule="auto"/>
                  </w:pPr>
                  <w:r w:rsidRPr="00C56655">
                    <w:t>No.</w:t>
                  </w:r>
                </w:p>
              </w:tc>
              <w:tc>
                <w:tcPr>
                  <w:tcW w:w="3453" w:type="pct"/>
                  <w:shd w:val="clear" w:color="auto" w:fill="auto"/>
                  <w:vAlign w:val="center"/>
                </w:tcPr>
                <w:p w14:paraId="6E701591" w14:textId="77777777" w:rsidR="00C31C5F" w:rsidRPr="00C56655" w:rsidRDefault="00C31C5F" w:rsidP="00856DA0">
                  <w:pPr>
                    <w:pStyle w:val="TableHeading"/>
                    <w:keepNext/>
                    <w:widowControl w:val="0"/>
                    <w:spacing w:line="240" w:lineRule="auto"/>
                  </w:pPr>
                  <w:r w:rsidRPr="00C56655">
                    <w:t>Description</w:t>
                  </w:r>
                </w:p>
              </w:tc>
              <w:tc>
                <w:tcPr>
                  <w:tcW w:w="785" w:type="pct"/>
                  <w:shd w:val="clear" w:color="auto" w:fill="auto"/>
                  <w:vAlign w:val="center"/>
                </w:tcPr>
                <w:p w14:paraId="5CF83AFC" w14:textId="77777777" w:rsidR="00C31C5F" w:rsidRPr="00C56655" w:rsidRDefault="00C31C5F" w:rsidP="00856DA0">
                  <w:pPr>
                    <w:pStyle w:val="TableHeading"/>
                    <w:keepNext/>
                    <w:widowControl w:val="0"/>
                    <w:spacing w:line="240" w:lineRule="auto"/>
                  </w:pPr>
                  <w:r w:rsidRPr="00C56655">
                    <w:t>Par.</w:t>
                  </w:r>
                </w:p>
              </w:tc>
            </w:tr>
            <w:tr w:rsidR="00C31C5F" w:rsidRPr="00C56655" w14:paraId="3F538461" w14:textId="77777777" w:rsidTr="00856DA0">
              <w:trPr>
                <w:cantSplit/>
                <w:trHeight w:val="198"/>
                <w:jc w:val="center"/>
              </w:trPr>
              <w:tc>
                <w:tcPr>
                  <w:tcW w:w="761" w:type="pct"/>
                  <w:shd w:val="clear" w:color="auto" w:fill="auto"/>
                </w:tcPr>
                <w:p w14:paraId="07C93789" w14:textId="38ADA57C" w:rsidR="00C31C5F" w:rsidRPr="00C56655" w:rsidRDefault="00C31C5F" w:rsidP="00856DA0">
                  <w:pPr>
                    <w:pStyle w:val="TableText"/>
                    <w:keepNext/>
                  </w:pPr>
                  <w:r w:rsidRPr="00C56655">
                    <w:fldChar w:fldCharType="begin"/>
                  </w:r>
                  <w:r w:rsidRPr="00C56655">
                    <w:instrText xml:space="preserve"> REF _Ref373379072 \r \h  \* MERGEFORMAT </w:instrText>
                  </w:r>
                  <w:r w:rsidRPr="00C56655">
                    <w:fldChar w:fldCharType="separate"/>
                  </w:r>
                  <w:r w:rsidR="00C56655">
                    <w:t>Req#001</w:t>
                  </w:r>
                  <w:r w:rsidRPr="00C56655">
                    <w:fldChar w:fldCharType="end"/>
                  </w:r>
                </w:p>
              </w:tc>
              <w:tc>
                <w:tcPr>
                  <w:tcW w:w="3453" w:type="pct"/>
                  <w:shd w:val="clear" w:color="auto" w:fill="auto"/>
                </w:tcPr>
                <w:p w14:paraId="4D6445FB" w14:textId="77777777" w:rsidR="00C31C5F" w:rsidRPr="00C56655" w:rsidRDefault="00C31C5F" w:rsidP="00856DA0">
                  <w:pPr>
                    <w:pStyle w:val="TableText"/>
                    <w:keepNext/>
                  </w:pPr>
                  <w:r w:rsidRPr="00C56655">
                    <w:t>This is my first Requirement Name</w:t>
                  </w:r>
                </w:p>
              </w:tc>
              <w:tc>
                <w:tcPr>
                  <w:tcW w:w="785" w:type="pct"/>
                  <w:shd w:val="clear" w:color="auto" w:fill="auto"/>
                </w:tcPr>
                <w:p w14:paraId="1ADD8567" w14:textId="77777777" w:rsidR="00C31C5F" w:rsidRPr="00C56655" w:rsidRDefault="00C31C5F" w:rsidP="00856DA0">
                  <w:pPr>
                    <w:pStyle w:val="TableText"/>
                    <w:keepNext/>
                  </w:pPr>
                  <w:r w:rsidRPr="00C56655">
                    <w:t>4.3.5.6.1</w:t>
                  </w:r>
                </w:p>
              </w:tc>
            </w:tr>
            <w:tr w:rsidR="00C31C5F" w:rsidRPr="00C56655" w14:paraId="00703BD7" w14:textId="77777777" w:rsidTr="00856DA0">
              <w:trPr>
                <w:cantSplit/>
                <w:trHeight w:val="198"/>
                <w:jc w:val="center"/>
              </w:trPr>
              <w:tc>
                <w:tcPr>
                  <w:tcW w:w="761" w:type="pct"/>
                  <w:shd w:val="clear" w:color="auto" w:fill="auto"/>
                </w:tcPr>
                <w:p w14:paraId="020A4D6A" w14:textId="6ECD50DB" w:rsidR="00C31C5F" w:rsidRPr="00C56655" w:rsidRDefault="00C31C5F" w:rsidP="00856DA0">
                  <w:pPr>
                    <w:pStyle w:val="TableText"/>
                  </w:pPr>
                  <w:r w:rsidRPr="00C56655">
                    <w:fldChar w:fldCharType="begin"/>
                  </w:r>
                  <w:r w:rsidRPr="00C56655">
                    <w:instrText xml:space="preserve"> REF _Ref373379073 \r \h  \* MERGEFORMAT </w:instrText>
                  </w:r>
                  <w:r w:rsidRPr="00C56655">
                    <w:fldChar w:fldCharType="separate"/>
                  </w:r>
                  <w:r w:rsidR="00C56655">
                    <w:t>Req#002</w:t>
                  </w:r>
                  <w:r w:rsidRPr="00C56655">
                    <w:fldChar w:fldCharType="end"/>
                  </w:r>
                </w:p>
              </w:tc>
              <w:tc>
                <w:tcPr>
                  <w:tcW w:w="3453" w:type="pct"/>
                  <w:shd w:val="clear" w:color="auto" w:fill="auto"/>
                </w:tcPr>
                <w:p w14:paraId="60489C9E" w14:textId="77777777" w:rsidR="00C31C5F" w:rsidRPr="00C56655" w:rsidRDefault="00C31C5F" w:rsidP="00856DA0">
                  <w:pPr>
                    <w:pStyle w:val="TableText"/>
                  </w:pPr>
                  <w:r w:rsidRPr="00C56655">
                    <w:t>This is my second Requirement Name</w:t>
                  </w:r>
                </w:p>
              </w:tc>
              <w:tc>
                <w:tcPr>
                  <w:tcW w:w="785" w:type="pct"/>
                  <w:shd w:val="clear" w:color="auto" w:fill="auto"/>
                </w:tcPr>
                <w:p w14:paraId="5CAD53AF" w14:textId="77777777" w:rsidR="00C31C5F" w:rsidRPr="00C56655" w:rsidRDefault="00C31C5F" w:rsidP="00856DA0">
                  <w:pPr>
                    <w:pStyle w:val="TableText"/>
                  </w:pPr>
                  <w:r w:rsidRPr="00C56655">
                    <w:t>4.3.5.6.1</w:t>
                  </w:r>
                </w:p>
              </w:tc>
            </w:tr>
          </w:tbl>
          <w:p w14:paraId="6CB463B8" w14:textId="77777777" w:rsidR="00C31C5F" w:rsidRPr="00C56655" w:rsidRDefault="00C31C5F" w:rsidP="00856DA0"/>
        </w:tc>
      </w:tr>
    </w:tbl>
    <w:p w14:paraId="62092F0F" w14:textId="77777777" w:rsidR="00C31C5F" w:rsidRPr="00C56655" w:rsidRDefault="00C31C5F" w:rsidP="00C31C5F">
      <w:pPr>
        <w:spacing w:after="0" w:line="240" w:lineRule="auto"/>
        <w:rPr>
          <w:sz w:val="4"/>
          <w:szCs w:val="4"/>
        </w:rPr>
      </w:pPr>
      <w:bookmarkStart w:id="331" w:name="_Ref380982578"/>
    </w:p>
    <w:p w14:paraId="155F4D56" w14:textId="77777777" w:rsidR="00C31C5F" w:rsidRPr="00C56655" w:rsidRDefault="00C31C5F" w:rsidP="00C31C5F">
      <w:bookmarkStart w:id="332" w:name="_Ref401469981"/>
    </w:p>
    <w:p w14:paraId="04268B87" w14:textId="77777777" w:rsidR="00C31C5F" w:rsidRPr="00C56655" w:rsidRDefault="00C31C5F" w:rsidP="00C31C5F">
      <w:pPr>
        <w:pStyle w:val="Heading5"/>
      </w:pPr>
      <w:bookmarkStart w:id="333" w:name="_Toc513580737"/>
      <w:r w:rsidRPr="00C56655">
        <w:t>Requirements numbered with outline numbering</w:t>
      </w:r>
      <w:bookmarkEnd w:id="333"/>
    </w:p>
    <w:p w14:paraId="55C35EC2" w14:textId="19821AB1" w:rsidR="00C31C5F" w:rsidRPr="00C56655" w:rsidRDefault="00C31C5F" w:rsidP="00C31C5F">
      <w:pPr>
        <w:keepNext/>
        <w:keepLines/>
      </w:pPr>
      <w:r w:rsidRPr="00C56655">
        <w:t xml:space="preserve">The second variation is when a requirement list level type style is defined with the number to be hidden. In the example shown in </w:t>
      </w:r>
      <w:r w:rsidRPr="00C56655">
        <w:fldChar w:fldCharType="begin"/>
      </w:r>
      <w:r w:rsidRPr="00C56655">
        <w:instrText xml:space="preserve"> REF _Ref494425743 \h </w:instrText>
      </w:r>
      <w:r w:rsidRPr="00C56655">
        <w:fldChar w:fldCharType="separate"/>
      </w:r>
      <w:r w:rsidR="00C56655" w:rsidRPr="00C56655">
        <w:t>Table </w:t>
      </w:r>
      <w:r w:rsidR="00C56655">
        <w:rPr>
          <w:noProof/>
        </w:rPr>
        <w:t>4</w:t>
      </w:r>
      <w:r w:rsidRPr="00C56655">
        <w:fldChar w:fldCharType="end"/>
      </w:r>
      <w:r w:rsidRPr="00C56655">
        <w:t>, outline numbering must be applied to the requirement or requirement name. The outline numbers are then used as the requirement numbers and also used in cross</w:t>
      </w:r>
      <w:r w:rsidRPr="00C56655">
        <w:noBreakHyphen/>
        <w:t>referencing in the document.</w:t>
      </w:r>
    </w:p>
    <w:p w14:paraId="43171277" w14:textId="665802C0" w:rsidR="00C31C5F" w:rsidRPr="00C56655" w:rsidRDefault="00C31C5F" w:rsidP="00C31C5F">
      <w:pPr>
        <w:pStyle w:val="CaptionTable"/>
        <w:keepLines/>
      </w:pPr>
      <w:bookmarkStart w:id="334" w:name="_Ref494425743"/>
      <w:bookmarkStart w:id="335" w:name="_Ref494425566"/>
      <w:bookmarkStart w:id="336" w:name="_Toc513580836"/>
      <w:r w:rsidRPr="00C56655">
        <w:t>Table </w:t>
      </w:r>
      <w:r w:rsidR="00692BB9" w:rsidRPr="00C56655">
        <w:fldChar w:fldCharType="begin"/>
      </w:r>
      <w:r w:rsidR="00692BB9" w:rsidRPr="00C56655">
        <w:instrText xml:space="preserve"> SEQ Table \* ARABIC </w:instrText>
      </w:r>
      <w:r w:rsidR="00692BB9" w:rsidRPr="00C56655">
        <w:fldChar w:fldCharType="separate"/>
      </w:r>
      <w:r w:rsidR="00C56655">
        <w:rPr>
          <w:noProof/>
        </w:rPr>
        <w:t>4</w:t>
      </w:r>
      <w:r w:rsidR="00692BB9" w:rsidRPr="00C56655">
        <w:fldChar w:fldCharType="end"/>
      </w:r>
      <w:bookmarkEnd w:id="334"/>
      <w:r w:rsidRPr="00C56655">
        <w:t>: Requirements Utility Usage Example, Type 2</w:t>
      </w:r>
      <w:bookmarkEnd w:id="335"/>
      <w:bookmarkEnd w:id="336"/>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9853"/>
      </w:tblGrid>
      <w:tr w:rsidR="00C31C5F" w:rsidRPr="00C56655" w14:paraId="4B6F8895" w14:textId="77777777" w:rsidTr="00856DA0">
        <w:tc>
          <w:tcPr>
            <w:tcW w:w="9853" w:type="dxa"/>
            <w:shd w:val="clear" w:color="auto" w:fill="auto"/>
          </w:tcPr>
          <w:p w14:paraId="672C3ED6" w14:textId="77777777" w:rsidR="00C31C5F" w:rsidRPr="00C56655" w:rsidRDefault="00C31C5F" w:rsidP="00856DA0">
            <w:pPr>
              <w:keepNext/>
              <w:keepLines/>
            </w:pPr>
            <w:r w:rsidRPr="00C56655">
              <w:t>This is my requirement description for type 2 requirements. Requirement description is provided above the requirement number, which is visible in the Microsoft Word document but hidden in printed form, and name. These requirement headings will automatically be added to the requirements cross</w:t>
            </w:r>
            <w:r w:rsidRPr="00C56655">
              <w:noBreakHyphen/>
              <w:t>reference table. The requirement names are also outline numbered.</w:t>
            </w:r>
          </w:p>
          <w:p w14:paraId="27738F41" w14:textId="4CE66BEE" w:rsidR="00C31C5F" w:rsidRPr="00C56655" w:rsidRDefault="00C31C5F" w:rsidP="00856DA0">
            <w:pPr>
              <w:pStyle w:val="Requirement2"/>
            </w:pPr>
            <w:bookmarkStart w:id="337" w:name="_Ref496341054"/>
            <w:bookmarkStart w:id="338" w:name="_Ref494425889"/>
            <w:r w:rsidRPr="00C56655">
              <w:t xml:space="preserve">This is my first Requirement Name, Type 2 </w:t>
            </w:r>
            <w:bookmarkEnd w:id="337"/>
            <w:r w:rsidRPr="00C56655">
              <w:t>(</w:t>
            </w:r>
            <w:r w:rsidRPr="00C56655">
              <w:fldChar w:fldCharType="begin"/>
            </w:r>
            <w:r w:rsidRPr="00C56655">
              <w:instrText xml:space="preserve"> STYLEREF \s "Heading 5"  </w:instrText>
            </w:r>
            <w:r w:rsidRPr="00C56655">
              <w:fldChar w:fldCharType="separate"/>
            </w:r>
            <w:r w:rsidR="00C56655">
              <w:rPr>
                <w:noProof/>
              </w:rPr>
              <w:t>4.3.5.6.2</w:t>
            </w:r>
            <w:r w:rsidRPr="00C56655">
              <w:fldChar w:fldCharType="end"/>
            </w:r>
            <w:r w:rsidRPr="00C56655">
              <w:t>.</w:t>
            </w:r>
            <w:r w:rsidRPr="00C56655">
              <w:fldChar w:fldCharType="begin"/>
            </w:r>
            <w:r w:rsidRPr="00C56655">
              <w:instrText xml:space="preserve"> SEQ Requirement \s 5 \# "000"  </w:instrText>
            </w:r>
            <w:r w:rsidRPr="00C56655">
              <w:fldChar w:fldCharType="separate"/>
            </w:r>
            <w:r w:rsidR="00C56655">
              <w:rPr>
                <w:noProof/>
              </w:rPr>
              <w:t>001</w:t>
            </w:r>
            <w:r w:rsidRPr="00C56655">
              <w:fldChar w:fldCharType="end"/>
            </w:r>
            <w:r w:rsidRPr="00C56655">
              <w:t>)</w:t>
            </w:r>
          </w:p>
          <w:bookmarkEnd w:id="338"/>
          <w:p w14:paraId="174B7F97" w14:textId="77777777" w:rsidR="00C31C5F" w:rsidRPr="00C56655" w:rsidRDefault="00C31C5F" w:rsidP="00856DA0">
            <w:pPr>
              <w:keepNext/>
              <w:keepLines/>
            </w:pPr>
            <w:r w:rsidRPr="00C56655">
              <w:t>This is my requirement description for type 2 requirements. Requirement description is provided above the requirement number, which is visible in the Microsoft Word document but hidden in printed form, and name. These requirement headings will automatically be added to the requirements cross</w:t>
            </w:r>
            <w:r w:rsidRPr="00C56655">
              <w:noBreakHyphen/>
              <w:t>reference table. The requirement names are also outline numbered.</w:t>
            </w:r>
          </w:p>
          <w:p w14:paraId="466A8891" w14:textId="5C9F816B" w:rsidR="00C31C5F" w:rsidRPr="00C56655" w:rsidRDefault="00C31C5F" w:rsidP="00856DA0">
            <w:pPr>
              <w:pStyle w:val="Requirement2"/>
            </w:pPr>
            <w:bookmarkStart w:id="339" w:name="_Ref496341055"/>
            <w:bookmarkStart w:id="340" w:name="_Ref494425890"/>
            <w:r w:rsidRPr="00C56655">
              <w:t xml:space="preserve">This is my second Requirement Name, Type 2 </w:t>
            </w:r>
            <w:bookmarkEnd w:id="339"/>
            <w:r w:rsidRPr="00C56655">
              <w:t>(</w:t>
            </w:r>
            <w:r w:rsidRPr="00C56655">
              <w:fldChar w:fldCharType="begin"/>
            </w:r>
            <w:r w:rsidRPr="00C56655">
              <w:instrText xml:space="preserve"> STYLEREF \s "Heading 5"  </w:instrText>
            </w:r>
            <w:r w:rsidRPr="00C56655">
              <w:fldChar w:fldCharType="separate"/>
            </w:r>
            <w:r w:rsidR="00C56655">
              <w:rPr>
                <w:noProof/>
              </w:rPr>
              <w:t>4.3.5.6.2</w:t>
            </w:r>
            <w:r w:rsidRPr="00C56655">
              <w:fldChar w:fldCharType="end"/>
            </w:r>
            <w:r w:rsidRPr="00C56655">
              <w:t>.</w:t>
            </w:r>
            <w:r w:rsidRPr="00C56655">
              <w:fldChar w:fldCharType="begin"/>
            </w:r>
            <w:r w:rsidRPr="00C56655">
              <w:instrText xml:space="preserve"> SEQ Requirement \s 5 \# "000"  </w:instrText>
            </w:r>
            <w:r w:rsidRPr="00C56655">
              <w:fldChar w:fldCharType="separate"/>
            </w:r>
            <w:r w:rsidR="00C56655">
              <w:rPr>
                <w:noProof/>
              </w:rPr>
              <w:t>002</w:t>
            </w:r>
            <w:r w:rsidRPr="00C56655">
              <w:fldChar w:fldCharType="end"/>
            </w:r>
            <w:r w:rsidRPr="00C56655">
              <w:t>)</w:t>
            </w:r>
          </w:p>
          <w:p w14:paraId="0005EBCF" w14:textId="21DF3F24" w:rsidR="00C31C5F" w:rsidRPr="00C56655" w:rsidRDefault="00C31C5F" w:rsidP="00856DA0">
            <w:pPr>
              <w:pStyle w:val="CaptionTable"/>
              <w:keepLines/>
            </w:pPr>
            <w:bookmarkStart w:id="341" w:name="_Toc513580837"/>
            <w:bookmarkEnd w:id="340"/>
            <w:r w:rsidRPr="00C56655">
              <w:t>Table </w:t>
            </w:r>
            <w:r w:rsidR="00692BB9" w:rsidRPr="00C56655">
              <w:fldChar w:fldCharType="begin"/>
            </w:r>
            <w:r w:rsidR="00692BB9" w:rsidRPr="00C56655">
              <w:instrText xml:space="preserve"> SEQ Table \* ARABIC </w:instrText>
            </w:r>
            <w:r w:rsidR="00692BB9" w:rsidRPr="00C56655">
              <w:fldChar w:fldCharType="separate"/>
            </w:r>
            <w:r w:rsidR="00C56655">
              <w:rPr>
                <w:noProof/>
              </w:rPr>
              <w:t>5</w:t>
            </w:r>
            <w:r w:rsidR="00692BB9" w:rsidRPr="00C56655">
              <w:fldChar w:fldCharType="end"/>
            </w:r>
            <w:r w:rsidRPr="00C56655">
              <w:t>: Requirements Cross Reference</w:t>
            </w:r>
            <w:bookmarkEnd w:id="34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466"/>
              <w:gridCol w:w="6650"/>
              <w:gridCol w:w="1511"/>
            </w:tblGrid>
            <w:tr w:rsidR="00C31C5F" w:rsidRPr="00C56655" w14:paraId="7C4B9F1F" w14:textId="77777777" w:rsidTr="00856DA0">
              <w:trPr>
                <w:cantSplit/>
                <w:trHeight w:val="198"/>
                <w:jc w:val="center"/>
              </w:trPr>
              <w:tc>
                <w:tcPr>
                  <w:tcW w:w="761" w:type="pct"/>
                  <w:shd w:val="clear" w:color="auto" w:fill="auto"/>
                  <w:vAlign w:val="center"/>
                </w:tcPr>
                <w:p w14:paraId="7E342276" w14:textId="77777777" w:rsidR="00C31C5F" w:rsidRPr="00C56655" w:rsidRDefault="00C31C5F" w:rsidP="00856DA0">
                  <w:pPr>
                    <w:pStyle w:val="TableHeading"/>
                    <w:keepNext/>
                    <w:keepLines/>
                    <w:spacing w:line="240" w:lineRule="auto"/>
                  </w:pPr>
                  <w:r w:rsidRPr="00C56655">
                    <w:t>No.</w:t>
                  </w:r>
                </w:p>
              </w:tc>
              <w:tc>
                <w:tcPr>
                  <w:tcW w:w="3454" w:type="pct"/>
                  <w:shd w:val="clear" w:color="auto" w:fill="auto"/>
                  <w:vAlign w:val="center"/>
                </w:tcPr>
                <w:p w14:paraId="311B06E6" w14:textId="77777777" w:rsidR="00C31C5F" w:rsidRPr="00C56655" w:rsidRDefault="00C31C5F" w:rsidP="00856DA0">
                  <w:pPr>
                    <w:pStyle w:val="TableHeading"/>
                    <w:keepNext/>
                    <w:keepLines/>
                    <w:spacing w:line="240" w:lineRule="auto"/>
                  </w:pPr>
                  <w:r w:rsidRPr="00C56655">
                    <w:t>Description</w:t>
                  </w:r>
                </w:p>
              </w:tc>
              <w:tc>
                <w:tcPr>
                  <w:tcW w:w="785" w:type="pct"/>
                  <w:shd w:val="clear" w:color="auto" w:fill="auto"/>
                  <w:vAlign w:val="center"/>
                </w:tcPr>
                <w:p w14:paraId="74E47AE5" w14:textId="77777777" w:rsidR="00C31C5F" w:rsidRPr="00C56655" w:rsidRDefault="00C31C5F" w:rsidP="00856DA0">
                  <w:pPr>
                    <w:pStyle w:val="TableHeading"/>
                    <w:keepNext/>
                    <w:keepLines/>
                    <w:spacing w:line="240" w:lineRule="auto"/>
                  </w:pPr>
                  <w:r w:rsidRPr="00C56655">
                    <w:t>Par.</w:t>
                  </w:r>
                </w:p>
              </w:tc>
            </w:tr>
            <w:tr w:rsidR="00C31C5F" w:rsidRPr="00C56655" w14:paraId="1B044D4B" w14:textId="77777777" w:rsidTr="00856DA0">
              <w:trPr>
                <w:cantSplit/>
                <w:trHeight w:val="198"/>
                <w:jc w:val="center"/>
              </w:trPr>
              <w:tc>
                <w:tcPr>
                  <w:tcW w:w="761" w:type="pct"/>
                  <w:shd w:val="clear" w:color="auto" w:fill="auto"/>
                </w:tcPr>
                <w:p w14:paraId="7C2452E2" w14:textId="796CDC56" w:rsidR="00C31C5F" w:rsidRPr="00C56655" w:rsidRDefault="00C31C5F" w:rsidP="00856DA0">
                  <w:pPr>
                    <w:pStyle w:val="TableText"/>
                    <w:keepNext/>
                    <w:keepLines/>
                  </w:pPr>
                  <w:r w:rsidRPr="00C56655">
                    <w:fldChar w:fldCharType="begin"/>
                  </w:r>
                  <w:r w:rsidRPr="00C56655">
                    <w:instrText xml:space="preserve"> REF _Ref494425889 \r \h </w:instrText>
                  </w:r>
                  <w:r w:rsidRPr="00C56655">
                    <w:fldChar w:fldCharType="separate"/>
                  </w:r>
                  <w:r w:rsidR="00C56655">
                    <w:t>R#001</w:t>
                  </w:r>
                  <w:r w:rsidRPr="00C56655">
                    <w:fldChar w:fldCharType="end"/>
                  </w:r>
                </w:p>
              </w:tc>
              <w:tc>
                <w:tcPr>
                  <w:tcW w:w="3454" w:type="pct"/>
                  <w:shd w:val="clear" w:color="auto" w:fill="auto"/>
                </w:tcPr>
                <w:p w14:paraId="188C943A" w14:textId="77777777" w:rsidR="00C31C5F" w:rsidRPr="00C56655" w:rsidRDefault="00C31C5F" w:rsidP="00856DA0">
                  <w:pPr>
                    <w:pStyle w:val="TableText"/>
                    <w:keepNext/>
                    <w:keepLines/>
                  </w:pPr>
                  <w:r w:rsidRPr="00C56655">
                    <w:t>This is my first Requirement Name, Type 2 (4.3.5.6.2.001)</w:t>
                  </w:r>
                </w:p>
              </w:tc>
              <w:tc>
                <w:tcPr>
                  <w:tcW w:w="785" w:type="pct"/>
                  <w:shd w:val="clear" w:color="auto" w:fill="auto"/>
                </w:tcPr>
                <w:p w14:paraId="641F2CBD" w14:textId="77777777" w:rsidR="00C31C5F" w:rsidRPr="00C56655" w:rsidRDefault="00C31C5F" w:rsidP="00856DA0">
                  <w:pPr>
                    <w:pStyle w:val="TableText"/>
                    <w:keepNext/>
                    <w:keepLines/>
                  </w:pPr>
                  <w:r w:rsidRPr="00C56655">
                    <w:t>4.3.5.6.2.</w:t>
                  </w:r>
                </w:p>
              </w:tc>
            </w:tr>
            <w:tr w:rsidR="00C31C5F" w:rsidRPr="00C56655" w14:paraId="6181F15F" w14:textId="77777777" w:rsidTr="00856DA0">
              <w:trPr>
                <w:cantSplit/>
                <w:trHeight w:val="198"/>
                <w:jc w:val="center"/>
              </w:trPr>
              <w:tc>
                <w:tcPr>
                  <w:tcW w:w="761" w:type="pct"/>
                  <w:shd w:val="clear" w:color="auto" w:fill="auto"/>
                </w:tcPr>
                <w:p w14:paraId="0F15E8AD" w14:textId="228C8C10" w:rsidR="00C31C5F" w:rsidRPr="00C56655" w:rsidRDefault="00C31C5F" w:rsidP="00856DA0">
                  <w:pPr>
                    <w:pStyle w:val="TableText"/>
                    <w:keepNext/>
                    <w:keepLines/>
                  </w:pPr>
                  <w:r w:rsidRPr="00C56655">
                    <w:fldChar w:fldCharType="begin"/>
                  </w:r>
                  <w:r w:rsidRPr="00C56655">
                    <w:instrText xml:space="preserve"> REF _Ref494425890 \r \h </w:instrText>
                  </w:r>
                  <w:r w:rsidRPr="00C56655">
                    <w:fldChar w:fldCharType="separate"/>
                  </w:r>
                  <w:r w:rsidR="00C56655">
                    <w:t>R#002</w:t>
                  </w:r>
                  <w:r w:rsidRPr="00C56655">
                    <w:fldChar w:fldCharType="end"/>
                  </w:r>
                </w:p>
              </w:tc>
              <w:tc>
                <w:tcPr>
                  <w:tcW w:w="3454" w:type="pct"/>
                  <w:shd w:val="clear" w:color="auto" w:fill="auto"/>
                </w:tcPr>
                <w:p w14:paraId="568BF1B0" w14:textId="77777777" w:rsidR="00C31C5F" w:rsidRPr="00C56655" w:rsidRDefault="00C31C5F" w:rsidP="00856DA0">
                  <w:pPr>
                    <w:pStyle w:val="TableText"/>
                    <w:keepNext/>
                    <w:keepLines/>
                  </w:pPr>
                  <w:r w:rsidRPr="00C56655">
                    <w:t>This is my second Requirement Name, Type 2 (4.3.5.6.2.002)</w:t>
                  </w:r>
                </w:p>
              </w:tc>
              <w:tc>
                <w:tcPr>
                  <w:tcW w:w="785" w:type="pct"/>
                  <w:shd w:val="clear" w:color="auto" w:fill="auto"/>
                </w:tcPr>
                <w:p w14:paraId="51C3D9A8" w14:textId="77777777" w:rsidR="00C31C5F" w:rsidRPr="00C56655" w:rsidRDefault="00C31C5F" w:rsidP="00856DA0">
                  <w:pPr>
                    <w:pStyle w:val="TableText"/>
                    <w:keepNext/>
                    <w:keepLines/>
                  </w:pPr>
                  <w:r w:rsidRPr="00C56655">
                    <w:t>4.3.5.6.2.</w:t>
                  </w:r>
                </w:p>
              </w:tc>
            </w:tr>
          </w:tbl>
          <w:p w14:paraId="5115C691" w14:textId="77777777" w:rsidR="00C31C5F" w:rsidRPr="00C56655" w:rsidRDefault="00C31C5F" w:rsidP="00856DA0">
            <w:pPr>
              <w:keepNext/>
              <w:keepLines/>
              <w:spacing w:after="0"/>
              <w:rPr>
                <w:sz w:val="16"/>
                <w:szCs w:val="16"/>
              </w:rPr>
            </w:pPr>
            <w:r w:rsidRPr="00C56655">
              <w:t xml:space="preserve"> </w:t>
            </w:r>
          </w:p>
        </w:tc>
      </w:tr>
    </w:tbl>
    <w:p w14:paraId="10D7A927" w14:textId="77777777" w:rsidR="00C31C5F" w:rsidRPr="00C56655" w:rsidRDefault="00C31C5F" w:rsidP="00C31C5F">
      <w:pPr>
        <w:spacing w:after="0" w:line="240" w:lineRule="auto"/>
        <w:rPr>
          <w:sz w:val="4"/>
          <w:szCs w:val="4"/>
        </w:rPr>
      </w:pPr>
    </w:p>
    <w:p w14:paraId="381773FE" w14:textId="77777777" w:rsidR="007F3A2F" w:rsidRPr="00C56655" w:rsidRDefault="007F3A2F" w:rsidP="007F3A2F">
      <w:bookmarkStart w:id="342" w:name="_Ref496265323"/>
    </w:p>
    <w:p w14:paraId="76C9BB4D" w14:textId="4BC11D88" w:rsidR="007F3A2F" w:rsidRPr="00C56655" w:rsidRDefault="007F3A2F" w:rsidP="007F3A2F">
      <w:pPr>
        <w:pStyle w:val="Heading4"/>
      </w:pPr>
      <w:bookmarkStart w:id="343" w:name="_Ref513060210"/>
      <w:bookmarkStart w:id="344" w:name="_Toc513580738"/>
      <w:ins w:id="345" w:author="J A Odendaal" w:date="2018-05-02T17:51:00Z">
        <w:r w:rsidRPr="00C56655">
          <w:lastRenderedPageBreak/>
          <w:t xml:space="preserve">Clauses </w:t>
        </w:r>
        <w:r w:rsidRPr="00C56655">
          <w:rPr>
            <w:lang w:eastAsia="en-GB"/>
          </w:rPr>
          <w:drawing>
            <wp:inline distT="0" distB="0" distL="0" distR="0" wp14:anchorId="4A96BABB" wp14:editId="138666FC">
              <wp:extent cx="152381" cy="152381"/>
              <wp:effectExtent l="0" t="0" r="635"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Clauses.png"/>
                      <pic:cNvPicPr/>
                    </pic:nvPicPr>
                    <pic:blipFill>
                      <a:blip r:embed="rId33">
                        <a:extLst>
                          <a:ext uri="{28A0092B-C50C-407E-A947-70E740481C1C}">
                            <a14:useLocalDpi xmlns:a14="http://schemas.microsoft.com/office/drawing/2010/main" val="0"/>
                          </a:ext>
                        </a:extLst>
                      </a:blip>
                      <a:stretch>
                        <a:fillRect/>
                      </a:stretch>
                    </pic:blipFill>
                    <pic:spPr>
                      <a:xfrm>
                        <a:off x="0" y="0"/>
                        <a:ext cx="152381" cy="152381"/>
                      </a:xfrm>
                      <a:prstGeom prst="rect">
                        <a:avLst/>
                      </a:prstGeom>
                    </pic:spPr>
                  </pic:pic>
                </a:graphicData>
              </a:graphic>
            </wp:inline>
          </w:drawing>
        </w:r>
      </w:ins>
      <w:bookmarkEnd w:id="343"/>
      <w:bookmarkEnd w:id="344"/>
    </w:p>
    <w:p w14:paraId="74BCCE92" w14:textId="77777777" w:rsidR="00692BB9" w:rsidRPr="00C56655" w:rsidRDefault="00F45A5C" w:rsidP="007F3A2F">
      <w:pPr>
        <w:rPr>
          <w:ins w:id="346" w:author="J A Odendaal" w:date="2018-05-08T21:25:00Z"/>
        </w:rPr>
      </w:pPr>
      <w:ins w:id="347" w:author="J A Odendaal" w:date="2018-05-03T21:58:00Z">
        <w:r w:rsidRPr="00C56655">
          <w:t>This utility (</w:t>
        </w:r>
        <w:r w:rsidRPr="00C56655">
          <w:fldChar w:fldCharType="begin"/>
        </w:r>
        <w:r w:rsidRPr="00C56655">
          <w:instrText xml:space="preserve"> REF _Ref513122298 \h </w:instrText>
        </w:r>
      </w:ins>
      <w:ins w:id="348" w:author="J A Odendaal" w:date="2018-05-03T21:58:00Z">
        <w:r w:rsidRPr="00C56655">
          <w:fldChar w:fldCharType="separate"/>
        </w:r>
        <w:r w:rsidR="00C56655" w:rsidRPr="00C56655">
          <w:t>Figure </w:t>
        </w:r>
      </w:ins>
      <w:r w:rsidR="00C56655">
        <w:rPr>
          <w:noProof/>
        </w:rPr>
        <w:t>38</w:t>
      </w:r>
      <w:ins w:id="349" w:author="J A Odendaal" w:date="2018-05-03T21:58:00Z">
        <w:r w:rsidRPr="00C56655">
          <w:fldChar w:fldCharType="end"/>
        </w:r>
        <w:r w:rsidRPr="00C56655">
          <w:t>) is used to embed and remove template managed Rich Text Content Controls and to assign one or more pre</w:t>
        </w:r>
        <w:r w:rsidRPr="00C56655">
          <w:noBreakHyphen/>
          <w:t>defined text clauses from the clauses database (paragraph </w:t>
        </w:r>
        <w:r w:rsidRPr="00C56655">
          <w:fldChar w:fldCharType="begin"/>
        </w:r>
        <w:r w:rsidRPr="00C56655">
          <w:instrText xml:space="preserve"> REF _Ref513123255 \r \h </w:instrText>
        </w:r>
      </w:ins>
      <w:ins w:id="350" w:author="J A Odendaal" w:date="2018-05-03T21:58:00Z">
        <w:r w:rsidRPr="00C56655">
          <w:fldChar w:fldCharType="separate"/>
        </w:r>
      </w:ins>
      <w:r w:rsidR="00C56655">
        <w:t>5.5</w:t>
      </w:r>
      <w:ins w:id="351" w:author="J A Odendaal" w:date="2018-05-03T21:58:00Z">
        <w:r w:rsidRPr="00C56655">
          <w:fldChar w:fldCharType="end"/>
        </w:r>
        <w:r w:rsidRPr="00C56655">
          <w:t xml:space="preserve">) to its content. The content controls can be embedded in any type of paragraph or inside tables. Optimal use will be derived if these content controls are embedded in empty paragraphs or table cells due to a length restriction when updating the content programmatically. </w:t>
        </w:r>
      </w:ins>
    </w:p>
    <w:p w14:paraId="2FDB54F8" w14:textId="3236C9B1" w:rsidR="00F276E4" w:rsidRPr="00C56655" w:rsidRDefault="00F45A5C" w:rsidP="007F3A2F">
      <w:ins w:id="352" w:author="J A Odendaal" w:date="2018-05-03T21:58:00Z">
        <w:r w:rsidRPr="00C56655">
          <w:t xml:space="preserve">The </w:t>
        </w:r>
      </w:ins>
      <w:ins w:id="353" w:author="J A Odendaal" w:date="2018-05-08T21:26:00Z">
        <w:r w:rsidR="00692BB9" w:rsidRPr="00C56655">
          <w:t xml:space="preserve">paragraph </w:t>
        </w:r>
      </w:ins>
      <w:ins w:id="354" w:author="J A Odendaal" w:date="2018-05-03T21:58:00Z">
        <w:r w:rsidRPr="00C56655">
          <w:t xml:space="preserve">style of </w:t>
        </w:r>
      </w:ins>
      <w:ins w:id="355" w:author="J A Odendaal" w:date="2018-05-08T21:26:00Z">
        <w:r w:rsidR="00692BB9" w:rsidRPr="00C56655">
          <w:t xml:space="preserve">each </w:t>
        </w:r>
      </w:ins>
      <w:ins w:id="356" w:author="J A Odendaal" w:date="2018-05-08T21:28:00Z">
        <w:r w:rsidR="005F6FC9" w:rsidRPr="00C56655">
          <w:t xml:space="preserve">selected </w:t>
        </w:r>
      </w:ins>
      <w:ins w:id="357" w:author="J A Odendaal" w:date="2018-05-08T21:26:00Z">
        <w:r w:rsidR="00692BB9" w:rsidRPr="00C56655">
          <w:t>clause</w:t>
        </w:r>
      </w:ins>
      <w:ins w:id="358" w:author="J A Odendaal" w:date="2018-05-03T21:58:00Z">
        <w:r w:rsidRPr="00C56655">
          <w:t xml:space="preserve"> </w:t>
        </w:r>
      </w:ins>
      <w:ins w:id="359" w:author="J A Odendaal" w:date="2018-05-08T21:26:00Z">
        <w:r w:rsidR="00692BB9" w:rsidRPr="00C56655">
          <w:t xml:space="preserve">can be </w:t>
        </w:r>
      </w:ins>
      <w:ins w:id="360" w:author="J A Odendaal" w:date="2018-05-03T21:58:00Z">
        <w:r w:rsidRPr="00C56655">
          <w:t xml:space="preserve">applied </w:t>
        </w:r>
      </w:ins>
      <w:ins w:id="361" w:author="J A Odendaal" w:date="2018-05-08T21:27:00Z">
        <w:r w:rsidR="005F6FC9" w:rsidRPr="00C56655">
          <w:t xml:space="preserve">as specified in the clauses database </w:t>
        </w:r>
      </w:ins>
      <w:ins w:id="362" w:author="J A Odendaal" w:date="2018-05-08T21:30:00Z">
        <w:r w:rsidR="005F6FC9" w:rsidRPr="00C56655">
          <w:t>(paragraph </w:t>
        </w:r>
        <w:r w:rsidR="005F6FC9" w:rsidRPr="00C56655">
          <w:fldChar w:fldCharType="begin"/>
        </w:r>
        <w:r w:rsidR="005F6FC9" w:rsidRPr="00C56655">
          <w:instrText xml:space="preserve"> REF _Ref513123255 \r \h </w:instrText>
        </w:r>
        <w:r w:rsidR="005F6FC9" w:rsidRPr="00C56655">
          <w:fldChar w:fldCharType="separate"/>
        </w:r>
      </w:ins>
      <w:r w:rsidR="00C56655">
        <w:t>5.5</w:t>
      </w:r>
      <w:ins w:id="363" w:author="J A Odendaal" w:date="2018-05-08T21:30:00Z">
        <w:r w:rsidR="005F6FC9" w:rsidRPr="00C56655">
          <w:fldChar w:fldCharType="end"/>
        </w:r>
        <w:r w:rsidR="005F6FC9" w:rsidRPr="00C56655">
          <w:t xml:space="preserve">) </w:t>
        </w:r>
      </w:ins>
      <w:ins w:id="364" w:author="J A Odendaal" w:date="2018-05-08T21:28:00Z">
        <w:r w:rsidR="005F6FC9" w:rsidRPr="00C56655">
          <w:t>or by selecting a single style for all selected clauses</w:t>
        </w:r>
      </w:ins>
      <w:ins w:id="365" w:author="J A Odendaal" w:date="2018-05-08T21:29:00Z">
        <w:r w:rsidR="005F6FC9" w:rsidRPr="00C56655">
          <w:t xml:space="preserve">. The </w:t>
        </w:r>
      </w:ins>
      <w:ins w:id="366" w:author="J A Odendaal" w:date="2018-05-08T21:30:00Z">
        <w:r w:rsidR="005F6FC9" w:rsidRPr="00C56655">
          <w:t xml:space="preserve">content of the </w:t>
        </w:r>
      </w:ins>
      <w:ins w:id="367" w:author="J A Odendaal" w:date="2018-05-03T21:58:00Z">
        <w:r w:rsidRPr="00C56655">
          <w:t>content control</w:t>
        </w:r>
      </w:ins>
      <w:ins w:id="368" w:author="J A Odendaal" w:date="2018-05-08T21:29:00Z">
        <w:r w:rsidR="005F6FC9" w:rsidRPr="00C56655">
          <w:t>s</w:t>
        </w:r>
      </w:ins>
      <w:ins w:id="369" w:author="J A Odendaal" w:date="2018-05-03T21:58:00Z">
        <w:r w:rsidRPr="00C56655">
          <w:t xml:space="preserve"> </w:t>
        </w:r>
        <w:r w:rsidR="005F6FC9" w:rsidRPr="00C56655">
          <w:t>can</w:t>
        </w:r>
      </w:ins>
      <w:ins w:id="370" w:author="J A Odendaal" w:date="2018-05-08T21:29:00Z">
        <w:r w:rsidR="005F6FC9" w:rsidRPr="00C56655">
          <w:t xml:space="preserve"> only </w:t>
        </w:r>
      </w:ins>
      <w:ins w:id="371" w:author="J A Odendaal" w:date="2018-05-03T21:58:00Z">
        <w:r w:rsidRPr="00C56655">
          <w:t xml:space="preserve">be changed </w:t>
        </w:r>
      </w:ins>
      <w:ins w:id="372" w:author="J A Odendaal" w:date="2018-05-08T21:30:00Z">
        <w:r w:rsidR="005F6FC9" w:rsidRPr="00C56655">
          <w:t>manually</w:t>
        </w:r>
      </w:ins>
      <w:ins w:id="373" w:author="J A Odendaal" w:date="2018-05-08T21:29:00Z">
        <w:r w:rsidR="005F6FC9" w:rsidRPr="00C56655">
          <w:t xml:space="preserve"> </w:t>
        </w:r>
      </w:ins>
      <w:ins w:id="374" w:author="J A Odendaal" w:date="2018-05-08T21:30:00Z">
        <w:r w:rsidR="005F6FC9" w:rsidRPr="00C56655">
          <w:t>if a special procedure is followed</w:t>
        </w:r>
      </w:ins>
      <w:ins w:id="375" w:author="J A Odendaal" w:date="2018-05-03T21:58:00Z">
        <w:r w:rsidRPr="00C56655">
          <w:t>.</w:t>
        </w:r>
      </w:ins>
    </w:p>
    <w:tbl>
      <w:tblPr>
        <w:tblW w:w="0" w:type="auto"/>
        <w:jc w:val="center"/>
        <w:tblInd w:w="-227" w:type="dxa"/>
        <w:tblBorders>
          <w:top w:val="single" w:sz="4" w:space="0" w:color="auto"/>
          <w:left w:val="single" w:sz="4" w:space="0" w:color="auto"/>
          <w:bottom w:val="single" w:sz="4" w:space="0" w:color="auto"/>
          <w:right w:val="single" w:sz="4" w:space="0" w:color="auto"/>
        </w:tblBorders>
        <w:tblCellMar>
          <w:top w:w="57" w:type="dxa"/>
          <w:left w:w="57" w:type="dxa"/>
          <w:right w:w="57" w:type="dxa"/>
        </w:tblCellMar>
        <w:tblLook w:val="04A0" w:firstRow="1" w:lastRow="0" w:firstColumn="1" w:lastColumn="0" w:noHBand="0" w:noVBand="1"/>
      </w:tblPr>
      <w:tblGrid>
        <w:gridCol w:w="4989"/>
        <w:gridCol w:w="4990"/>
      </w:tblGrid>
      <w:tr w:rsidR="00692BB9" w:rsidRPr="00C56655" w14:paraId="75469923" w14:textId="77777777" w:rsidTr="00367407">
        <w:trPr>
          <w:jc w:val="center"/>
        </w:trPr>
        <w:tc>
          <w:tcPr>
            <w:tcW w:w="0" w:type="auto"/>
          </w:tcPr>
          <w:p w14:paraId="5E3AE7D5" w14:textId="77777777" w:rsidR="00692BB9" w:rsidRPr="00C56655" w:rsidRDefault="00692BB9" w:rsidP="00367407">
            <w:pPr>
              <w:pStyle w:val="Figure"/>
              <w:spacing w:after="0"/>
              <w:rPr>
                <w:sz w:val="18"/>
                <w:szCs w:val="18"/>
              </w:rPr>
            </w:pPr>
            <w:r w:rsidRPr="00C56655">
              <w:rPr>
                <w:lang w:eastAsia="en-GB"/>
              </w:rPr>
              <w:drawing>
                <wp:inline distT="0" distB="0" distL="0" distR="0" wp14:anchorId="5FC0E988" wp14:editId="06CBF30E">
                  <wp:extent cx="3121200" cy="269280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121200" cy="2692800"/>
                          </a:xfrm>
                          <a:prstGeom prst="rect">
                            <a:avLst/>
                          </a:prstGeom>
                        </pic:spPr>
                      </pic:pic>
                    </a:graphicData>
                  </a:graphic>
                </wp:inline>
              </w:drawing>
            </w:r>
          </w:p>
        </w:tc>
        <w:tc>
          <w:tcPr>
            <w:tcW w:w="0" w:type="auto"/>
          </w:tcPr>
          <w:p w14:paraId="14DCCA39" w14:textId="77777777" w:rsidR="00692BB9" w:rsidRPr="00C56655" w:rsidRDefault="00692BB9" w:rsidP="00367407">
            <w:pPr>
              <w:pStyle w:val="Figure"/>
              <w:spacing w:after="0"/>
              <w:rPr>
                <w:sz w:val="18"/>
                <w:szCs w:val="18"/>
              </w:rPr>
            </w:pPr>
            <w:r w:rsidRPr="00C56655">
              <w:rPr>
                <w:lang w:eastAsia="en-GB"/>
              </w:rPr>
              <w:drawing>
                <wp:inline distT="0" distB="0" distL="0" distR="0" wp14:anchorId="59382219" wp14:editId="5980F3E5">
                  <wp:extent cx="3121200" cy="2692800"/>
                  <wp:effectExtent l="0" t="0" r="317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121200" cy="2692800"/>
                          </a:xfrm>
                          <a:prstGeom prst="rect">
                            <a:avLst/>
                          </a:prstGeom>
                        </pic:spPr>
                      </pic:pic>
                    </a:graphicData>
                  </a:graphic>
                </wp:inline>
              </w:drawing>
            </w:r>
          </w:p>
        </w:tc>
      </w:tr>
      <w:tr w:rsidR="00692BB9" w:rsidRPr="00C56655" w14:paraId="526AA175" w14:textId="77777777" w:rsidTr="00367407">
        <w:trPr>
          <w:jc w:val="center"/>
        </w:trPr>
        <w:tc>
          <w:tcPr>
            <w:tcW w:w="0" w:type="auto"/>
          </w:tcPr>
          <w:p w14:paraId="306DC8E7" w14:textId="77777777" w:rsidR="00692BB9" w:rsidRPr="00C56655" w:rsidRDefault="00692BB9" w:rsidP="00367407">
            <w:pPr>
              <w:pStyle w:val="Figure"/>
              <w:spacing w:after="0"/>
              <w:rPr>
                <w:sz w:val="18"/>
                <w:szCs w:val="18"/>
              </w:rPr>
            </w:pPr>
            <w:r w:rsidRPr="00C56655">
              <w:rPr>
                <w:b/>
                <w:sz w:val="18"/>
                <w:szCs w:val="18"/>
              </w:rPr>
              <w:t xml:space="preserve">(a) </w:t>
            </w:r>
            <w:r w:rsidRPr="00C56655">
              <w:rPr>
                <w:sz w:val="18"/>
                <w:szCs w:val="18"/>
              </w:rPr>
              <w:t>Default</w:t>
            </w:r>
          </w:p>
        </w:tc>
        <w:tc>
          <w:tcPr>
            <w:tcW w:w="0" w:type="auto"/>
          </w:tcPr>
          <w:p w14:paraId="7EC1230D" w14:textId="77777777" w:rsidR="00692BB9" w:rsidRPr="00C56655" w:rsidRDefault="00692BB9" w:rsidP="00367407">
            <w:pPr>
              <w:pStyle w:val="Figure"/>
              <w:spacing w:after="0"/>
              <w:rPr>
                <w:sz w:val="18"/>
                <w:szCs w:val="18"/>
              </w:rPr>
            </w:pPr>
            <w:r w:rsidRPr="00C56655">
              <w:rPr>
                <w:b/>
                <w:sz w:val="18"/>
                <w:szCs w:val="18"/>
              </w:rPr>
              <w:t xml:space="preserve">(b) </w:t>
            </w:r>
            <w:r w:rsidRPr="00C56655">
              <w:rPr>
                <w:sz w:val="18"/>
                <w:szCs w:val="18"/>
              </w:rPr>
              <w:t>Inserted Content Controls</w:t>
            </w:r>
          </w:p>
        </w:tc>
      </w:tr>
    </w:tbl>
    <w:p w14:paraId="632DEE16" w14:textId="47E6CE9B" w:rsidR="00681B31" w:rsidRPr="00C56655" w:rsidRDefault="00F45A5C" w:rsidP="00681B31">
      <w:pPr>
        <w:pStyle w:val="Caption"/>
      </w:pPr>
      <w:bookmarkStart w:id="376" w:name="_Ref513122298"/>
      <w:bookmarkStart w:id="377" w:name="_Toc513580816"/>
      <w:ins w:id="378" w:author="J A Odendaal" w:date="2018-05-03T21:58:00Z">
        <w:r w:rsidRPr="00C56655">
          <w:t>Figure </w:t>
        </w:r>
      </w:ins>
      <w:r w:rsidR="00692BB9" w:rsidRPr="00C56655">
        <w:fldChar w:fldCharType="begin"/>
      </w:r>
      <w:r w:rsidR="00692BB9" w:rsidRPr="00C56655">
        <w:instrText xml:space="preserve"> SEQ Figure \* ARABIC </w:instrText>
      </w:r>
      <w:r w:rsidR="00692BB9" w:rsidRPr="00C56655">
        <w:fldChar w:fldCharType="separate"/>
      </w:r>
      <w:r w:rsidR="00C56655">
        <w:rPr>
          <w:noProof/>
        </w:rPr>
        <w:t>38</w:t>
      </w:r>
      <w:r w:rsidR="00692BB9" w:rsidRPr="00C56655">
        <w:fldChar w:fldCharType="end"/>
      </w:r>
      <w:bookmarkEnd w:id="376"/>
      <w:ins w:id="379" w:author="J A Odendaal" w:date="2018-05-03T21:58:00Z">
        <w:r w:rsidRPr="00C56655">
          <w:t>: Clauses Utility Form</w:t>
        </w:r>
      </w:ins>
      <w:bookmarkEnd w:id="377"/>
    </w:p>
    <w:p w14:paraId="508FBED4" w14:textId="72B2EFCE" w:rsidR="00F45A5C" w:rsidRPr="00C56655" w:rsidRDefault="00F45A5C" w:rsidP="00C55A27">
      <w:pPr>
        <w:pStyle w:val="ListParagraph"/>
        <w:keepNext/>
        <w:numPr>
          <w:ilvl w:val="0"/>
          <w:numId w:val="46"/>
        </w:numPr>
        <w:rPr>
          <w:ins w:id="380" w:author="J A Odendaal" w:date="2018-05-03T21:59:00Z"/>
        </w:rPr>
      </w:pPr>
      <w:ins w:id="381" w:author="J A Odendaal" w:date="2018-05-03T21:59:00Z">
        <w:r w:rsidRPr="00C56655">
          <w:t>Pane 1: New Content Control</w:t>
        </w:r>
      </w:ins>
    </w:p>
    <w:p w14:paraId="3598B09F" w14:textId="77777777" w:rsidR="00F45A5C" w:rsidRPr="00C56655" w:rsidRDefault="00F45A5C" w:rsidP="00C55A27">
      <w:pPr>
        <w:pStyle w:val="ListParagraph"/>
        <w:numPr>
          <w:ilvl w:val="1"/>
          <w:numId w:val="46"/>
        </w:numPr>
        <w:rPr>
          <w:ins w:id="382" w:author="J A Odendaal" w:date="2018-05-03T21:59:00Z"/>
        </w:rPr>
      </w:pPr>
      <w:ins w:id="383" w:author="J A Odendaal" w:date="2018-05-03T21:59:00Z">
        <w:r w:rsidRPr="00C56655">
          <w:rPr>
            <w:b/>
          </w:rPr>
          <w:t>Insert:</w:t>
        </w:r>
        <w:r w:rsidRPr="00C56655">
          <w:t xml:space="preserve"> Button</w:t>
        </w:r>
        <w:r w:rsidRPr="00C56655">
          <w:tab/>
        </w:r>
        <w:r w:rsidRPr="00C56655">
          <w:br/>
          <w:t>A Rich Text Content Control will be inserted in the document at the current cursor position with the name provided in the Control Name edit box. It will be locked for user editing and deletion. The form must be closed and the cursor repositioned to insert multiple content controls in the document.</w:t>
        </w:r>
      </w:ins>
    </w:p>
    <w:p w14:paraId="3DBC82ED" w14:textId="77777777" w:rsidR="00F45A5C" w:rsidRPr="00C56655" w:rsidRDefault="00F45A5C" w:rsidP="00C55A27">
      <w:pPr>
        <w:pStyle w:val="ListParagraph"/>
        <w:numPr>
          <w:ilvl w:val="1"/>
          <w:numId w:val="46"/>
        </w:numPr>
        <w:rPr>
          <w:ins w:id="384" w:author="J A Odendaal" w:date="2018-05-03T21:59:00Z"/>
        </w:rPr>
      </w:pPr>
      <w:ins w:id="385" w:author="J A Odendaal" w:date="2018-05-03T21:59:00Z">
        <w:r w:rsidRPr="00C56655">
          <w:rPr>
            <w:b/>
          </w:rPr>
          <w:t>New Control Name:</w:t>
        </w:r>
        <w:r w:rsidRPr="00C56655">
          <w:t xml:space="preserve"> Edit box</w:t>
        </w:r>
        <w:r w:rsidRPr="00C56655">
          <w:tab/>
        </w:r>
        <w:r w:rsidRPr="00C56655">
          <w:br/>
          <w:t>Insert text.</w:t>
        </w:r>
      </w:ins>
    </w:p>
    <w:p w14:paraId="03F79CA9" w14:textId="77777777" w:rsidR="00F45A5C" w:rsidRPr="00C56655" w:rsidRDefault="00F45A5C" w:rsidP="00C55A27">
      <w:pPr>
        <w:pStyle w:val="ListParagraph"/>
        <w:keepNext/>
        <w:numPr>
          <w:ilvl w:val="0"/>
          <w:numId w:val="46"/>
        </w:numPr>
        <w:rPr>
          <w:ins w:id="386" w:author="J A Odendaal" w:date="2018-05-03T21:59:00Z"/>
        </w:rPr>
      </w:pPr>
      <w:ins w:id="387" w:author="J A Odendaal" w:date="2018-05-03T21:59:00Z">
        <w:r w:rsidRPr="00C56655">
          <w:t>Pane 2: Managing Controls &amp; Text</w:t>
        </w:r>
      </w:ins>
    </w:p>
    <w:p w14:paraId="4D41BBB6" w14:textId="77777777" w:rsidR="00F45A5C" w:rsidRPr="00C56655" w:rsidRDefault="00F45A5C" w:rsidP="00C55A27">
      <w:pPr>
        <w:pStyle w:val="ListParagraph"/>
        <w:numPr>
          <w:ilvl w:val="1"/>
          <w:numId w:val="46"/>
        </w:numPr>
        <w:rPr>
          <w:ins w:id="388" w:author="J A Odendaal" w:date="2018-05-03T21:59:00Z"/>
        </w:rPr>
      </w:pPr>
      <w:ins w:id="389" w:author="J A Odendaal" w:date="2018-05-03T21:59:00Z">
        <w:r w:rsidRPr="00C56655">
          <w:rPr>
            <w:b/>
          </w:rPr>
          <w:t>Content Control:</w:t>
        </w:r>
        <w:r w:rsidRPr="00C56655">
          <w:t xml:space="preserve"> Drop</w:t>
        </w:r>
        <w:r w:rsidRPr="00C56655">
          <w:noBreakHyphen/>
          <w:t>down list</w:t>
        </w:r>
        <w:r w:rsidRPr="00C56655">
          <w:tab/>
        </w:r>
        <w:r w:rsidRPr="00C56655">
          <w:br/>
          <w:t>The Select drop</w:t>
        </w:r>
        <w:r w:rsidRPr="00C56655">
          <w:noBreakHyphen/>
          <w:t>down list will be populated with all template managed content controls in the document. Select the content control to manage.</w:t>
        </w:r>
      </w:ins>
    </w:p>
    <w:p w14:paraId="6DCB176C" w14:textId="77777777" w:rsidR="00F45A5C" w:rsidRPr="00C56655" w:rsidRDefault="00F45A5C" w:rsidP="00C55A27">
      <w:pPr>
        <w:pStyle w:val="ListParagraph"/>
        <w:numPr>
          <w:ilvl w:val="1"/>
          <w:numId w:val="46"/>
        </w:numPr>
        <w:rPr>
          <w:ins w:id="390" w:author="J A Odendaal" w:date="2018-05-03T21:59:00Z"/>
        </w:rPr>
      </w:pPr>
      <w:ins w:id="391" w:author="J A Odendaal" w:date="2018-05-03T21:59:00Z">
        <w:r w:rsidRPr="00C56655">
          <w:rPr>
            <w:b/>
          </w:rPr>
          <w:t>Remove Control:</w:t>
        </w:r>
        <w:r w:rsidRPr="00C56655">
          <w:t xml:space="preserve"> Button</w:t>
        </w:r>
        <w:r w:rsidRPr="00C56655">
          <w:tab/>
        </w:r>
        <w:r w:rsidRPr="00C56655">
          <w:br/>
          <w:t>The content control selected in the Content Control drop</w:t>
        </w:r>
        <w:r w:rsidRPr="00C56655">
          <w:noBreakHyphen/>
          <w:t>down list will be deleted.</w:t>
        </w:r>
      </w:ins>
    </w:p>
    <w:p w14:paraId="234E7010" w14:textId="77777777" w:rsidR="00F45A5C" w:rsidRPr="00C56655" w:rsidRDefault="00F45A5C" w:rsidP="00C55A27">
      <w:pPr>
        <w:pStyle w:val="ListParagraph"/>
        <w:numPr>
          <w:ilvl w:val="1"/>
          <w:numId w:val="46"/>
        </w:numPr>
        <w:rPr>
          <w:ins w:id="392" w:author="J A Odendaal" w:date="2018-05-03T21:59:00Z"/>
        </w:rPr>
      </w:pPr>
      <w:ins w:id="393" w:author="J A Odendaal" w:date="2018-05-03T21:59:00Z">
        <w:r w:rsidRPr="00C56655">
          <w:rPr>
            <w:b/>
          </w:rPr>
          <w:t>Remove All Controls:</w:t>
        </w:r>
        <w:r w:rsidRPr="00C56655">
          <w:t xml:space="preserve"> Button</w:t>
        </w:r>
        <w:r w:rsidRPr="00C56655">
          <w:tab/>
        </w:r>
        <w:r w:rsidRPr="00C56655">
          <w:br/>
          <w:t>All template managed content controls will be deleted.</w:t>
        </w:r>
      </w:ins>
    </w:p>
    <w:p w14:paraId="132DE9F6" w14:textId="77777777" w:rsidR="00F45A5C" w:rsidRPr="00C56655" w:rsidRDefault="00F45A5C" w:rsidP="00C55A27">
      <w:pPr>
        <w:pStyle w:val="ListParagraph"/>
        <w:numPr>
          <w:ilvl w:val="1"/>
          <w:numId w:val="46"/>
        </w:numPr>
        <w:rPr>
          <w:ins w:id="394" w:author="J A Odendaal" w:date="2018-05-03T21:59:00Z"/>
        </w:rPr>
      </w:pPr>
      <w:ins w:id="395" w:author="J A Odendaal" w:date="2018-05-03T21:59:00Z">
        <w:r w:rsidRPr="00C56655">
          <w:rPr>
            <w:b/>
          </w:rPr>
          <w:t>Insert Text:</w:t>
        </w:r>
        <w:r w:rsidRPr="00C56655">
          <w:t xml:space="preserve"> Button</w:t>
        </w:r>
        <w:r w:rsidRPr="00C56655">
          <w:tab/>
        </w:r>
        <w:r w:rsidRPr="00C56655">
          <w:br/>
          <w:t>The associated text of the selected/highlighted clauses for the given information category will be used to update the content of the embedded content control selected with the Content Control drop</w:t>
        </w:r>
        <w:r w:rsidRPr="00C56655">
          <w:noBreakHyphen/>
          <w:t>down list.</w:t>
        </w:r>
      </w:ins>
    </w:p>
    <w:p w14:paraId="6375352B" w14:textId="77777777" w:rsidR="00F45A5C" w:rsidRPr="00C56655" w:rsidRDefault="00F45A5C" w:rsidP="00C55A27">
      <w:pPr>
        <w:pStyle w:val="ListParagraph"/>
        <w:numPr>
          <w:ilvl w:val="1"/>
          <w:numId w:val="46"/>
        </w:numPr>
        <w:rPr>
          <w:ins w:id="396" w:author="J A Odendaal" w:date="2018-05-03T21:59:00Z"/>
        </w:rPr>
      </w:pPr>
      <w:ins w:id="397" w:author="J A Odendaal" w:date="2018-05-03T21:59:00Z">
        <w:r w:rsidRPr="00C56655">
          <w:rPr>
            <w:b/>
          </w:rPr>
          <w:lastRenderedPageBreak/>
          <w:t>Clear Text:</w:t>
        </w:r>
        <w:r w:rsidRPr="00C56655">
          <w:t xml:space="preserve"> Button</w:t>
        </w:r>
        <w:r w:rsidRPr="00C56655">
          <w:tab/>
        </w:r>
        <w:r w:rsidRPr="00C56655">
          <w:br/>
          <w:t>The content of the embedded content control selected with the Content Control drop</w:t>
        </w:r>
        <w:r w:rsidRPr="00C56655">
          <w:noBreakHyphen/>
          <w:t>down list will be cleared.</w:t>
        </w:r>
      </w:ins>
    </w:p>
    <w:p w14:paraId="71C57677" w14:textId="339A069E" w:rsidR="00334348" w:rsidRPr="00C56655" w:rsidRDefault="00334348" w:rsidP="00334348">
      <w:pPr>
        <w:pStyle w:val="ListParagraph"/>
        <w:numPr>
          <w:ilvl w:val="1"/>
          <w:numId w:val="46"/>
        </w:numPr>
        <w:rPr>
          <w:ins w:id="398" w:author="J A Odendaal" w:date="2018-05-08T21:31:00Z"/>
        </w:rPr>
      </w:pPr>
      <w:ins w:id="399" w:author="J A Odendaal" w:date="2018-05-08T21:31:00Z">
        <w:r w:rsidRPr="00C56655">
          <w:rPr>
            <w:b/>
          </w:rPr>
          <w:t>Default Styles:</w:t>
        </w:r>
        <w:r w:rsidRPr="00C56655">
          <w:t xml:space="preserve"> </w:t>
        </w:r>
      </w:ins>
      <w:ins w:id="400" w:author="J A Odendaal" w:date="2018-05-08T21:32:00Z">
        <w:r w:rsidRPr="00C56655">
          <w:t>Check box</w:t>
        </w:r>
      </w:ins>
      <w:ins w:id="401" w:author="J A Odendaal" w:date="2018-05-08T21:31:00Z">
        <w:r w:rsidRPr="00C56655">
          <w:tab/>
        </w:r>
        <w:r w:rsidRPr="00C56655">
          <w:br/>
        </w:r>
      </w:ins>
      <w:ins w:id="402" w:author="J A Odendaal" w:date="2018-05-08T21:33:00Z">
        <w:r w:rsidRPr="00C56655">
          <w:t xml:space="preserve">When checked, the paragraph style of each selected clause will be determined </w:t>
        </w:r>
      </w:ins>
      <w:ins w:id="403" w:author="J A Odendaal" w:date="2018-05-08T21:34:00Z">
        <w:r w:rsidRPr="00C56655">
          <w:t xml:space="preserve">by </w:t>
        </w:r>
      </w:ins>
      <w:ins w:id="404" w:author="J A Odendaal" w:date="2018-05-08T21:35:00Z">
        <w:r w:rsidRPr="00C56655">
          <w:t xml:space="preserve">its </w:t>
        </w:r>
      </w:ins>
      <w:ins w:id="405" w:author="J A Odendaal" w:date="2018-05-08T21:34:00Z">
        <w:r w:rsidRPr="00C56655">
          <w:t>pre</w:t>
        </w:r>
        <w:r w:rsidRPr="00C56655">
          <w:noBreakHyphen/>
          <w:t xml:space="preserve">defined style in </w:t>
        </w:r>
      </w:ins>
      <w:ins w:id="406" w:author="J A Odendaal" w:date="2018-05-08T21:33:00Z">
        <w:r w:rsidRPr="00C56655">
          <w:t>the clauses database (paragraph </w:t>
        </w:r>
        <w:r w:rsidRPr="00C56655">
          <w:fldChar w:fldCharType="begin"/>
        </w:r>
        <w:r w:rsidRPr="00C56655">
          <w:instrText xml:space="preserve"> REF _Ref513123255 \r \h </w:instrText>
        </w:r>
        <w:r w:rsidRPr="00C56655">
          <w:fldChar w:fldCharType="separate"/>
        </w:r>
      </w:ins>
      <w:r w:rsidR="00C56655">
        <w:t>5.5</w:t>
      </w:r>
      <w:ins w:id="407" w:author="J A Odendaal" w:date="2018-05-08T21:33:00Z">
        <w:r w:rsidRPr="00C56655">
          <w:fldChar w:fldCharType="end"/>
        </w:r>
        <w:r w:rsidRPr="00C56655">
          <w:t>)</w:t>
        </w:r>
      </w:ins>
      <w:ins w:id="408" w:author="J A Odendaal" w:date="2018-05-08T21:31:00Z">
        <w:r w:rsidRPr="00C56655">
          <w:t>.</w:t>
        </w:r>
      </w:ins>
      <w:ins w:id="409" w:author="J A Odendaal" w:date="2018-05-08T21:34:00Z">
        <w:r w:rsidRPr="00C56655">
          <w:t xml:space="preserve"> When not checked, </w:t>
        </w:r>
      </w:ins>
      <w:ins w:id="410" w:author="J A Odendaal" w:date="2018-05-08T21:36:00Z">
        <w:r w:rsidRPr="00C56655">
          <w:t>a</w:t>
        </w:r>
      </w:ins>
      <w:ins w:id="411" w:author="J A Odendaal" w:date="2018-05-08T21:35:00Z">
        <w:r w:rsidRPr="00C56655">
          <w:t xml:space="preserve"> single style according to </w:t>
        </w:r>
      </w:ins>
      <w:ins w:id="412" w:author="J A Odendaal" w:date="2018-05-08T21:34:00Z">
        <w:r w:rsidRPr="00C56655">
          <w:t xml:space="preserve">the </w:t>
        </w:r>
      </w:ins>
      <w:ins w:id="413" w:author="J A Odendaal" w:date="2018-05-08T21:35:00Z">
        <w:r w:rsidRPr="00C56655">
          <w:t>Style drop</w:t>
        </w:r>
        <w:r w:rsidRPr="00C56655">
          <w:noBreakHyphen/>
          <w:t>down list will be applied to all selected clauses.</w:t>
        </w:r>
      </w:ins>
    </w:p>
    <w:p w14:paraId="4117BCA3" w14:textId="2511FBFD" w:rsidR="00367407" w:rsidRPr="00C56655" w:rsidRDefault="00367407" w:rsidP="00367407">
      <w:pPr>
        <w:pStyle w:val="ListParagraph"/>
        <w:numPr>
          <w:ilvl w:val="1"/>
          <w:numId w:val="46"/>
        </w:numPr>
        <w:rPr>
          <w:ins w:id="414" w:author="J A Odendaal" w:date="2018-05-08T21:37:00Z"/>
        </w:rPr>
      </w:pPr>
      <w:ins w:id="415" w:author="J A Odendaal" w:date="2018-05-08T21:37:00Z">
        <w:r w:rsidRPr="00C56655">
          <w:rPr>
            <w:b/>
          </w:rPr>
          <w:t>Style:</w:t>
        </w:r>
        <w:r w:rsidRPr="00C56655">
          <w:t xml:space="preserve"> </w:t>
        </w:r>
      </w:ins>
      <w:ins w:id="416" w:author="J A Odendaal" w:date="2018-05-08T21:38:00Z">
        <w:r w:rsidRPr="00C56655">
          <w:t>Drop</w:t>
        </w:r>
        <w:r w:rsidRPr="00C56655">
          <w:noBreakHyphen/>
          <w:t>down list</w:t>
        </w:r>
        <w:r w:rsidRPr="00C56655">
          <w:tab/>
        </w:r>
      </w:ins>
      <w:ins w:id="417" w:author="J A Odendaal" w:date="2018-05-08T21:37:00Z">
        <w:r w:rsidRPr="00C56655">
          <w:br/>
          <w:t xml:space="preserve">When </w:t>
        </w:r>
      </w:ins>
      <w:ins w:id="418" w:author="J A Odendaal" w:date="2018-05-08T21:39:00Z">
        <w:r w:rsidRPr="00C56655">
          <w:t xml:space="preserve">the Default Styles check box is </w:t>
        </w:r>
      </w:ins>
      <w:ins w:id="419" w:author="J A Odendaal" w:date="2018-05-08T21:37:00Z">
        <w:r w:rsidRPr="00C56655">
          <w:t>checked,</w:t>
        </w:r>
      </w:ins>
      <w:ins w:id="420" w:author="J A Odendaal" w:date="2018-05-08T21:39:00Z">
        <w:r w:rsidRPr="00C56655">
          <w:t xml:space="preserve"> the </w:t>
        </w:r>
      </w:ins>
      <w:ins w:id="421" w:author="J A Odendaal" w:date="2018-05-08T21:40:00Z">
        <w:r w:rsidRPr="00C56655">
          <w:t>Style drop</w:t>
        </w:r>
        <w:r w:rsidRPr="00C56655">
          <w:noBreakHyphen/>
          <w:t xml:space="preserve">down list is enabled and a style can be selected. The selected </w:t>
        </w:r>
      </w:ins>
      <w:ins w:id="422" w:author="J A Odendaal" w:date="2018-05-08T21:39:00Z">
        <w:r w:rsidRPr="00C56655">
          <w:t>style will be applied to all selected clauses.</w:t>
        </w:r>
      </w:ins>
    </w:p>
    <w:p w14:paraId="2285924F" w14:textId="77777777" w:rsidR="00F45A5C" w:rsidRPr="00C56655" w:rsidRDefault="00F45A5C" w:rsidP="00C55A27">
      <w:pPr>
        <w:pStyle w:val="ListParagraph"/>
        <w:keepNext/>
        <w:numPr>
          <w:ilvl w:val="0"/>
          <w:numId w:val="46"/>
        </w:numPr>
        <w:rPr>
          <w:ins w:id="423" w:author="J A Odendaal" w:date="2018-05-03T21:59:00Z"/>
        </w:rPr>
      </w:pPr>
      <w:ins w:id="424" w:author="J A Odendaal" w:date="2018-05-03T21:59:00Z">
        <w:r w:rsidRPr="00C56655">
          <w:t>Pane 3: Category &amp; Clause Name</w:t>
        </w:r>
      </w:ins>
    </w:p>
    <w:p w14:paraId="794A9273" w14:textId="77777777" w:rsidR="00F45A5C" w:rsidRPr="00C56655" w:rsidRDefault="00F45A5C" w:rsidP="00C55A27">
      <w:pPr>
        <w:pStyle w:val="ListParagraph"/>
        <w:numPr>
          <w:ilvl w:val="1"/>
          <w:numId w:val="46"/>
        </w:numPr>
        <w:rPr>
          <w:ins w:id="425" w:author="J A Odendaal" w:date="2018-05-03T21:59:00Z"/>
        </w:rPr>
      </w:pPr>
      <w:ins w:id="426" w:author="J A Odendaal" w:date="2018-05-03T21:59:00Z">
        <w:r w:rsidRPr="00C56655">
          <w:rPr>
            <w:b/>
          </w:rPr>
          <w:t>Category:</w:t>
        </w:r>
        <w:r w:rsidRPr="00C56655">
          <w:t xml:space="preserve"> Drop</w:t>
        </w:r>
        <w:r w:rsidRPr="00C56655">
          <w:noBreakHyphen/>
          <w:t>down list</w:t>
        </w:r>
        <w:r w:rsidRPr="00C56655">
          <w:tab/>
        </w:r>
        <w:r w:rsidRPr="00C56655">
          <w:br/>
          <w:t>The Category drop</w:t>
        </w:r>
        <w:r w:rsidRPr="00C56655">
          <w:noBreakHyphen/>
          <w:t>down list will be populated with all information categories present in the clauses database (paragraph </w:t>
        </w:r>
        <w:r w:rsidRPr="00C56655">
          <w:fldChar w:fldCharType="begin"/>
        </w:r>
        <w:r w:rsidRPr="00C56655">
          <w:instrText xml:space="preserve"> REF _Ref513123255 \r \h </w:instrText>
        </w:r>
      </w:ins>
      <w:ins w:id="427" w:author="J A Odendaal" w:date="2018-05-03T21:59:00Z">
        <w:r w:rsidRPr="00C56655">
          <w:fldChar w:fldCharType="separate"/>
        </w:r>
      </w:ins>
      <w:r w:rsidR="00C56655">
        <w:t>5.5</w:t>
      </w:r>
      <w:ins w:id="428" w:author="J A Odendaal" w:date="2018-05-03T21:59:00Z">
        <w:r w:rsidRPr="00C56655">
          <w:fldChar w:fldCharType="end"/>
        </w:r>
        <w:r w:rsidRPr="00C56655">
          <w:t>). Select the information category to choose clauses from.</w:t>
        </w:r>
      </w:ins>
    </w:p>
    <w:p w14:paraId="3CE136FF" w14:textId="77777777" w:rsidR="00F45A5C" w:rsidRPr="00C56655" w:rsidRDefault="00F45A5C" w:rsidP="00C55A27">
      <w:pPr>
        <w:pStyle w:val="ListParagraph"/>
        <w:numPr>
          <w:ilvl w:val="1"/>
          <w:numId w:val="46"/>
        </w:numPr>
        <w:rPr>
          <w:ins w:id="429" w:author="J A Odendaal" w:date="2018-05-03T21:59:00Z"/>
        </w:rPr>
      </w:pPr>
      <w:ins w:id="430" w:author="J A Odendaal" w:date="2018-05-03T21:59:00Z">
        <w:r w:rsidRPr="00C56655">
          <w:rPr>
            <w:b/>
          </w:rPr>
          <w:t>Clause Names:</w:t>
        </w:r>
        <w:r w:rsidRPr="00C56655">
          <w:t xml:space="preserve"> List box</w:t>
        </w:r>
        <w:r w:rsidRPr="00C56655">
          <w:tab/>
        </w:r>
        <w:r w:rsidRPr="00C56655">
          <w:br/>
          <w:t>The Clause Names list box will be populated with all clause names for the selected information category present in the clauses database (paragraph </w:t>
        </w:r>
        <w:r w:rsidRPr="00C56655">
          <w:fldChar w:fldCharType="begin"/>
        </w:r>
        <w:r w:rsidRPr="00C56655">
          <w:instrText xml:space="preserve"> REF _Ref513123255 \r \h </w:instrText>
        </w:r>
      </w:ins>
      <w:ins w:id="431" w:author="J A Odendaal" w:date="2018-05-03T21:59:00Z">
        <w:r w:rsidRPr="00C56655">
          <w:fldChar w:fldCharType="separate"/>
        </w:r>
      </w:ins>
      <w:r w:rsidR="00C56655">
        <w:t>5.5</w:t>
      </w:r>
      <w:ins w:id="432" w:author="J A Odendaal" w:date="2018-05-03T21:59:00Z">
        <w:r w:rsidRPr="00C56655">
          <w:fldChar w:fldCharType="end"/>
        </w:r>
        <w:r w:rsidRPr="00C56655">
          <w:t>). Multiple clause selections are possible. All associated text corresponding to the selected clause names will be assigned to the selected content control as its content.</w:t>
        </w:r>
      </w:ins>
    </w:p>
    <w:p w14:paraId="270799CC" w14:textId="77777777" w:rsidR="00F45A5C" w:rsidRPr="00C56655" w:rsidRDefault="00F45A5C" w:rsidP="00C55A27">
      <w:pPr>
        <w:pStyle w:val="ListParagraph"/>
        <w:keepNext/>
        <w:numPr>
          <w:ilvl w:val="0"/>
          <w:numId w:val="46"/>
        </w:numPr>
        <w:rPr>
          <w:ins w:id="433" w:author="J A Odendaal" w:date="2018-05-03T21:59:00Z"/>
        </w:rPr>
      </w:pPr>
      <w:ins w:id="434" w:author="J A Odendaal" w:date="2018-05-03T21:59:00Z">
        <w:r w:rsidRPr="00C56655">
          <w:t xml:space="preserve">General controls </w:t>
        </w:r>
      </w:ins>
    </w:p>
    <w:p w14:paraId="69A3F3AF" w14:textId="47369DBC" w:rsidR="00F45A5C" w:rsidRPr="00C56655" w:rsidRDefault="00F45A5C" w:rsidP="00C55A27">
      <w:pPr>
        <w:pStyle w:val="ListParagraph"/>
        <w:numPr>
          <w:ilvl w:val="1"/>
          <w:numId w:val="46"/>
        </w:numPr>
        <w:rPr>
          <w:ins w:id="435" w:author="J A Odendaal" w:date="2018-05-03T21:59:00Z"/>
        </w:rPr>
      </w:pPr>
      <w:ins w:id="436" w:author="J A Odendaal" w:date="2018-05-03T21:59:00Z">
        <w:r w:rsidRPr="00C56655">
          <w:rPr>
            <w:b/>
          </w:rPr>
          <w:t>Verify All Text Clauses:</w:t>
        </w:r>
        <w:r w:rsidRPr="00C56655">
          <w:t xml:space="preserve"> Button</w:t>
        </w:r>
        <w:r w:rsidRPr="00C56655">
          <w:tab/>
        </w:r>
        <w:r w:rsidRPr="00C56655">
          <w:br/>
          <w:t xml:space="preserve">This action will compare </w:t>
        </w:r>
      </w:ins>
      <w:ins w:id="437" w:author="J A Odendaal" w:date="2018-05-08T21:47:00Z">
        <w:r w:rsidR="001B7D4F" w:rsidRPr="00C56655">
          <w:t xml:space="preserve">the text of </w:t>
        </w:r>
      </w:ins>
      <w:ins w:id="438" w:author="J A Odendaal" w:date="2018-05-03T21:59:00Z">
        <w:r w:rsidRPr="00C56655">
          <w:t>all template managed content controls to the clauses information in the clauses database (paragraph </w:t>
        </w:r>
        <w:r w:rsidRPr="00C56655">
          <w:fldChar w:fldCharType="begin"/>
        </w:r>
        <w:r w:rsidRPr="00C56655">
          <w:instrText xml:space="preserve"> REF _Ref513123255 \r \h </w:instrText>
        </w:r>
      </w:ins>
      <w:ins w:id="439" w:author="J A Odendaal" w:date="2018-05-03T21:59:00Z">
        <w:r w:rsidRPr="00C56655">
          <w:fldChar w:fldCharType="separate"/>
        </w:r>
      </w:ins>
      <w:r w:rsidR="00C56655">
        <w:t>5.5</w:t>
      </w:r>
      <w:ins w:id="440" w:author="J A Odendaal" w:date="2018-05-03T21:59:00Z">
        <w:r w:rsidRPr="00C56655">
          <w:fldChar w:fldCharType="end"/>
        </w:r>
        <w:r w:rsidRPr="00C56655">
          <w:t>).</w:t>
        </w:r>
      </w:ins>
      <w:ins w:id="441" w:author="J A Odendaal" w:date="2018-05-08T21:48:00Z">
        <w:r w:rsidR="001B7D4F" w:rsidRPr="00C56655">
          <w:t xml:space="preserve"> The user will have a choice to update each </w:t>
        </w:r>
      </w:ins>
      <w:ins w:id="442" w:author="J A Odendaal" w:date="2018-05-08T21:49:00Z">
        <w:r w:rsidR="001B7D4F" w:rsidRPr="00C56655">
          <w:t xml:space="preserve">content control </w:t>
        </w:r>
      </w:ins>
      <w:ins w:id="443" w:author="J A Odendaal" w:date="2018-05-08T21:48:00Z">
        <w:r w:rsidR="001B7D4F" w:rsidRPr="00C56655">
          <w:t>with text differences</w:t>
        </w:r>
      </w:ins>
      <w:ins w:id="444" w:author="J A Odendaal" w:date="2018-05-08T21:49:00Z">
        <w:r w:rsidR="001B7D4F" w:rsidRPr="00C56655">
          <w:t>.</w:t>
        </w:r>
      </w:ins>
    </w:p>
    <w:p w14:paraId="574AE058" w14:textId="54CFC099" w:rsidR="00367407" w:rsidRPr="00C56655" w:rsidRDefault="00367407" w:rsidP="00367407">
      <w:pPr>
        <w:pStyle w:val="ListParagraph"/>
        <w:numPr>
          <w:ilvl w:val="1"/>
          <w:numId w:val="46"/>
        </w:numPr>
        <w:rPr>
          <w:ins w:id="445" w:author="J A Odendaal" w:date="2018-05-08T21:41:00Z"/>
        </w:rPr>
      </w:pPr>
      <w:ins w:id="446" w:author="J A Odendaal" w:date="2018-05-08T21:41:00Z">
        <w:r w:rsidRPr="00C56655">
          <w:rPr>
            <w:b/>
          </w:rPr>
          <w:t>Force Update:</w:t>
        </w:r>
        <w:r w:rsidRPr="00C56655">
          <w:t xml:space="preserve"> Check box</w:t>
        </w:r>
        <w:r w:rsidRPr="00C56655">
          <w:tab/>
        </w:r>
        <w:r w:rsidRPr="00C56655">
          <w:br/>
          <w:t xml:space="preserve">When checked, the </w:t>
        </w:r>
      </w:ins>
      <w:ins w:id="447" w:author="J A Odendaal" w:date="2018-05-08T21:43:00Z">
        <w:r w:rsidRPr="00C56655">
          <w:t xml:space="preserve">Verify All Text Clauses behaviour will offer updating of each </w:t>
        </w:r>
      </w:ins>
      <w:ins w:id="448" w:author="J A Odendaal" w:date="2018-05-08T21:46:00Z">
        <w:r w:rsidRPr="00C56655">
          <w:t xml:space="preserve">template managed </w:t>
        </w:r>
      </w:ins>
      <w:ins w:id="449" w:author="J A Odendaal" w:date="2018-05-08T21:43:00Z">
        <w:r w:rsidRPr="00C56655">
          <w:t>content control, not only those with text differences</w:t>
        </w:r>
      </w:ins>
      <w:ins w:id="450" w:author="J A Odendaal" w:date="2018-05-08T21:44:00Z">
        <w:r w:rsidRPr="00C56655">
          <w:t xml:space="preserve"> when compared to </w:t>
        </w:r>
      </w:ins>
      <w:ins w:id="451" w:author="J A Odendaal" w:date="2018-05-08T21:45:00Z">
        <w:r w:rsidRPr="00C56655">
          <w:t>the clauses database (paragraph </w:t>
        </w:r>
        <w:r w:rsidRPr="00C56655">
          <w:fldChar w:fldCharType="begin"/>
        </w:r>
        <w:r w:rsidRPr="00C56655">
          <w:instrText xml:space="preserve"> REF _Ref513123255 \r \h </w:instrText>
        </w:r>
        <w:r w:rsidRPr="00C56655">
          <w:fldChar w:fldCharType="separate"/>
        </w:r>
      </w:ins>
      <w:r w:rsidR="00C56655">
        <w:t>5.5</w:t>
      </w:r>
      <w:ins w:id="452" w:author="J A Odendaal" w:date="2018-05-08T21:45:00Z">
        <w:r w:rsidRPr="00C56655">
          <w:fldChar w:fldCharType="end"/>
        </w:r>
        <w:r w:rsidRPr="00C56655">
          <w:t>)</w:t>
        </w:r>
      </w:ins>
      <w:ins w:id="453" w:author="J A Odendaal" w:date="2018-05-08T21:43:00Z">
        <w:r w:rsidRPr="00C56655">
          <w:t>.</w:t>
        </w:r>
      </w:ins>
    </w:p>
    <w:p w14:paraId="51C872D7" w14:textId="77777777" w:rsidR="00F45A5C" w:rsidRPr="00C56655" w:rsidRDefault="00F45A5C" w:rsidP="00C55A27">
      <w:pPr>
        <w:pStyle w:val="ListParagraph"/>
        <w:numPr>
          <w:ilvl w:val="1"/>
          <w:numId w:val="46"/>
        </w:numPr>
        <w:rPr>
          <w:ins w:id="454" w:author="J A Odendaal" w:date="2018-05-03T21:59:00Z"/>
        </w:rPr>
      </w:pPr>
      <w:ins w:id="455" w:author="J A Odendaal" w:date="2018-05-03T21:59:00Z">
        <w:r w:rsidRPr="00C56655">
          <w:rPr>
            <w:b/>
          </w:rPr>
          <w:t>Close:</w:t>
        </w:r>
        <w:r w:rsidRPr="00C56655">
          <w:t xml:space="preserve"> Button</w:t>
        </w:r>
        <w:r w:rsidRPr="00C56655">
          <w:tab/>
        </w:r>
        <w:r w:rsidRPr="00C56655">
          <w:br/>
          <w:t>Closes the form and returns focus to the document.</w:t>
        </w:r>
      </w:ins>
    </w:p>
    <w:p w14:paraId="3C80FBA9" w14:textId="77777777" w:rsidR="00C31C5F" w:rsidRPr="00C56655" w:rsidRDefault="00C31C5F" w:rsidP="00C31C5F">
      <w:pPr>
        <w:pStyle w:val="Heading2"/>
      </w:pPr>
      <w:bookmarkStart w:id="456" w:name="_Toc513580739"/>
      <w:r w:rsidRPr="00C56655">
        <w:t>Embedded Fields</w:t>
      </w:r>
      <w:bookmarkEnd w:id="331"/>
      <w:bookmarkEnd w:id="332"/>
      <w:bookmarkEnd w:id="342"/>
      <w:bookmarkEnd w:id="456"/>
    </w:p>
    <w:p w14:paraId="3B43489A" w14:textId="77777777" w:rsidR="00C31C5F" w:rsidRPr="00C56655" w:rsidRDefault="00C31C5F" w:rsidP="00C31C5F">
      <w:r w:rsidRPr="00C56655">
        <w:t>Embedded fields are visually shown in the document on purpose by programmatically setting the Microsoft Word option ‘Field shading: [Always]’. These fields include the TOC; numbering counters in figure and table captions; all cross</w:t>
      </w:r>
      <w:r w:rsidRPr="00C56655">
        <w:noBreakHyphen/>
        <w:t>references; and all embedded custom document property fields. The shading will not be visible when printing the document or when creating a PDF.</w:t>
      </w:r>
    </w:p>
    <w:p w14:paraId="1F451D5B" w14:textId="77777777" w:rsidR="00C31C5F" w:rsidRPr="00C56655" w:rsidRDefault="00C31C5F" w:rsidP="00C31C5F">
      <w:r w:rsidRPr="00C56655">
        <w:t>Headers and footers contain important custom document property fields and, based on the Microsoft Word template type, usually the front page or title page as well. These embedded fields should not be deleted or typed over, because then they will not be updated automatically when applying the Update Document utility from the company ribbon.</w:t>
      </w:r>
    </w:p>
    <w:p w14:paraId="3983E4A1" w14:textId="77777777" w:rsidR="00C31C5F" w:rsidRPr="00C56655" w:rsidRDefault="00C31C5F" w:rsidP="00C31C5F">
      <w:pPr>
        <w:pStyle w:val="Heading2"/>
      </w:pPr>
      <w:bookmarkStart w:id="457" w:name="_Ref381963660"/>
      <w:bookmarkStart w:id="458" w:name="_Toc513580740"/>
      <w:r w:rsidRPr="00C56655">
        <w:lastRenderedPageBreak/>
        <w:t>Custom Document Properties</w:t>
      </w:r>
      <w:bookmarkEnd w:id="457"/>
      <w:bookmarkEnd w:id="458"/>
    </w:p>
    <w:p w14:paraId="13E6D3A6" w14:textId="77777777" w:rsidR="00C31C5F" w:rsidRPr="00C56655" w:rsidRDefault="00C31C5F" w:rsidP="00C31C5F">
      <w:pPr>
        <w:pStyle w:val="Heading3"/>
      </w:pPr>
      <w:bookmarkStart w:id="459" w:name="_Toc513580741"/>
      <w:r w:rsidRPr="00C56655">
        <w:t>Showing Default Values</w:t>
      </w:r>
      <w:bookmarkEnd w:id="459"/>
    </w:p>
    <w:p w14:paraId="19525502" w14:textId="77777777" w:rsidR="00C31C5F" w:rsidRPr="00C56655" w:rsidRDefault="00C31C5F" w:rsidP="00C31C5F">
      <w:pPr>
        <w:keepNext/>
        <w:keepLines/>
      </w:pPr>
      <w:r w:rsidRPr="00C56655">
        <w:t>Custom document properties are used to control all metadata used in the document.</w:t>
      </w:r>
    </w:p>
    <w:p w14:paraId="0693EF11" w14:textId="5F39F97D" w:rsidR="00C31C5F" w:rsidRPr="00C56655" w:rsidRDefault="00C31C5F" w:rsidP="00C31C5F">
      <w:pPr>
        <w:keepNext/>
        <w:keepLines/>
      </w:pPr>
      <w:r w:rsidRPr="00C56655">
        <w:t>Some of these are used as embedded fields to visually show selected information as explained in paragraph </w:t>
      </w:r>
      <w:r w:rsidRPr="00C56655">
        <w:fldChar w:fldCharType="begin"/>
      </w:r>
      <w:r w:rsidRPr="00C56655">
        <w:instrText xml:space="preserve"> REF _Ref496265323 \n \h </w:instrText>
      </w:r>
      <w:r w:rsidRPr="00C56655">
        <w:fldChar w:fldCharType="separate"/>
      </w:r>
      <w:r w:rsidR="00C56655">
        <w:t>0</w:t>
      </w:r>
      <w:r w:rsidRPr="00C56655">
        <w:fldChar w:fldCharType="end"/>
      </w:r>
      <w:r w:rsidRPr="00C56655">
        <w:t xml:space="preserve">. To see a list of all custom document properties, select the Advanced Document Properties dialogue box launcher as shown in </w:t>
      </w:r>
      <w:r w:rsidRPr="00C56655">
        <w:fldChar w:fldCharType="begin"/>
      </w:r>
      <w:r w:rsidRPr="00C56655">
        <w:instrText xml:space="preserve"> REF _Ref380982963 \h  \* MERGEFORMAT </w:instrText>
      </w:r>
      <w:r w:rsidRPr="00C56655">
        <w:fldChar w:fldCharType="separate"/>
      </w:r>
      <w:r w:rsidR="00C56655" w:rsidRPr="00C56655">
        <w:t>Figure </w:t>
      </w:r>
      <w:r w:rsidR="00C56655">
        <w:t>39</w:t>
      </w:r>
      <w:r w:rsidRPr="00C56655">
        <w:fldChar w:fldCharType="end"/>
      </w:r>
      <w:r w:rsidRPr="00C56655">
        <w:t xml:space="preserve"> and then select the Custom tab sheet as shown in </w:t>
      </w:r>
      <w:r w:rsidRPr="00C56655">
        <w:fldChar w:fldCharType="begin"/>
      </w:r>
      <w:r w:rsidRPr="00C56655">
        <w:instrText xml:space="preserve"> REF _Ref380983221 \h  \* MERGEFORMAT </w:instrText>
      </w:r>
      <w:r w:rsidRPr="00C56655">
        <w:fldChar w:fldCharType="separate"/>
      </w:r>
      <w:r w:rsidR="00C56655" w:rsidRPr="00C56655">
        <w:t>Figure </w:t>
      </w:r>
      <w:r w:rsidR="00C56655">
        <w:t>40</w:t>
      </w:r>
      <w:r w:rsidRPr="00C56655">
        <w:fldChar w:fldCharType="end"/>
      </w:r>
      <w:r w:rsidRPr="00C56655">
        <w:t>. If need be, these custom document properties can then be edited manually. However, caution is advised, as this may break the coherency in a document.</w:t>
      </w:r>
    </w:p>
    <w:p w14:paraId="744721A2" w14:textId="77777777" w:rsidR="00C31C5F" w:rsidRPr="00C56655" w:rsidRDefault="00C31C5F" w:rsidP="00C31C5F">
      <w:pPr>
        <w:pStyle w:val="Figure"/>
        <w:keepLines/>
      </w:pPr>
      <w:r w:rsidRPr="00C56655">
        <w:rPr>
          <w:lang w:eastAsia="en-GB"/>
        </w:rPr>
        <w:drawing>
          <wp:inline distT="0" distB="0" distL="0" distR="0" wp14:anchorId="3B9AA4CD" wp14:editId="6CFBF24A">
            <wp:extent cx="3826800" cy="1198800"/>
            <wp:effectExtent l="0" t="0" r="2540" b="190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826800" cy="1198800"/>
                    </a:xfrm>
                    <a:prstGeom prst="rect">
                      <a:avLst/>
                    </a:prstGeom>
                    <a:noFill/>
                    <a:ln>
                      <a:noFill/>
                    </a:ln>
                  </pic:spPr>
                </pic:pic>
              </a:graphicData>
            </a:graphic>
          </wp:inline>
        </w:drawing>
      </w:r>
    </w:p>
    <w:p w14:paraId="67E24879" w14:textId="7EC25C0F" w:rsidR="00C31C5F" w:rsidRPr="00C56655" w:rsidRDefault="00C31C5F" w:rsidP="00C31C5F">
      <w:pPr>
        <w:pStyle w:val="Caption"/>
        <w:keepNext/>
        <w:keepLines/>
      </w:pPr>
      <w:bookmarkStart w:id="460" w:name="_Ref380982963"/>
      <w:bookmarkStart w:id="461" w:name="_Toc513580817"/>
      <w:r w:rsidRPr="00C56655">
        <w:t>Figure </w:t>
      </w:r>
      <w:r w:rsidR="00692BB9" w:rsidRPr="00C56655">
        <w:fldChar w:fldCharType="begin"/>
      </w:r>
      <w:r w:rsidR="00692BB9" w:rsidRPr="00C56655">
        <w:instrText xml:space="preserve"> SEQ Figure \* ARABIC </w:instrText>
      </w:r>
      <w:r w:rsidR="00692BB9" w:rsidRPr="00C56655">
        <w:fldChar w:fldCharType="separate"/>
      </w:r>
      <w:r w:rsidR="00C56655">
        <w:rPr>
          <w:noProof/>
        </w:rPr>
        <w:t>39</w:t>
      </w:r>
      <w:r w:rsidR="00692BB9" w:rsidRPr="00C56655">
        <w:fldChar w:fldCharType="end"/>
      </w:r>
      <w:bookmarkEnd w:id="460"/>
      <w:r w:rsidRPr="00C56655">
        <w:t>: Launching Custom Document Properties</w:t>
      </w:r>
      <w:r w:rsidRPr="00C56655">
        <w:br/>
        <w:t>via Company Ribbon</w:t>
      </w:r>
      <w:bookmarkEnd w:id="461"/>
    </w:p>
    <w:p w14:paraId="6F033746" w14:textId="77777777" w:rsidR="00C31C5F" w:rsidRPr="00C56655" w:rsidRDefault="00C31C5F" w:rsidP="00C31C5F">
      <w:pPr>
        <w:pStyle w:val="Figure"/>
      </w:pPr>
      <w:r w:rsidRPr="00C56655">
        <w:rPr>
          <w:lang w:eastAsia="en-GB"/>
        </w:rPr>
        <w:drawing>
          <wp:inline distT="0" distB="0" distL="0" distR="0" wp14:anchorId="45739899" wp14:editId="188AF4A6">
            <wp:extent cx="3186000" cy="3877200"/>
            <wp:effectExtent l="0" t="0" r="0" b="9525"/>
            <wp:docPr id="4156" name="Picture 4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186000" cy="3877200"/>
                    </a:xfrm>
                    <a:prstGeom prst="rect">
                      <a:avLst/>
                    </a:prstGeom>
                  </pic:spPr>
                </pic:pic>
              </a:graphicData>
            </a:graphic>
          </wp:inline>
        </w:drawing>
      </w:r>
    </w:p>
    <w:p w14:paraId="696C7928" w14:textId="2A5C6EF0" w:rsidR="00C31C5F" w:rsidRPr="00C56655" w:rsidRDefault="00C31C5F" w:rsidP="00C31C5F">
      <w:pPr>
        <w:pStyle w:val="Caption"/>
      </w:pPr>
      <w:bookmarkStart w:id="462" w:name="_Ref380983221"/>
      <w:bookmarkStart w:id="463" w:name="_Toc513580818"/>
      <w:r w:rsidRPr="00C56655">
        <w:t>Figure </w:t>
      </w:r>
      <w:r w:rsidR="00692BB9" w:rsidRPr="00C56655">
        <w:fldChar w:fldCharType="begin"/>
      </w:r>
      <w:r w:rsidR="00692BB9" w:rsidRPr="00C56655">
        <w:instrText xml:space="preserve"> SEQ Figure \* ARABIC </w:instrText>
      </w:r>
      <w:r w:rsidR="00692BB9" w:rsidRPr="00C56655">
        <w:fldChar w:fldCharType="separate"/>
      </w:r>
      <w:r w:rsidR="00C56655">
        <w:rPr>
          <w:noProof/>
        </w:rPr>
        <w:t>40</w:t>
      </w:r>
      <w:r w:rsidR="00692BB9" w:rsidRPr="00C56655">
        <w:fldChar w:fldCharType="end"/>
      </w:r>
      <w:bookmarkEnd w:id="462"/>
      <w:r w:rsidRPr="00C56655">
        <w:t>: Custom Document Properties</w:t>
      </w:r>
      <w:r w:rsidRPr="00C56655">
        <w:br/>
        <w:t>Dialogue Box (1)</w:t>
      </w:r>
      <w:bookmarkEnd w:id="463"/>
    </w:p>
    <w:p w14:paraId="0170CFC6" w14:textId="77777777" w:rsidR="00C31C5F" w:rsidRPr="00C56655" w:rsidRDefault="00C31C5F" w:rsidP="00C31C5F">
      <w:pPr>
        <w:pStyle w:val="Heading3"/>
        <w:keepNext w:val="0"/>
        <w:keepLines w:val="0"/>
      </w:pPr>
      <w:bookmarkStart w:id="464" w:name="_Toc513580742"/>
      <w:r w:rsidRPr="00C56655">
        <w:t>Manipulating Table of Contents (TOC)</w:t>
      </w:r>
      <w:bookmarkEnd w:id="464"/>
    </w:p>
    <w:p w14:paraId="5FDF830B" w14:textId="77777777" w:rsidR="00C31C5F" w:rsidRPr="00C56655" w:rsidRDefault="00C31C5F" w:rsidP="00C31C5F">
      <w:r w:rsidRPr="00C56655">
        <w:t xml:space="preserve">Different regional settings between users’ computers can change the behaviour of the TOC. Styles marked to be included in the TOC may work on one computer but not on the next, due to different list separators defined in users’ regional settings. To circumvent this problem, styles marked to be </w:t>
      </w:r>
      <w:r w:rsidRPr="00C56655">
        <w:lastRenderedPageBreak/>
        <w:t>included in the TOC can be selected by the user and then be programmatically entered into the TOC embedded field while applying the correct list separator for that user’s computer.</w:t>
      </w:r>
    </w:p>
    <w:p w14:paraId="1CB32BF8" w14:textId="6F5F8931" w:rsidR="00C31C5F" w:rsidRPr="00C56655" w:rsidRDefault="00C31C5F" w:rsidP="00C31C5F">
      <w:pPr>
        <w:keepNext/>
        <w:keepLines/>
      </w:pPr>
      <w:r w:rsidRPr="00C56655">
        <w:t xml:space="preserve">Styles that are recognized by default to be included in the TOC together with the selected heading level (refer to paragraph </w:t>
      </w:r>
      <w:r w:rsidRPr="00C56655">
        <w:fldChar w:fldCharType="begin"/>
      </w:r>
      <w:r w:rsidRPr="00C56655">
        <w:instrText xml:space="preserve"> REF _Ref387961043 \n \h </w:instrText>
      </w:r>
      <w:r w:rsidRPr="00C56655">
        <w:fldChar w:fldCharType="separate"/>
      </w:r>
      <w:r w:rsidR="00C56655">
        <w:t>4.3.1.1.1.1</w:t>
      </w:r>
      <w:r w:rsidRPr="00C56655">
        <w:fldChar w:fldCharType="end"/>
      </w:r>
      <w:r w:rsidRPr="00C56655">
        <w:fldChar w:fldCharType="begin"/>
      </w:r>
      <w:r w:rsidRPr="00C56655">
        <w:instrText xml:space="preserve"> REF _Ref494052159 \n \h </w:instrText>
      </w:r>
      <w:r w:rsidRPr="00C56655">
        <w:fldChar w:fldCharType="separate"/>
      </w:r>
      <w:r w:rsidR="00C56655">
        <w:t>d</w:t>
      </w:r>
      <w:r w:rsidRPr="00C56655">
        <w:fldChar w:fldCharType="end"/>
      </w:r>
      <w:r w:rsidRPr="00C56655">
        <w:fldChar w:fldCharType="begin"/>
      </w:r>
      <w:r w:rsidRPr="00C56655">
        <w:instrText xml:space="preserve"> REF _Ref494052115 \n \h </w:instrText>
      </w:r>
      <w:r w:rsidRPr="00C56655">
        <w:fldChar w:fldCharType="separate"/>
      </w:r>
      <w:r w:rsidR="00C56655">
        <w:t>v</w:t>
      </w:r>
      <w:r w:rsidRPr="00C56655">
        <w:fldChar w:fldCharType="end"/>
      </w:r>
      <w:r w:rsidRPr="00C56655">
        <w:t xml:space="preserve"> on page </w:t>
      </w:r>
      <w:r w:rsidRPr="00C56655">
        <w:fldChar w:fldCharType="begin"/>
      </w:r>
      <w:r w:rsidRPr="00C56655">
        <w:instrText xml:space="preserve"> PAGEREF TOC_spin_control \h </w:instrText>
      </w:r>
      <w:r w:rsidRPr="00C56655">
        <w:fldChar w:fldCharType="separate"/>
      </w:r>
      <w:r w:rsidR="00C56655">
        <w:rPr>
          <w:noProof/>
        </w:rPr>
        <w:t>18</w:t>
      </w:r>
      <w:r w:rsidRPr="00C56655">
        <w:fldChar w:fldCharType="end"/>
      </w:r>
      <w:r w:rsidRPr="00C56655">
        <w:t>) are HEADER ABBREVIATIONS, ARTICLE and APPENDIX. Five styles, excluding headings, may be defined to be included in the TOC. These styles are configured by manually editing the custom document properties called DocTOCStyles1 to DocTOCStyles5 (</w:t>
      </w:r>
      <w:r w:rsidRPr="00C56655">
        <w:fldChar w:fldCharType="begin"/>
      </w:r>
      <w:r w:rsidRPr="00C56655">
        <w:instrText xml:space="preserve"> REF _Ref496187730 \h </w:instrText>
      </w:r>
      <w:r w:rsidRPr="00C56655">
        <w:fldChar w:fldCharType="separate"/>
      </w:r>
      <w:r w:rsidR="00C56655" w:rsidRPr="00C56655">
        <w:t>Figure </w:t>
      </w:r>
      <w:r w:rsidR="00C56655">
        <w:rPr>
          <w:noProof/>
        </w:rPr>
        <w:t>41</w:t>
      </w:r>
      <w:r w:rsidRPr="00C56655">
        <w:fldChar w:fldCharType="end"/>
      </w:r>
      <w:r w:rsidRPr="00C56655">
        <w:t>).</w:t>
      </w:r>
    </w:p>
    <w:p w14:paraId="20AA8869" w14:textId="77777777" w:rsidR="00C31C5F" w:rsidRPr="00C56655" w:rsidRDefault="00C31C5F" w:rsidP="00C31C5F">
      <w:pPr>
        <w:pStyle w:val="Figure"/>
      </w:pPr>
      <w:r w:rsidRPr="00C56655">
        <w:rPr>
          <w:lang w:eastAsia="en-GB"/>
        </w:rPr>
        <w:drawing>
          <wp:inline distT="0" distB="0" distL="0" distR="0" wp14:anchorId="0B0B81A8" wp14:editId="25D85035">
            <wp:extent cx="3186000" cy="3877200"/>
            <wp:effectExtent l="0" t="0" r="0" b="9525"/>
            <wp:docPr id="4157" name="Picture 4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3186000" cy="3877200"/>
                    </a:xfrm>
                    <a:prstGeom prst="rect">
                      <a:avLst/>
                    </a:prstGeom>
                  </pic:spPr>
                </pic:pic>
              </a:graphicData>
            </a:graphic>
          </wp:inline>
        </w:drawing>
      </w:r>
    </w:p>
    <w:p w14:paraId="493FEA47" w14:textId="37504F54" w:rsidR="00C31C5F" w:rsidRPr="00C56655" w:rsidRDefault="00C31C5F" w:rsidP="00C31C5F">
      <w:pPr>
        <w:pStyle w:val="Caption"/>
      </w:pPr>
      <w:bookmarkStart w:id="465" w:name="_Ref496187730"/>
      <w:bookmarkStart w:id="466" w:name="_Toc513580819"/>
      <w:r w:rsidRPr="00C56655">
        <w:t>Figure </w:t>
      </w:r>
      <w:r w:rsidR="00692BB9" w:rsidRPr="00C56655">
        <w:fldChar w:fldCharType="begin"/>
      </w:r>
      <w:r w:rsidR="00692BB9" w:rsidRPr="00C56655">
        <w:instrText xml:space="preserve"> SEQ Figure \* ARABIC </w:instrText>
      </w:r>
      <w:r w:rsidR="00692BB9" w:rsidRPr="00C56655">
        <w:fldChar w:fldCharType="separate"/>
      </w:r>
      <w:r w:rsidR="00C56655">
        <w:rPr>
          <w:noProof/>
        </w:rPr>
        <w:t>41</w:t>
      </w:r>
      <w:r w:rsidR="00692BB9" w:rsidRPr="00C56655">
        <w:fldChar w:fldCharType="end"/>
      </w:r>
      <w:bookmarkEnd w:id="465"/>
      <w:r w:rsidRPr="00C56655">
        <w:t>: Custom Document Properties</w:t>
      </w:r>
      <w:r w:rsidRPr="00C56655">
        <w:br/>
        <w:t>Dialogue Box (2)</w:t>
      </w:r>
      <w:bookmarkEnd w:id="466"/>
    </w:p>
    <w:p w14:paraId="340B803C" w14:textId="77777777" w:rsidR="00C31C5F" w:rsidRPr="00C56655" w:rsidRDefault="00C31C5F" w:rsidP="00C31C5F">
      <w:pPr>
        <w:pStyle w:val="Heading3"/>
      </w:pPr>
      <w:bookmarkStart w:id="467" w:name="_Toc513580743"/>
      <w:r w:rsidRPr="00C56655">
        <w:lastRenderedPageBreak/>
        <w:t>Manipulating Default Tab Stop</w:t>
      </w:r>
      <w:bookmarkEnd w:id="467"/>
    </w:p>
    <w:p w14:paraId="38433A7D" w14:textId="61B32892" w:rsidR="00C31C5F" w:rsidRPr="00C56655" w:rsidRDefault="00C31C5F" w:rsidP="00C31C5F">
      <w:pPr>
        <w:keepNext/>
        <w:keepLines/>
      </w:pPr>
      <w:r w:rsidRPr="00C56655">
        <w:t>The default tab stop is preset at 1.2 cm. This setting may be changed by manually editing the custom document property called DocDefaultTabStopcm (</w:t>
      </w:r>
      <w:r w:rsidRPr="00C56655">
        <w:fldChar w:fldCharType="begin"/>
      </w:r>
      <w:r w:rsidRPr="00C56655">
        <w:instrText xml:space="preserve"> REF _Ref494125859 \h </w:instrText>
      </w:r>
      <w:r w:rsidRPr="00C56655">
        <w:fldChar w:fldCharType="separate"/>
      </w:r>
      <w:r w:rsidR="00C56655" w:rsidRPr="00C56655">
        <w:t>Figure </w:t>
      </w:r>
      <w:r w:rsidR="00C56655">
        <w:rPr>
          <w:noProof/>
        </w:rPr>
        <w:t>42</w:t>
      </w:r>
      <w:r w:rsidRPr="00C56655">
        <w:fldChar w:fldCharType="end"/>
      </w:r>
      <w:r w:rsidRPr="00C56655">
        <w:t>).</w:t>
      </w:r>
    </w:p>
    <w:p w14:paraId="0627AC33" w14:textId="77777777" w:rsidR="00C31C5F" w:rsidRPr="00C56655" w:rsidRDefault="00C31C5F" w:rsidP="00C31C5F">
      <w:pPr>
        <w:pStyle w:val="Figure"/>
        <w:keepNext w:val="0"/>
      </w:pPr>
      <w:bookmarkStart w:id="468" w:name="_Ref494085781"/>
      <w:r w:rsidRPr="00C56655">
        <w:rPr>
          <w:lang w:eastAsia="en-GB"/>
        </w:rPr>
        <w:drawing>
          <wp:inline distT="0" distB="0" distL="0" distR="0" wp14:anchorId="7EA78A12" wp14:editId="7689DB2A">
            <wp:extent cx="3186000" cy="3877200"/>
            <wp:effectExtent l="0" t="0" r="0" b="9525"/>
            <wp:docPr id="4159" name="Picture 4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3186000" cy="3877200"/>
                    </a:xfrm>
                    <a:prstGeom prst="rect">
                      <a:avLst/>
                    </a:prstGeom>
                  </pic:spPr>
                </pic:pic>
              </a:graphicData>
            </a:graphic>
          </wp:inline>
        </w:drawing>
      </w:r>
    </w:p>
    <w:p w14:paraId="3B05CB63" w14:textId="32450525" w:rsidR="00C31C5F" w:rsidRPr="00C56655" w:rsidRDefault="00C31C5F" w:rsidP="00C31C5F">
      <w:pPr>
        <w:pStyle w:val="Caption"/>
      </w:pPr>
      <w:bookmarkStart w:id="469" w:name="_Ref494125859"/>
      <w:bookmarkStart w:id="470" w:name="_Ref494125845"/>
      <w:bookmarkStart w:id="471" w:name="_Toc513580820"/>
      <w:r w:rsidRPr="00C56655">
        <w:t>Figure </w:t>
      </w:r>
      <w:r w:rsidR="00692BB9" w:rsidRPr="00C56655">
        <w:fldChar w:fldCharType="begin"/>
      </w:r>
      <w:r w:rsidR="00692BB9" w:rsidRPr="00C56655">
        <w:instrText xml:space="preserve"> SEQ Figure \* ARABIC </w:instrText>
      </w:r>
      <w:r w:rsidR="00692BB9" w:rsidRPr="00C56655">
        <w:fldChar w:fldCharType="separate"/>
      </w:r>
      <w:r w:rsidR="00C56655">
        <w:rPr>
          <w:noProof/>
        </w:rPr>
        <w:t>42</w:t>
      </w:r>
      <w:r w:rsidR="00692BB9" w:rsidRPr="00C56655">
        <w:fldChar w:fldCharType="end"/>
      </w:r>
      <w:bookmarkEnd w:id="469"/>
      <w:r w:rsidRPr="00C56655">
        <w:t>: Default Tab Stop Custom</w:t>
      </w:r>
      <w:r w:rsidRPr="00C56655">
        <w:br/>
        <w:t>Document Property</w:t>
      </w:r>
      <w:bookmarkEnd w:id="470"/>
      <w:bookmarkEnd w:id="471"/>
    </w:p>
    <w:p w14:paraId="68586AE8" w14:textId="77777777" w:rsidR="00C31C5F" w:rsidRPr="00C56655" w:rsidRDefault="00C31C5F" w:rsidP="00C31C5F">
      <w:pPr>
        <w:pStyle w:val="Heading3"/>
      </w:pPr>
      <w:bookmarkStart w:id="472" w:name="_Toc513580744"/>
      <w:r w:rsidRPr="00C56655">
        <w:lastRenderedPageBreak/>
        <w:t>Manipulating First Page Header/Footer in a Section</w:t>
      </w:r>
      <w:bookmarkEnd w:id="472"/>
    </w:p>
    <w:p w14:paraId="230A2D3C" w14:textId="6A4D3E4E" w:rsidR="00C31C5F" w:rsidRPr="00C56655" w:rsidRDefault="00C31C5F" w:rsidP="00C31C5F">
      <w:pPr>
        <w:keepNext/>
        <w:keepLines/>
      </w:pPr>
      <w:r w:rsidRPr="00C56655">
        <w:t xml:space="preserve">By default, all headers and footers are forced to be similar; no different first page or different odd and even header/footer combinations. All sections start on a next page and page numbers continue from the previous page. This behaviour is enforced every time the document details are updated </w:t>
      </w:r>
      <w:ins w:id="473" w:author="J A Odendaal" w:date="2018-05-02T17:40:00Z">
        <w:r w:rsidR="00C47F88" w:rsidRPr="00C56655">
          <w:t xml:space="preserve">with the Update Details Button </w:t>
        </w:r>
      </w:ins>
      <w:r w:rsidRPr="00C56655">
        <w:t xml:space="preserve">according to paragraph </w:t>
      </w:r>
      <w:ins w:id="474" w:author="J A Odendaal" w:date="2018-05-02T17:40:00Z">
        <w:r w:rsidR="00C47F88" w:rsidRPr="00C56655">
          <w:fldChar w:fldCharType="begin"/>
        </w:r>
        <w:r w:rsidR="00C47F88" w:rsidRPr="00C56655">
          <w:instrText xml:space="preserve"> REF _Ref452094047 \r \h </w:instrText>
        </w:r>
      </w:ins>
      <w:ins w:id="475" w:author="J A Odendaal" w:date="2018-05-02T17:40:00Z">
        <w:r w:rsidR="00C47F88" w:rsidRPr="00C56655">
          <w:fldChar w:fldCharType="separate"/>
        </w:r>
      </w:ins>
      <w:r w:rsidR="00C56655">
        <w:t>4.3.1.1</w:t>
      </w:r>
      <w:ins w:id="476" w:author="J A Odendaal" w:date="2018-05-02T17:40:00Z">
        <w:r w:rsidR="00C47F88" w:rsidRPr="00C56655">
          <w:fldChar w:fldCharType="end"/>
        </w:r>
      </w:ins>
      <w:del w:id="477" w:author="J A Odendaal" w:date="2018-05-02T17:40:00Z">
        <w:r w:rsidRPr="00C56655" w:rsidDel="00C47F88">
          <w:fldChar w:fldCharType="begin"/>
        </w:r>
        <w:r w:rsidRPr="00C56655" w:rsidDel="00C47F88">
          <w:delInstrText xml:space="preserve"> REF _Ref387961043 \n \h </w:delInstrText>
        </w:r>
        <w:r w:rsidRPr="00C56655" w:rsidDel="00C47F88">
          <w:fldChar w:fldCharType="separate"/>
        </w:r>
        <w:r w:rsidR="007A3BE1" w:rsidRPr="00C56655" w:rsidDel="00C47F88">
          <w:delText>4.3.1.1.1.1</w:delText>
        </w:r>
        <w:r w:rsidRPr="00C56655" w:rsidDel="00C47F88">
          <w:fldChar w:fldCharType="end"/>
        </w:r>
        <w:r w:rsidRPr="00C56655" w:rsidDel="00C47F88">
          <w:fldChar w:fldCharType="begin"/>
        </w:r>
        <w:r w:rsidRPr="00C56655" w:rsidDel="00C47F88">
          <w:delInstrText xml:space="preserve"> REF _Ref494052159 \n \h </w:delInstrText>
        </w:r>
        <w:r w:rsidRPr="00C56655" w:rsidDel="00C47F88">
          <w:fldChar w:fldCharType="separate"/>
        </w:r>
        <w:r w:rsidR="007A3BE1" w:rsidRPr="00C56655" w:rsidDel="00C47F88">
          <w:delText>d</w:delText>
        </w:r>
        <w:r w:rsidRPr="00C56655" w:rsidDel="00C47F88">
          <w:fldChar w:fldCharType="end"/>
        </w:r>
        <w:r w:rsidRPr="00C56655" w:rsidDel="00C47F88">
          <w:fldChar w:fldCharType="begin"/>
        </w:r>
        <w:r w:rsidRPr="00C56655" w:rsidDel="00C47F88">
          <w:delInstrText xml:space="preserve"> REF _Ref494122666 \n \h </w:delInstrText>
        </w:r>
        <w:r w:rsidRPr="00C56655" w:rsidDel="00C47F88">
          <w:fldChar w:fldCharType="separate"/>
        </w:r>
        <w:r w:rsidR="007A3BE1" w:rsidRPr="00C56655" w:rsidDel="00C47F88">
          <w:delText>ii</w:delText>
        </w:r>
        <w:r w:rsidRPr="00C56655" w:rsidDel="00C47F88">
          <w:fldChar w:fldCharType="end"/>
        </w:r>
        <w:r w:rsidRPr="00C56655" w:rsidDel="00C47F88">
          <w:delText xml:space="preserve"> on page </w:delText>
        </w:r>
        <w:r w:rsidRPr="00C56655" w:rsidDel="00C47F88">
          <w:fldChar w:fldCharType="begin"/>
        </w:r>
        <w:r w:rsidRPr="00C56655" w:rsidDel="00C47F88">
          <w:delInstrText xml:space="preserve"> PAGEREF TOC_spin_control \h </w:delInstrText>
        </w:r>
        <w:r w:rsidRPr="00C56655" w:rsidDel="00C47F88">
          <w:fldChar w:fldCharType="separate"/>
        </w:r>
        <w:r w:rsidR="007A3BE1" w:rsidRPr="00C56655" w:rsidDel="00C47F88">
          <w:delText>19</w:delText>
        </w:r>
        <w:r w:rsidRPr="00C56655" w:rsidDel="00C47F88">
          <w:fldChar w:fldCharType="end"/>
        </w:r>
      </w:del>
      <w:r w:rsidRPr="00C56655">
        <w:t>. If this behaviour is not required and should not be enforced, the custom document property called ‘DocNoForceSectionSetup’ must be changed to ‘Yes’ (</w:t>
      </w:r>
      <w:r w:rsidRPr="00C56655">
        <w:fldChar w:fldCharType="begin"/>
      </w:r>
      <w:r w:rsidRPr="00C56655">
        <w:instrText xml:space="preserve"> REF _Ref494125891 \h </w:instrText>
      </w:r>
      <w:r w:rsidRPr="00C56655">
        <w:fldChar w:fldCharType="separate"/>
      </w:r>
      <w:r w:rsidR="00C56655" w:rsidRPr="00C56655">
        <w:t>Figure </w:t>
      </w:r>
      <w:r w:rsidR="00C56655">
        <w:rPr>
          <w:noProof/>
        </w:rPr>
        <w:t>43</w:t>
      </w:r>
      <w:r w:rsidRPr="00C56655">
        <w:fldChar w:fldCharType="end"/>
      </w:r>
      <w:r w:rsidRPr="00C56655">
        <w:t>).</w:t>
      </w:r>
      <w:ins w:id="478" w:author="J A Odendaal" w:date="2018-05-02T17:49:00Z">
        <w:r w:rsidR="007B0675" w:rsidRPr="00C56655">
          <w:t xml:space="preserve"> Custom document property ‘Doc2ndSectionContinuous’ only applies to the very first section of the document and if changed to ‘Yes’ (</w:t>
        </w:r>
        <w:r w:rsidR="007B0675" w:rsidRPr="00C56655">
          <w:fldChar w:fldCharType="begin"/>
        </w:r>
        <w:r w:rsidR="007B0675" w:rsidRPr="00C56655">
          <w:instrText xml:space="preserve"> REF _Ref494125891 \h </w:instrText>
        </w:r>
      </w:ins>
      <w:ins w:id="479" w:author="J A Odendaal" w:date="2018-05-02T17:49:00Z">
        <w:r w:rsidR="007B0675" w:rsidRPr="00C56655">
          <w:fldChar w:fldCharType="separate"/>
        </w:r>
      </w:ins>
      <w:r w:rsidR="00C56655" w:rsidRPr="00C56655">
        <w:t>Figure </w:t>
      </w:r>
      <w:r w:rsidR="00C56655">
        <w:rPr>
          <w:noProof/>
        </w:rPr>
        <w:t>43</w:t>
      </w:r>
      <w:ins w:id="480" w:author="J A Odendaal" w:date="2018-05-02T17:49:00Z">
        <w:r w:rsidR="007B0675" w:rsidRPr="00C56655">
          <w:fldChar w:fldCharType="end"/>
        </w:r>
        <w:r w:rsidR="007B0675" w:rsidRPr="00C56655">
          <w:t xml:space="preserve">) will only allow the second section to start continuous. This is very handy for single page documents like letter heads where consecutive section headers and footers can be ‘hidden’ on the first page. These two custom document properties are also evaluated every time the page setup methods are applied (paragraph </w:t>
        </w:r>
        <w:r w:rsidR="007B0675" w:rsidRPr="00C56655">
          <w:fldChar w:fldCharType="begin"/>
        </w:r>
        <w:r w:rsidR="007B0675" w:rsidRPr="00C56655">
          <w:instrText xml:space="preserve"> REF _Ref494124707 \r \h </w:instrText>
        </w:r>
      </w:ins>
      <w:ins w:id="481" w:author="J A Odendaal" w:date="2018-05-02T17:49:00Z">
        <w:r w:rsidR="007B0675" w:rsidRPr="00C56655">
          <w:fldChar w:fldCharType="separate"/>
        </w:r>
      </w:ins>
      <w:r w:rsidR="00C56655">
        <w:t>4.3.2</w:t>
      </w:r>
      <w:ins w:id="482" w:author="J A Odendaal" w:date="2018-05-02T17:49:00Z">
        <w:r w:rsidR="007B0675" w:rsidRPr="00C56655">
          <w:fldChar w:fldCharType="end"/>
        </w:r>
        <w:r w:rsidR="007B0675" w:rsidRPr="00C56655">
          <w:t>).</w:t>
        </w:r>
      </w:ins>
    </w:p>
    <w:p w14:paraId="5876204D" w14:textId="1CEE869C" w:rsidR="00C31C5F" w:rsidRPr="00C56655" w:rsidRDefault="000D46E9" w:rsidP="000D46E9">
      <w:pPr>
        <w:pStyle w:val="Figure"/>
        <w:keepLines/>
        <w:ind w:left="-284" w:right="-285"/>
      </w:pPr>
      <w:r w:rsidRPr="00C56655">
        <w:rPr>
          <w:lang w:eastAsia="en-GB"/>
        </w:rPr>
        <w:drawing>
          <wp:inline distT="0" distB="0" distL="0" distR="0" wp14:anchorId="385ECD9D" wp14:editId="0F1CE72E">
            <wp:extent cx="3178800" cy="3873600"/>
            <wp:effectExtent l="0" t="0" r="317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3178800" cy="3873600"/>
                    </a:xfrm>
                    <a:prstGeom prst="rect">
                      <a:avLst/>
                    </a:prstGeom>
                  </pic:spPr>
                </pic:pic>
              </a:graphicData>
            </a:graphic>
          </wp:inline>
        </w:drawing>
      </w:r>
      <w:r w:rsidRPr="00C56655">
        <w:rPr>
          <w:lang w:eastAsia="en-GB"/>
        </w:rPr>
        <w:t xml:space="preserve"> </w:t>
      </w:r>
      <w:r w:rsidRPr="00C56655">
        <w:rPr>
          <w:lang w:eastAsia="en-GB"/>
        </w:rPr>
        <w:drawing>
          <wp:inline distT="0" distB="0" distL="0" distR="0" wp14:anchorId="2A0B436E" wp14:editId="05AEC047">
            <wp:extent cx="3178800" cy="3873600"/>
            <wp:effectExtent l="0" t="0" r="317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3178800" cy="3873600"/>
                    </a:xfrm>
                    <a:prstGeom prst="rect">
                      <a:avLst/>
                    </a:prstGeom>
                  </pic:spPr>
                </pic:pic>
              </a:graphicData>
            </a:graphic>
          </wp:inline>
        </w:drawing>
      </w:r>
    </w:p>
    <w:p w14:paraId="46C20B14" w14:textId="12B1EAF1" w:rsidR="00C31C5F" w:rsidRPr="00C56655" w:rsidRDefault="00C31C5F" w:rsidP="00C31C5F">
      <w:pPr>
        <w:pStyle w:val="Caption"/>
        <w:keepNext/>
        <w:keepLines/>
      </w:pPr>
      <w:bookmarkStart w:id="483" w:name="_Ref494125891"/>
      <w:bookmarkStart w:id="484" w:name="_Toc513580821"/>
      <w:r w:rsidRPr="00C56655">
        <w:t>Figure </w:t>
      </w:r>
      <w:r w:rsidR="00692BB9" w:rsidRPr="00C56655">
        <w:fldChar w:fldCharType="begin"/>
      </w:r>
      <w:r w:rsidR="00692BB9" w:rsidRPr="00C56655">
        <w:instrText xml:space="preserve"> SEQ Figure \* ARABIC </w:instrText>
      </w:r>
      <w:r w:rsidR="00692BB9" w:rsidRPr="00C56655">
        <w:fldChar w:fldCharType="separate"/>
      </w:r>
      <w:r w:rsidR="00C56655">
        <w:rPr>
          <w:noProof/>
        </w:rPr>
        <w:t>43</w:t>
      </w:r>
      <w:r w:rsidR="00692BB9" w:rsidRPr="00C56655">
        <w:fldChar w:fldCharType="end"/>
      </w:r>
      <w:bookmarkEnd w:id="483"/>
      <w:r w:rsidRPr="00C56655">
        <w:t>: DocNoForceSectionSetup</w:t>
      </w:r>
      <w:ins w:id="485" w:author="J A Odendaal" w:date="2018-05-02T17:29:00Z">
        <w:r w:rsidR="000D46E9" w:rsidRPr="00C56655">
          <w:t>, Doc2ndSectionContinuous</w:t>
        </w:r>
      </w:ins>
      <w:r w:rsidR="000D46E9" w:rsidRPr="00C56655">
        <w:t xml:space="preserve"> </w:t>
      </w:r>
      <w:r w:rsidRPr="00C56655">
        <w:br/>
        <w:t xml:space="preserve">Custom Document </w:t>
      </w:r>
      <w:del w:id="486" w:author="J A Odendaal" w:date="2018-05-02T17:29:00Z">
        <w:r w:rsidRPr="00C56655" w:rsidDel="000D46E9">
          <w:delText>Property</w:delText>
        </w:r>
      </w:del>
      <w:ins w:id="487" w:author="J A Odendaal" w:date="2018-05-02T17:29:00Z">
        <w:r w:rsidR="000D46E9" w:rsidRPr="00C56655">
          <w:t>Properties</w:t>
        </w:r>
      </w:ins>
      <w:bookmarkEnd w:id="484"/>
    </w:p>
    <w:p w14:paraId="1D2FE7B1" w14:textId="4C50FD49" w:rsidR="00C31C5F" w:rsidRPr="00C56655" w:rsidRDefault="00C31C5F" w:rsidP="00C31C5F">
      <w:r w:rsidRPr="00C56655">
        <w:rPr>
          <w:b/>
        </w:rPr>
        <w:t>Note:</w:t>
      </w:r>
      <w:r w:rsidRPr="00C56655">
        <w:t xml:space="preserve"> The document details update procedure paragraph </w:t>
      </w:r>
      <w:r w:rsidRPr="00C56655">
        <w:fldChar w:fldCharType="begin"/>
      </w:r>
      <w:r w:rsidRPr="00C56655">
        <w:instrText xml:space="preserve"> REF _Ref387961043 \n \h </w:instrText>
      </w:r>
      <w:r w:rsidRPr="00C56655">
        <w:fldChar w:fldCharType="separate"/>
      </w:r>
      <w:r w:rsidR="00C56655">
        <w:t>4.3.1.1.1.1</w:t>
      </w:r>
      <w:r w:rsidRPr="00C56655">
        <w:fldChar w:fldCharType="end"/>
      </w:r>
      <w:r w:rsidRPr="00C56655">
        <w:fldChar w:fldCharType="begin"/>
      </w:r>
      <w:r w:rsidRPr="00C56655">
        <w:instrText xml:space="preserve"> REF _Ref494052159 \n \h </w:instrText>
      </w:r>
      <w:r w:rsidRPr="00C56655">
        <w:fldChar w:fldCharType="separate"/>
      </w:r>
      <w:r w:rsidR="00C56655">
        <w:t>d</w:t>
      </w:r>
      <w:r w:rsidRPr="00C56655">
        <w:fldChar w:fldCharType="end"/>
      </w:r>
      <w:r w:rsidRPr="00C56655">
        <w:fldChar w:fldCharType="begin"/>
      </w:r>
      <w:r w:rsidRPr="00C56655">
        <w:instrText xml:space="preserve"> REF _Ref494122666 \n \h </w:instrText>
      </w:r>
      <w:r w:rsidRPr="00C56655">
        <w:fldChar w:fldCharType="separate"/>
      </w:r>
      <w:r w:rsidR="00C56655">
        <w:t>ii</w:t>
      </w:r>
      <w:r w:rsidRPr="00C56655">
        <w:fldChar w:fldCharType="end"/>
      </w:r>
      <w:r w:rsidRPr="00C56655">
        <w:t xml:space="preserve"> on page </w:t>
      </w:r>
      <w:r w:rsidRPr="00C56655">
        <w:fldChar w:fldCharType="begin"/>
      </w:r>
      <w:r w:rsidRPr="00C56655">
        <w:instrText xml:space="preserve"> PAGEREF TOC_spin_control \h </w:instrText>
      </w:r>
      <w:r w:rsidRPr="00C56655">
        <w:fldChar w:fldCharType="separate"/>
      </w:r>
      <w:r w:rsidR="00C56655">
        <w:rPr>
          <w:noProof/>
        </w:rPr>
        <w:t>18</w:t>
      </w:r>
      <w:r w:rsidRPr="00C56655">
        <w:fldChar w:fldCharType="end"/>
      </w:r>
      <w:r w:rsidRPr="00C56655">
        <w:t>) ensures that no header or footer is linked to the previous header or footer; this is required for the Page Setup Group (paragraph </w:t>
      </w:r>
      <w:r w:rsidRPr="00C56655">
        <w:fldChar w:fldCharType="begin"/>
      </w:r>
      <w:r w:rsidRPr="00C56655">
        <w:instrText xml:space="preserve"> REF _Ref494124707 \r \h  \* MERGEFORMAT </w:instrText>
      </w:r>
      <w:r w:rsidRPr="00C56655">
        <w:fldChar w:fldCharType="separate"/>
      </w:r>
      <w:r w:rsidR="00C56655">
        <w:t>4.3.2</w:t>
      </w:r>
      <w:r w:rsidRPr="00C56655">
        <w:fldChar w:fldCharType="end"/>
      </w:r>
      <w:r w:rsidRPr="00C56655">
        <w:t>) automation to work properly.</w:t>
      </w:r>
    </w:p>
    <w:p w14:paraId="51D83A94" w14:textId="77777777" w:rsidR="00C31C5F" w:rsidRPr="00C56655" w:rsidRDefault="00C31C5F" w:rsidP="00C31C5F">
      <w:pPr>
        <w:pStyle w:val="Heading3"/>
      </w:pPr>
      <w:bookmarkStart w:id="488" w:name="_Toc513580745"/>
      <w:r w:rsidRPr="00C56655">
        <w:lastRenderedPageBreak/>
        <w:t>Manipulating Default Document Language</w:t>
      </w:r>
      <w:bookmarkEnd w:id="488"/>
    </w:p>
    <w:p w14:paraId="6F4C3254" w14:textId="3AFF6599" w:rsidR="00C31C5F" w:rsidRPr="00C56655" w:rsidRDefault="00C31C5F" w:rsidP="00C31C5F">
      <w:pPr>
        <w:keepNext/>
        <w:keepLines/>
      </w:pPr>
      <w:r w:rsidRPr="00C56655">
        <w:t xml:space="preserve">Preset default document language can be set to ‘English (U.K.)’, ‘English (U.S.)’, ‘English (South Africa)’ </w:t>
      </w:r>
      <w:r w:rsidRPr="00C56655">
        <w:rPr>
          <w:lang w:eastAsia="en-GB"/>
        </w:rPr>
        <w:t>with the custom document property</w:t>
      </w:r>
      <w:r w:rsidRPr="00C56655">
        <w:t xml:space="preserve"> called DocLanguage. This ensures that mixed languages are not present in the document text and that language proofing is always enabled. All text will also be changed to the preset default language. This behaviour is enforced every time the document details are updated according to paragraph </w:t>
      </w:r>
      <w:r w:rsidRPr="00C56655">
        <w:fldChar w:fldCharType="begin"/>
      </w:r>
      <w:r w:rsidRPr="00C56655">
        <w:instrText xml:space="preserve"> REF _Ref387961043 \n \h </w:instrText>
      </w:r>
      <w:r w:rsidRPr="00C56655">
        <w:fldChar w:fldCharType="separate"/>
      </w:r>
      <w:r w:rsidR="00C56655">
        <w:t>4.3.1.1.1.1</w:t>
      </w:r>
      <w:r w:rsidRPr="00C56655">
        <w:fldChar w:fldCharType="end"/>
      </w:r>
      <w:r w:rsidRPr="00C56655">
        <w:fldChar w:fldCharType="begin"/>
      </w:r>
      <w:r w:rsidRPr="00C56655">
        <w:instrText xml:space="preserve"> REF _Ref494052159 \n \h </w:instrText>
      </w:r>
      <w:r w:rsidRPr="00C56655">
        <w:fldChar w:fldCharType="separate"/>
      </w:r>
      <w:r w:rsidR="00C56655">
        <w:t>d</w:t>
      </w:r>
      <w:r w:rsidRPr="00C56655">
        <w:fldChar w:fldCharType="end"/>
      </w:r>
      <w:r w:rsidRPr="00C56655">
        <w:fldChar w:fldCharType="begin"/>
      </w:r>
      <w:r w:rsidRPr="00C56655">
        <w:instrText xml:space="preserve"> REF _Ref494122666 \n \h </w:instrText>
      </w:r>
      <w:r w:rsidRPr="00C56655">
        <w:fldChar w:fldCharType="separate"/>
      </w:r>
      <w:r w:rsidR="00C56655">
        <w:t>ii</w:t>
      </w:r>
      <w:r w:rsidRPr="00C56655">
        <w:fldChar w:fldCharType="end"/>
      </w:r>
      <w:r w:rsidRPr="00C56655">
        <w:t xml:space="preserve"> on page </w:t>
      </w:r>
      <w:r w:rsidRPr="00C56655">
        <w:fldChar w:fldCharType="begin"/>
      </w:r>
      <w:r w:rsidRPr="00C56655">
        <w:instrText xml:space="preserve"> PAGEREF TOC_spin_control \h </w:instrText>
      </w:r>
      <w:r w:rsidRPr="00C56655">
        <w:fldChar w:fldCharType="separate"/>
      </w:r>
      <w:r w:rsidR="00C56655">
        <w:rPr>
          <w:noProof/>
        </w:rPr>
        <w:t>18</w:t>
      </w:r>
      <w:r w:rsidRPr="00C56655">
        <w:fldChar w:fldCharType="end"/>
      </w:r>
      <w:r w:rsidRPr="00C56655">
        <w:t xml:space="preserve">. If this behaviour is not required and should not be enforced, the DocLanguage </w:t>
      </w:r>
      <w:r w:rsidRPr="00C56655">
        <w:rPr>
          <w:lang w:eastAsia="en-GB"/>
        </w:rPr>
        <w:t xml:space="preserve">custom document property must be changed to </w:t>
      </w:r>
      <w:r w:rsidRPr="00C56655">
        <w:t>‘n/a’ (</w:t>
      </w:r>
      <w:r w:rsidRPr="00C56655">
        <w:fldChar w:fldCharType="begin"/>
      </w:r>
      <w:r w:rsidRPr="00C56655">
        <w:instrText xml:space="preserve"> REF _Ref494125904 \h </w:instrText>
      </w:r>
      <w:r w:rsidRPr="00C56655">
        <w:fldChar w:fldCharType="separate"/>
      </w:r>
      <w:r w:rsidR="00C56655" w:rsidRPr="00C56655">
        <w:t>Figure </w:t>
      </w:r>
      <w:r w:rsidR="00C56655">
        <w:rPr>
          <w:noProof/>
        </w:rPr>
        <w:t>44</w:t>
      </w:r>
      <w:r w:rsidRPr="00C56655">
        <w:fldChar w:fldCharType="end"/>
      </w:r>
      <w:r w:rsidRPr="00C56655">
        <w:t>).</w:t>
      </w:r>
    </w:p>
    <w:p w14:paraId="5933B64D" w14:textId="77777777" w:rsidR="00C31C5F" w:rsidRPr="00C56655" w:rsidRDefault="00C31C5F" w:rsidP="00C31C5F">
      <w:pPr>
        <w:pStyle w:val="Figure"/>
        <w:keepNext w:val="0"/>
      </w:pPr>
      <w:r w:rsidRPr="00C56655">
        <w:rPr>
          <w:lang w:eastAsia="en-GB"/>
        </w:rPr>
        <w:drawing>
          <wp:inline distT="0" distB="0" distL="0" distR="0" wp14:anchorId="2C9062B7" wp14:editId="0C00B4B0">
            <wp:extent cx="3186000" cy="3877200"/>
            <wp:effectExtent l="0" t="0" r="0" b="9525"/>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9"/>
                    <a:stretch>
                      <a:fillRect/>
                    </a:stretch>
                  </pic:blipFill>
                  <pic:spPr>
                    <a:xfrm>
                      <a:off x="0" y="0"/>
                      <a:ext cx="3186000" cy="3877200"/>
                    </a:xfrm>
                    <a:prstGeom prst="rect">
                      <a:avLst/>
                    </a:prstGeom>
                  </pic:spPr>
                </pic:pic>
              </a:graphicData>
            </a:graphic>
          </wp:inline>
        </w:drawing>
      </w:r>
    </w:p>
    <w:p w14:paraId="2FE5967E" w14:textId="1D6BAD4D" w:rsidR="00C31C5F" w:rsidRPr="00C56655" w:rsidRDefault="00C31C5F" w:rsidP="00C31C5F">
      <w:pPr>
        <w:pStyle w:val="Caption"/>
      </w:pPr>
      <w:bookmarkStart w:id="489" w:name="_Ref494125904"/>
      <w:bookmarkStart w:id="490" w:name="_Toc513580822"/>
      <w:r w:rsidRPr="00C56655">
        <w:t>Figure </w:t>
      </w:r>
      <w:r w:rsidR="00692BB9" w:rsidRPr="00C56655">
        <w:fldChar w:fldCharType="begin"/>
      </w:r>
      <w:r w:rsidR="00692BB9" w:rsidRPr="00C56655">
        <w:instrText xml:space="preserve"> SEQ Figure \* ARABIC </w:instrText>
      </w:r>
      <w:r w:rsidR="00692BB9" w:rsidRPr="00C56655">
        <w:fldChar w:fldCharType="separate"/>
      </w:r>
      <w:r w:rsidR="00C56655">
        <w:rPr>
          <w:noProof/>
        </w:rPr>
        <w:t>44</w:t>
      </w:r>
      <w:r w:rsidR="00692BB9" w:rsidRPr="00C56655">
        <w:fldChar w:fldCharType="end"/>
      </w:r>
      <w:bookmarkEnd w:id="489"/>
      <w:r w:rsidRPr="00C56655">
        <w:t>: Default Document Language</w:t>
      </w:r>
      <w:r w:rsidRPr="00C56655">
        <w:br/>
        <w:t>Custom Document Property</w:t>
      </w:r>
      <w:bookmarkEnd w:id="490"/>
    </w:p>
    <w:p w14:paraId="15CB368B" w14:textId="77777777" w:rsidR="00C31C5F" w:rsidRPr="00C56655" w:rsidRDefault="00C31C5F" w:rsidP="00C31C5F">
      <w:pPr>
        <w:pStyle w:val="Heading3"/>
      </w:pPr>
      <w:bookmarkStart w:id="491" w:name="_Ref494258277"/>
      <w:bookmarkStart w:id="492" w:name="_Toc513580746"/>
      <w:r w:rsidRPr="00C56655">
        <w:lastRenderedPageBreak/>
        <w:t>User-definable Custom Document Properties</w:t>
      </w:r>
      <w:bookmarkEnd w:id="468"/>
      <w:bookmarkEnd w:id="491"/>
      <w:bookmarkEnd w:id="492"/>
    </w:p>
    <w:p w14:paraId="2FF83303" w14:textId="6DDBD324" w:rsidR="00C31C5F" w:rsidRPr="00C56655" w:rsidRDefault="00C31C5F" w:rsidP="00C31C5F">
      <w:pPr>
        <w:keepNext/>
        <w:keepLines/>
        <w:rPr>
          <w:lang w:eastAsia="en-GB"/>
        </w:rPr>
      </w:pPr>
      <w:r w:rsidRPr="00C56655">
        <w:t xml:space="preserve">User-definable </w:t>
      </w:r>
      <w:r w:rsidRPr="00C56655">
        <w:rPr>
          <w:lang w:eastAsia="en-GB"/>
        </w:rPr>
        <w:t>custom document properties can be inserted anywhere in the text as a field, as long as they are not inserted inside any other field. Provision is made for 20 u</w:t>
      </w:r>
      <w:r w:rsidRPr="00C56655">
        <w:t xml:space="preserve">ser-definable </w:t>
      </w:r>
      <w:r w:rsidRPr="00C56655">
        <w:rPr>
          <w:lang w:eastAsia="en-GB"/>
        </w:rPr>
        <w:t xml:space="preserve">custom document properties that are managed via the respective templates’ </w:t>
      </w:r>
      <w:r w:rsidRPr="00C56655">
        <w:t>Custom Properties Tab Sheet of the Document Configuration Control Details form (refer to paragraphs </w:t>
      </w:r>
      <w:r w:rsidRPr="00C56655">
        <w:fldChar w:fldCharType="begin"/>
      </w:r>
      <w:r w:rsidRPr="00C56655">
        <w:instrText xml:space="preserve"> REF _Ref494086818 \r \h  \* MERGEFORMAT </w:instrText>
      </w:r>
      <w:r w:rsidRPr="00C56655">
        <w:fldChar w:fldCharType="separate"/>
      </w:r>
      <w:r w:rsidR="00C56655">
        <w:t>4.3.1.1.1.4</w:t>
      </w:r>
      <w:r w:rsidRPr="00C56655">
        <w:fldChar w:fldCharType="end"/>
      </w:r>
      <w:r w:rsidRPr="00C56655">
        <w:t xml:space="preserve">, </w:t>
      </w:r>
      <w:r w:rsidRPr="00C56655">
        <w:fldChar w:fldCharType="begin"/>
      </w:r>
      <w:r w:rsidRPr="00C56655">
        <w:instrText xml:space="preserve"> REF _Ref494089499 \r \h  \* MERGEFORMAT </w:instrText>
      </w:r>
      <w:r w:rsidRPr="00C56655">
        <w:fldChar w:fldCharType="separate"/>
      </w:r>
      <w:r w:rsidR="00C56655">
        <w:t>4.3.1.1.2.4</w:t>
      </w:r>
      <w:r w:rsidRPr="00C56655">
        <w:fldChar w:fldCharType="end"/>
      </w:r>
      <w:r w:rsidRPr="00C56655">
        <w:t xml:space="preserve"> and </w:t>
      </w:r>
      <w:r w:rsidRPr="00C56655">
        <w:fldChar w:fldCharType="begin"/>
      </w:r>
      <w:r w:rsidRPr="00C56655">
        <w:instrText xml:space="preserve"> REF _Ref494089508 \r \h  \* MERGEFORMAT </w:instrText>
      </w:r>
      <w:r w:rsidRPr="00C56655">
        <w:fldChar w:fldCharType="separate"/>
      </w:r>
      <w:r w:rsidR="00C56655">
        <w:t>4.3.1.1.3.3</w:t>
      </w:r>
      <w:r w:rsidRPr="00C56655">
        <w:fldChar w:fldCharType="end"/>
      </w:r>
      <w:r w:rsidRPr="00C56655">
        <w:t xml:space="preserve">). These </w:t>
      </w:r>
      <w:r w:rsidRPr="00C56655">
        <w:rPr>
          <w:lang w:eastAsia="en-GB"/>
        </w:rPr>
        <w:t>custom document properties are named DocCustom01Name to DocCustom10Name and DocCustom01Value to DocCustom10Value (</w:t>
      </w:r>
      <w:r w:rsidRPr="00C56655">
        <w:rPr>
          <w:lang w:eastAsia="en-GB"/>
        </w:rPr>
        <w:fldChar w:fldCharType="begin"/>
      </w:r>
      <w:r w:rsidRPr="00C56655">
        <w:rPr>
          <w:lang w:eastAsia="en-GB"/>
        </w:rPr>
        <w:instrText xml:space="preserve"> REF _Ref494125939 \h </w:instrText>
      </w:r>
      <w:r w:rsidRPr="00C56655">
        <w:rPr>
          <w:lang w:eastAsia="en-GB"/>
        </w:rPr>
      </w:r>
      <w:r w:rsidRPr="00C56655">
        <w:rPr>
          <w:lang w:eastAsia="en-GB"/>
        </w:rPr>
        <w:fldChar w:fldCharType="separate"/>
      </w:r>
      <w:r w:rsidR="00C56655" w:rsidRPr="00C56655">
        <w:t>Figure </w:t>
      </w:r>
      <w:r w:rsidR="00C56655">
        <w:rPr>
          <w:noProof/>
        </w:rPr>
        <w:t>45</w:t>
      </w:r>
      <w:r w:rsidRPr="00C56655">
        <w:rPr>
          <w:lang w:eastAsia="en-GB"/>
        </w:rPr>
        <w:fldChar w:fldCharType="end"/>
      </w:r>
      <w:r w:rsidRPr="00C56655">
        <w:rPr>
          <w:lang w:eastAsia="en-GB"/>
        </w:rPr>
        <w:t>).</w:t>
      </w:r>
    </w:p>
    <w:p w14:paraId="5FC9BCA0" w14:textId="77777777" w:rsidR="00C31C5F" w:rsidRPr="00C56655" w:rsidRDefault="00C31C5F" w:rsidP="005F3426">
      <w:pPr>
        <w:pStyle w:val="Figure"/>
        <w:keepLines/>
        <w:ind w:left="-284" w:right="-285"/>
      </w:pPr>
      <w:r w:rsidRPr="00C56655">
        <w:rPr>
          <w:lang w:eastAsia="en-GB"/>
        </w:rPr>
        <w:drawing>
          <wp:inline distT="0" distB="0" distL="0" distR="0" wp14:anchorId="23C79EA4" wp14:editId="2AE9053A">
            <wp:extent cx="3178800" cy="3880800"/>
            <wp:effectExtent l="0" t="0" r="3175" b="571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178800" cy="3880800"/>
                    </a:xfrm>
                    <a:prstGeom prst="rect">
                      <a:avLst/>
                    </a:prstGeom>
                    <a:noFill/>
                    <a:ln>
                      <a:noFill/>
                    </a:ln>
                  </pic:spPr>
                </pic:pic>
              </a:graphicData>
            </a:graphic>
          </wp:inline>
        </w:drawing>
      </w:r>
      <w:r w:rsidRPr="00C56655">
        <w:rPr>
          <w:rFonts w:eastAsia="Arial Unicode MS"/>
        </w:rPr>
        <w:t xml:space="preserve"> </w:t>
      </w:r>
      <w:r w:rsidRPr="00C56655">
        <w:rPr>
          <w:lang w:eastAsia="en-GB"/>
        </w:rPr>
        <w:drawing>
          <wp:inline distT="0" distB="0" distL="0" distR="0" wp14:anchorId="5AB5760C" wp14:editId="487A5CCF">
            <wp:extent cx="3178800" cy="3880800"/>
            <wp:effectExtent l="0" t="0" r="3175" b="571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78800" cy="3880800"/>
                    </a:xfrm>
                    <a:prstGeom prst="rect">
                      <a:avLst/>
                    </a:prstGeom>
                    <a:noFill/>
                    <a:ln>
                      <a:noFill/>
                    </a:ln>
                  </pic:spPr>
                </pic:pic>
              </a:graphicData>
            </a:graphic>
          </wp:inline>
        </w:drawing>
      </w:r>
    </w:p>
    <w:p w14:paraId="59562B5A" w14:textId="4D319C66" w:rsidR="00C31C5F" w:rsidRPr="00C56655" w:rsidRDefault="00C31C5F" w:rsidP="00C31C5F">
      <w:pPr>
        <w:pStyle w:val="Caption"/>
        <w:keepNext/>
        <w:keepLines/>
      </w:pPr>
      <w:bookmarkStart w:id="493" w:name="_Ref494125939"/>
      <w:bookmarkStart w:id="494" w:name="_Toc513580823"/>
      <w:r w:rsidRPr="00C56655">
        <w:t>Figure </w:t>
      </w:r>
      <w:r w:rsidR="00692BB9" w:rsidRPr="00C56655">
        <w:fldChar w:fldCharType="begin"/>
      </w:r>
      <w:r w:rsidR="00692BB9" w:rsidRPr="00C56655">
        <w:instrText xml:space="preserve"> SEQ Figure \* ARABIC </w:instrText>
      </w:r>
      <w:r w:rsidR="00692BB9" w:rsidRPr="00C56655">
        <w:fldChar w:fldCharType="separate"/>
      </w:r>
      <w:r w:rsidR="00C56655">
        <w:rPr>
          <w:noProof/>
        </w:rPr>
        <w:t>45</w:t>
      </w:r>
      <w:r w:rsidR="00692BB9" w:rsidRPr="00C56655">
        <w:fldChar w:fldCharType="end"/>
      </w:r>
      <w:bookmarkEnd w:id="493"/>
      <w:r w:rsidRPr="00C56655">
        <w:t>: User-definable Custom Document Properties</w:t>
      </w:r>
      <w:bookmarkEnd w:id="494"/>
    </w:p>
    <w:p w14:paraId="59CA04BE" w14:textId="77777777" w:rsidR="00C31C5F" w:rsidRPr="00C56655" w:rsidRDefault="00C31C5F" w:rsidP="00C31C5F">
      <w:pPr>
        <w:rPr>
          <w:lang w:eastAsia="en-GB"/>
        </w:rPr>
      </w:pPr>
      <w:r w:rsidRPr="00C56655">
        <w:t xml:space="preserve">The procedure to insert these </w:t>
      </w:r>
      <w:r w:rsidRPr="00C56655">
        <w:rPr>
          <w:lang w:eastAsia="en-GB"/>
        </w:rPr>
        <w:t>managed custom document properties into the document text is as follows:</w:t>
      </w:r>
    </w:p>
    <w:p w14:paraId="3624E030" w14:textId="77777777" w:rsidR="00C31C5F" w:rsidRPr="00C56655" w:rsidRDefault="00C31C5F" w:rsidP="00421E6B">
      <w:pPr>
        <w:numPr>
          <w:ilvl w:val="0"/>
          <w:numId w:val="35"/>
        </w:numPr>
        <w:rPr>
          <w:lang w:eastAsia="en-GB"/>
        </w:rPr>
      </w:pPr>
      <w:r w:rsidRPr="00C56655">
        <w:rPr>
          <w:lang w:eastAsia="en-GB"/>
        </w:rPr>
        <w:t>Position the cursor at the required location and ensure it is not inside any other field (</w:t>
      </w:r>
      <w:r w:rsidRPr="00C56655">
        <w:rPr>
          <w:i/>
          <w:lang w:eastAsia="en-GB"/>
        </w:rPr>
        <w:t>all fields are automatically highlighted for easy identification</w:t>
      </w:r>
      <w:r w:rsidRPr="00C56655">
        <w:rPr>
          <w:lang w:eastAsia="en-GB"/>
        </w:rPr>
        <w:t>).</w:t>
      </w:r>
    </w:p>
    <w:p w14:paraId="3FB9723F" w14:textId="6CCD028B" w:rsidR="00C31C5F" w:rsidRPr="00C56655" w:rsidRDefault="00C31C5F" w:rsidP="00421E6B">
      <w:pPr>
        <w:numPr>
          <w:ilvl w:val="0"/>
          <w:numId w:val="35"/>
        </w:numPr>
        <w:rPr>
          <w:lang w:eastAsia="en-GB"/>
        </w:rPr>
      </w:pPr>
      <w:r w:rsidRPr="00C56655">
        <w:rPr>
          <w:lang w:eastAsia="en-GB"/>
        </w:rPr>
        <w:t>Insert the field (</w:t>
      </w:r>
      <w:r w:rsidRPr="00C56655">
        <w:rPr>
          <w:lang w:eastAsia="en-GB"/>
        </w:rPr>
        <w:fldChar w:fldCharType="begin"/>
      </w:r>
      <w:r w:rsidRPr="00C56655">
        <w:rPr>
          <w:lang w:eastAsia="en-GB"/>
        </w:rPr>
        <w:instrText xml:space="preserve"> REF _Ref494091224 \h </w:instrText>
      </w:r>
      <w:r w:rsidRPr="00C56655">
        <w:rPr>
          <w:lang w:eastAsia="en-GB"/>
        </w:rPr>
      </w:r>
      <w:r w:rsidRPr="00C56655">
        <w:rPr>
          <w:lang w:eastAsia="en-GB"/>
        </w:rPr>
        <w:fldChar w:fldCharType="separate"/>
      </w:r>
      <w:r w:rsidR="00C56655" w:rsidRPr="00C56655">
        <w:t>Figure </w:t>
      </w:r>
      <w:r w:rsidR="00C56655">
        <w:rPr>
          <w:noProof/>
        </w:rPr>
        <w:t>46</w:t>
      </w:r>
      <w:r w:rsidRPr="00C56655">
        <w:rPr>
          <w:lang w:eastAsia="en-GB"/>
        </w:rPr>
        <w:fldChar w:fldCharType="end"/>
      </w:r>
      <w:r w:rsidRPr="00C56655">
        <w:rPr>
          <w:lang w:eastAsia="en-GB"/>
        </w:rPr>
        <w:t>):</w:t>
      </w:r>
    </w:p>
    <w:p w14:paraId="4860A870" w14:textId="77777777" w:rsidR="00C31C5F" w:rsidRPr="00C56655" w:rsidRDefault="00C31C5F" w:rsidP="00421E6B">
      <w:pPr>
        <w:numPr>
          <w:ilvl w:val="1"/>
          <w:numId w:val="35"/>
        </w:numPr>
        <w:rPr>
          <w:lang w:eastAsia="en-GB"/>
        </w:rPr>
      </w:pPr>
      <w:r w:rsidRPr="00C56655">
        <w:rPr>
          <w:lang w:eastAsia="en-GB"/>
        </w:rPr>
        <w:t xml:space="preserve">With the menu select Insert </w:t>
      </w:r>
      <w:r w:rsidRPr="00C56655">
        <w:rPr>
          <w:rFonts w:cs="Arial"/>
          <w:lang w:eastAsia="en-GB"/>
        </w:rPr>
        <w:t>→</w:t>
      </w:r>
      <w:r w:rsidRPr="00C56655">
        <w:rPr>
          <w:lang w:eastAsia="en-GB"/>
        </w:rPr>
        <w:t xml:space="preserve"> Quick Parts </w:t>
      </w:r>
      <w:r w:rsidRPr="00C56655">
        <w:rPr>
          <w:rFonts w:cs="Arial"/>
          <w:lang w:eastAsia="en-GB"/>
        </w:rPr>
        <w:t xml:space="preserve">→ </w:t>
      </w:r>
      <w:r w:rsidRPr="00C56655">
        <w:rPr>
          <w:lang w:eastAsia="en-GB"/>
        </w:rPr>
        <w:t>Field…</w:t>
      </w:r>
    </w:p>
    <w:p w14:paraId="3F2AAA74" w14:textId="77777777" w:rsidR="00C31C5F" w:rsidRPr="00C56655" w:rsidRDefault="00C31C5F" w:rsidP="00421E6B">
      <w:pPr>
        <w:numPr>
          <w:ilvl w:val="1"/>
          <w:numId w:val="35"/>
        </w:numPr>
        <w:rPr>
          <w:lang w:eastAsia="en-GB"/>
        </w:rPr>
      </w:pPr>
      <w:r w:rsidRPr="00C56655">
        <w:rPr>
          <w:lang w:eastAsia="en-GB"/>
        </w:rPr>
        <w:t>Under Categories:, select Document Information.</w:t>
      </w:r>
    </w:p>
    <w:p w14:paraId="62D9EED8" w14:textId="77777777" w:rsidR="00C31C5F" w:rsidRPr="00C56655" w:rsidRDefault="00C31C5F" w:rsidP="00421E6B">
      <w:pPr>
        <w:numPr>
          <w:ilvl w:val="1"/>
          <w:numId w:val="35"/>
        </w:numPr>
        <w:rPr>
          <w:lang w:eastAsia="en-GB"/>
        </w:rPr>
      </w:pPr>
      <w:r w:rsidRPr="00C56655">
        <w:rPr>
          <w:lang w:eastAsia="en-GB"/>
        </w:rPr>
        <w:t>Under Field names:, select DocProperty.</w:t>
      </w:r>
    </w:p>
    <w:p w14:paraId="5DACB1FA" w14:textId="77777777" w:rsidR="00C31C5F" w:rsidRPr="00C56655" w:rsidRDefault="00C31C5F" w:rsidP="00421E6B">
      <w:pPr>
        <w:numPr>
          <w:ilvl w:val="1"/>
          <w:numId w:val="35"/>
        </w:numPr>
        <w:rPr>
          <w:lang w:eastAsia="en-GB"/>
        </w:rPr>
      </w:pPr>
      <w:r w:rsidRPr="00C56655">
        <w:rPr>
          <w:lang w:eastAsia="en-GB"/>
        </w:rPr>
        <w:t>Under Property:, select the required managed custom document property.</w:t>
      </w:r>
    </w:p>
    <w:p w14:paraId="4534B809" w14:textId="77777777" w:rsidR="00C31C5F" w:rsidRPr="00C56655" w:rsidRDefault="00C31C5F" w:rsidP="00421E6B">
      <w:pPr>
        <w:numPr>
          <w:ilvl w:val="1"/>
          <w:numId w:val="35"/>
        </w:numPr>
        <w:rPr>
          <w:lang w:eastAsia="en-GB"/>
        </w:rPr>
      </w:pPr>
      <w:r w:rsidRPr="00C56655">
        <w:rPr>
          <w:lang w:eastAsia="en-GB"/>
        </w:rPr>
        <w:t>Click on the OK button to insert the field into the document text.</w:t>
      </w:r>
    </w:p>
    <w:p w14:paraId="1285008C" w14:textId="77777777" w:rsidR="00C31C5F" w:rsidRPr="00C56655" w:rsidRDefault="00C31C5F" w:rsidP="00421E6B">
      <w:pPr>
        <w:numPr>
          <w:ilvl w:val="0"/>
          <w:numId w:val="35"/>
        </w:numPr>
        <w:rPr>
          <w:lang w:eastAsia="en-GB"/>
        </w:rPr>
      </w:pPr>
      <w:r w:rsidRPr="00C56655">
        <w:rPr>
          <w:lang w:eastAsia="en-GB"/>
        </w:rPr>
        <w:t>Repeat the procedure for each required managed custom document property</w:t>
      </w:r>
      <w:r w:rsidRPr="00C56655" w:rsidDel="00CA0297">
        <w:rPr>
          <w:lang w:eastAsia="en-GB"/>
        </w:rPr>
        <w:t xml:space="preserve"> </w:t>
      </w:r>
      <w:r w:rsidRPr="00C56655">
        <w:rPr>
          <w:lang w:eastAsia="en-GB"/>
        </w:rPr>
        <w:t>to be inserted into the document text.</w:t>
      </w:r>
    </w:p>
    <w:p w14:paraId="1372B515" w14:textId="77777777" w:rsidR="00C31C5F" w:rsidRPr="00C56655" w:rsidRDefault="00C31C5F" w:rsidP="00C31C5F">
      <w:pPr>
        <w:pStyle w:val="Figure"/>
      </w:pPr>
      <w:r w:rsidRPr="00C56655">
        <w:rPr>
          <w:lang w:eastAsia="en-GB"/>
        </w:rPr>
        <w:lastRenderedPageBreak/>
        <w:drawing>
          <wp:inline distT="0" distB="0" distL="0" distR="0" wp14:anchorId="5A17C25E" wp14:editId="194749C4">
            <wp:extent cx="5943600" cy="379800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943600" cy="3798000"/>
                    </a:xfrm>
                    <a:prstGeom prst="rect">
                      <a:avLst/>
                    </a:prstGeom>
                  </pic:spPr>
                </pic:pic>
              </a:graphicData>
            </a:graphic>
          </wp:inline>
        </w:drawing>
      </w:r>
    </w:p>
    <w:p w14:paraId="32999F47" w14:textId="013A8441" w:rsidR="00C31C5F" w:rsidRPr="00C56655" w:rsidRDefault="00C31C5F" w:rsidP="00C31C5F">
      <w:pPr>
        <w:pStyle w:val="Caption"/>
      </w:pPr>
      <w:bookmarkStart w:id="495" w:name="_Ref494091224"/>
      <w:bookmarkStart w:id="496" w:name="_Ref494091223"/>
      <w:bookmarkStart w:id="497" w:name="_Toc513580824"/>
      <w:r w:rsidRPr="00C56655">
        <w:t>Figure </w:t>
      </w:r>
      <w:r w:rsidR="00692BB9" w:rsidRPr="00C56655">
        <w:fldChar w:fldCharType="begin"/>
      </w:r>
      <w:r w:rsidR="00692BB9" w:rsidRPr="00C56655">
        <w:instrText xml:space="preserve"> SEQ Figure \* ARABIC </w:instrText>
      </w:r>
      <w:r w:rsidR="00692BB9" w:rsidRPr="00C56655">
        <w:fldChar w:fldCharType="separate"/>
      </w:r>
      <w:r w:rsidR="00C56655">
        <w:rPr>
          <w:noProof/>
        </w:rPr>
        <w:t>46</w:t>
      </w:r>
      <w:r w:rsidR="00692BB9" w:rsidRPr="00C56655">
        <w:fldChar w:fldCharType="end"/>
      </w:r>
      <w:bookmarkEnd w:id="495"/>
      <w:r w:rsidRPr="00C56655">
        <w:t>: Insert Managed Custom Document Properties into Document Text</w:t>
      </w:r>
      <w:bookmarkEnd w:id="496"/>
      <w:bookmarkEnd w:id="497"/>
    </w:p>
    <w:p w14:paraId="4A80268E" w14:textId="77777777" w:rsidR="00C31C5F" w:rsidRPr="00C56655" w:rsidRDefault="00C31C5F" w:rsidP="00C31C5F">
      <w:pPr>
        <w:pStyle w:val="Heading2"/>
      </w:pPr>
      <w:bookmarkStart w:id="498" w:name="_Ref388241180"/>
      <w:bookmarkStart w:id="499" w:name="_Ref388241196"/>
      <w:bookmarkStart w:id="500" w:name="_Toc513580747"/>
      <w:r w:rsidRPr="00C56655">
        <w:t>Creating Forms with Restricted Editing that Users can Complete</w:t>
      </w:r>
      <w:bookmarkEnd w:id="498"/>
      <w:bookmarkEnd w:id="499"/>
      <w:bookmarkEnd w:id="500"/>
    </w:p>
    <w:p w14:paraId="31540588" w14:textId="77777777" w:rsidR="00C31C5F" w:rsidRPr="00C56655" w:rsidRDefault="00C31C5F" w:rsidP="00C31C5F">
      <w:pPr>
        <w:keepNext/>
      </w:pPr>
      <w:r w:rsidRPr="00C56655">
        <w:t>This functionality is best used in conjunction with the Form template.</w:t>
      </w:r>
    </w:p>
    <w:p w14:paraId="7F64F41D" w14:textId="77777777" w:rsidR="00C31C5F" w:rsidRPr="00C56655" w:rsidRDefault="00C31C5F" w:rsidP="00C31C5F">
      <w:pPr>
        <w:pStyle w:val="Heading3"/>
      </w:pPr>
      <w:bookmarkStart w:id="501" w:name="_Toc513580748"/>
      <w:r w:rsidRPr="00C56655">
        <w:t>Developer Tab and Ribbon</w:t>
      </w:r>
      <w:bookmarkEnd w:id="501"/>
    </w:p>
    <w:p w14:paraId="5EF60833" w14:textId="252456CF" w:rsidR="00C31C5F" w:rsidRPr="00C56655" w:rsidRDefault="00C31C5F" w:rsidP="00C31C5F">
      <w:r w:rsidRPr="00C56655">
        <w:t>If it is not already enabled, the first step is to enable the Developer tab, which has the required edit controls on the ribbon (</w:t>
      </w:r>
      <w:r w:rsidRPr="00C56655">
        <w:fldChar w:fldCharType="begin"/>
      </w:r>
      <w:r w:rsidRPr="00C56655">
        <w:instrText xml:space="preserve"> REF _Ref388202748 \h  \* MERGEFORMAT </w:instrText>
      </w:r>
      <w:r w:rsidRPr="00C56655">
        <w:fldChar w:fldCharType="separate"/>
      </w:r>
      <w:r w:rsidR="00C56655" w:rsidRPr="00C56655">
        <w:t>Figure </w:t>
      </w:r>
      <w:r w:rsidR="00C56655">
        <w:t>47</w:t>
      </w:r>
      <w:r w:rsidRPr="00C56655">
        <w:fldChar w:fldCharType="end"/>
      </w:r>
      <w:r w:rsidRPr="00C56655">
        <w:t>):</w:t>
      </w:r>
    </w:p>
    <w:p w14:paraId="1FA57C8C" w14:textId="77777777" w:rsidR="00C31C5F" w:rsidRPr="00C56655" w:rsidRDefault="00C31C5F" w:rsidP="00421E6B">
      <w:pPr>
        <w:numPr>
          <w:ilvl w:val="0"/>
          <w:numId w:val="30"/>
        </w:numPr>
      </w:pPr>
      <w:r w:rsidRPr="00C56655">
        <w:t xml:space="preserve">Microsoft Word 2007: From the menu, select ‘Office Button’ </w:t>
      </w:r>
      <w:r w:rsidRPr="00C56655">
        <w:rPr>
          <w:rFonts w:cs="Arial"/>
        </w:rPr>
        <w:t>→</w:t>
      </w:r>
      <w:r w:rsidRPr="00C56655">
        <w:t xml:space="preserve"> ‘Word Options’ </w:t>
      </w:r>
      <w:r w:rsidRPr="00C56655">
        <w:rPr>
          <w:rFonts w:cs="Arial"/>
        </w:rPr>
        <w:t>→</w:t>
      </w:r>
      <w:r w:rsidRPr="00C56655">
        <w:t xml:space="preserve"> ‘Popular’, then enable ‘Show Developer tab in the Ribbon’.</w:t>
      </w:r>
    </w:p>
    <w:p w14:paraId="2AA7CF8B" w14:textId="77777777" w:rsidR="00C31C5F" w:rsidRPr="00C56655" w:rsidRDefault="00C31C5F" w:rsidP="00421E6B">
      <w:pPr>
        <w:numPr>
          <w:ilvl w:val="0"/>
          <w:numId w:val="30"/>
        </w:numPr>
      </w:pPr>
      <w:r w:rsidRPr="00C56655">
        <w:t xml:space="preserve">Microsoft Word 2010, 2013 and 2016: From the menu, select ‘File’ </w:t>
      </w:r>
      <w:r w:rsidRPr="00C56655">
        <w:rPr>
          <w:rFonts w:cs="Arial"/>
        </w:rPr>
        <w:t>→</w:t>
      </w:r>
      <w:r w:rsidRPr="00C56655">
        <w:t xml:space="preserve"> ‘Options’ </w:t>
      </w:r>
      <w:r w:rsidRPr="00C56655">
        <w:rPr>
          <w:rFonts w:cs="Arial"/>
        </w:rPr>
        <w:t>→</w:t>
      </w:r>
      <w:r w:rsidRPr="00C56655">
        <w:t xml:space="preserve"> ‘Customize Ribbon’. Under ‘Customize the Ribbon’ on the right, ensure ‘Main Tabs’ is selected in the drop</w:t>
      </w:r>
      <w:r w:rsidRPr="00C56655">
        <w:noBreakHyphen/>
        <w:t>down list, then enable ‘Developer’.</w:t>
      </w:r>
    </w:p>
    <w:p w14:paraId="02D1C252" w14:textId="77777777" w:rsidR="00C31C5F" w:rsidRPr="00C56655" w:rsidRDefault="00C31C5F" w:rsidP="00C31C5F">
      <w:pPr>
        <w:pStyle w:val="Figure"/>
      </w:pPr>
      <w:r w:rsidRPr="00C56655">
        <w:rPr>
          <w:lang w:eastAsia="en-GB"/>
        </w:rPr>
        <w:drawing>
          <wp:inline distT="0" distB="0" distL="0" distR="0" wp14:anchorId="77CCE6C9" wp14:editId="0ABEB2C5">
            <wp:extent cx="6029325" cy="1219200"/>
            <wp:effectExtent l="0" t="0" r="9525" b="0"/>
            <wp:docPr id="4114" name="Picture 4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029325" cy="1219200"/>
                    </a:xfrm>
                    <a:prstGeom prst="rect">
                      <a:avLst/>
                    </a:prstGeom>
                    <a:noFill/>
                    <a:ln>
                      <a:noFill/>
                    </a:ln>
                  </pic:spPr>
                </pic:pic>
              </a:graphicData>
            </a:graphic>
          </wp:inline>
        </w:drawing>
      </w:r>
    </w:p>
    <w:p w14:paraId="44186774" w14:textId="0230EEA4" w:rsidR="00C31C5F" w:rsidRPr="00C56655" w:rsidRDefault="00C31C5F" w:rsidP="00C31C5F">
      <w:pPr>
        <w:pStyle w:val="Caption"/>
      </w:pPr>
      <w:bookmarkStart w:id="502" w:name="_Ref388202748"/>
      <w:bookmarkStart w:id="503" w:name="_Toc513580825"/>
      <w:r w:rsidRPr="00C56655">
        <w:t>Figure </w:t>
      </w:r>
      <w:r w:rsidR="00692BB9" w:rsidRPr="00C56655">
        <w:fldChar w:fldCharType="begin"/>
      </w:r>
      <w:r w:rsidR="00692BB9" w:rsidRPr="00C56655">
        <w:instrText xml:space="preserve"> SEQ Figure \* ARABIC </w:instrText>
      </w:r>
      <w:r w:rsidR="00692BB9" w:rsidRPr="00C56655">
        <w:fldChar w:fldCharType="separate"/>
      </w:r>
      <w:r w:rsidR="00C56655">
        <w:rPr>
          <w:noProof/>
        </w:rPr>
        <w:t>47</w:t>
      </w:r>
      <w:r w:rsidR="00692BB9" w:rsidRPr="00C56655">
        <w:fldChar w:fldCharType="end"/>
      </w:r>
      <w:bookmarkEnd w:id="502"/>
      <w:r w:rsidRPr="00C56655">
        <w:t>: Controls Group on Developer Ribbon</w:t>
      </w:r>
      <w:bookmarkEnd w:id="503"/>
    </w:p>
    <w:p w14:paraId="7745B8A9" w14:textId="77777777" w:rsidR="00C31C5F" w:rsidRPr="00C56655" w:rsidRDefault="00C31C5F" w:rsidP="00C31C5F">
      <w:pPr>
        <w:pStyle w:val="Heading3"/>
      </w:pPr>
      <w:bookmarkStart w:id="504" w:name="_Toc513580749"/>
      <w:r w:rsidRPr="00C56655">
        <w:lastRenderedPageBreak/>
        <w:t>Basic Empty Form and Signatory Blocks</w:t>
      </w:r>
      <w:bookmarkEnd w:id="504"/>
    </w:p>
    <w:p w14:paraId="48CA3556" w14:textId="2EFDFFA8" w:rsidR="00C31C5F" w:rsidRPr="00C56655" w:rsidRDefault="00C31C5F" w:rsidP="00C31C5F">
      <w:pPr>
        <w:keepNext/>
        <w:keepLines/>
      </w:pPr>
      <w:r w:rsidRPr="00C56655">
        <w:t xml:space="preserve">The second step is to start a new document based on the Form template (refer to paragraph </w:t>
      </w:r>
      <w:r w:rsidRPr="00C56655">
        <w:fldChar w:fldCharType="begin"/>
      </w:r>
      <w:r w:rsidRPr="00C56655">
        <w:instrText xml:space="preserve"> REF _Ref380009745 \r \h  \* MERGEFORMAT </w:instrText>
      </w:r>
      <w:r w:rsidRPr="00C56655">
        <w:fldChar w:fldCharType="separate"/>
      </w:r>
      <w:r w:rsidR="00C56655">
        <w:t>4.1</w:t>
      </w:r>
      <w:r w:rsidRPr="00C56655">
        <w:fldChar w:fldCharType="end"/>
      </w:r>
      <w:r w:rsidRPr="00C56655">
        <w:t>) and to select all signatories that need to be included on the form on the Approval tab sheet (</w:t>
      </w:r>
      <w:r w:rsidRPr="00C56655">
        <w:fldChar w:fldCharType="begin"/>
      </w:r>
      <w:r w:rsidRPr="00C56655">
        <w:instrText xml:space="preserve"> REF _Ref387960837 \h  \* MERGEFORMAT </w:instrText>
      </w:r>
      <w:r w:rsidRPr="00C56655">
        <w:fldChar w:fldCharType="separate"/>
      </w:r>
      <w:r w:rsidR="00C56655" w:rsidRPr="00C56655">
        <w:t>Figure </w:t>
      </w:r>
      <w:r w:rsidR="00C56655">
        <w:t>13</w:t>
      </w:r>
      <w:r w:rsidRPr="00C56655">
        <w:fldChar w:fldCharType="end"/>
      </w:r>
      <w:r w:rsidRPr="00C56655">
        <w:t>). This will create an empty single section form with standard headers and footers, as well as place holders for all signatories and corresponding signing dates (</w:t>
      </w:r>
      <w:r w:rsidRPr="00C56655">
        <w:fldChar w:fldCharType="begin"/>
      </w:r>
      <w:r w:rsidRPr="00C56655">
        <w:instrText xml:space="preserve"> REF App_B \h  \* MERGEFORMAT </w:instrText>
      </w:r>
      <w:r w:rsidRPr="00C56655">
        <w:fldChar w:fldCharType="separate"/>
      </w:r>
      <w:r w:rsidR="00C56655" w:rsidRPr="00C56655">
        <w:t>Appendix B</w:t>
      </w:r>
      <w:r w:rsidRPr="00C56655">
        <w:fldChar w:fldCharType="end"/>
      </w:r>
      <w:r w:rsidRPr="00C56655">
        <w:t>).</w:t>
      </w:r>
    </w:p>
    <w:p w14:paraId="106D0D85" w14:textId="4CC58BFA" w:rsidR="00C31C5F" w:rsidRPr="00C56655" w:rsidRDefault="00C31C5F" w:rsidP="00C31C5F">
      <w:r w:rsidRPr="00C56655">
        <w:t>Tables are suggested for signatory blocks, due to the fact that sizing can be controlled and they can easily be combined. The first signatory block corresponds to the first signatory on the Approval tab sheet (</w:t>
      </w:r>
      <w:r w:rsidRPr="00C56655">
        <w:fldChar w:fldCharType="begin"/>
      </w:r>
      <w:r w:rsidRPr="00C56655">
        <w:instrText xml:space="preserve"> REF _Ref387960837 \h  \* MERGEFORMAT </w:instrText>
      </w:r>
      <w:r w:rsidRPr="00C56655">
        <w:fldChar w:fldCharType="separate"/>
      </w:r>
      <w:r w:rsidR="00C56655" w:rsidRPr="00C56655">
        <w:t>Figure </w:t>
      </w:r>
      <w:r w:rsidR="00C56655">
        <w:t>13</w:t>
      </w:r>
      <w:r w:rsidRPr="00C56655">
        <w:fldChar w:fldCharType="end"/>
      </w:r>
      <w:r w:rsidRPr="00C56655">
        <w:t>), the second signatory block to the second signatory on the Approval tab sheet, etc. All signatory blocks in the form that are not needed can then be deleted.</w:t>
      </w:r>
    </w:p>
    <w:p w14:paraId="42AC62A9" w14:textId="77777777" w:rsidR="00C31C5F" w:rsidRPr="00C56655" w:rsidRDefault="00C31C5F" w:rsidP="00C31C5F">
      <w:pPr>
        <w:pStyle w:val="Heading4"/>
      </w:pPr>
      <w:bookmarkStart w:id="505" w:name="_Ref399419032"/>
      <w:bookmarkStart w:id="506" w:name="_Toc513580750"/>
      <w:r w:rsidRPr="00C56655">
        <w:t>Reapplying formatting to signatory blocks – default formatting</w:t>
      </w:r>
      <w:bookmarkEnd w:id="505"/>
      <w:bookmarkEnd w:id="506"/>
    </w:p>
    <w:p w14:paraId="6A51C1D6" w14:textId="3915CA63" w:rsidR="00C31C5F" w:rsidRPr="00C56655" w:rsidRDefault="00C31C5F" w:rsidP="00C31C5F">
      <w:r w:rsidRPr="00C56655">
        <w:t>The signatory blocks can be formatted or reformatted at any time, using the macro that has been made available. The form creator has a choice to apply the default formatting or to apply custom sizes. This formatting does not apply any inside or outside borders to the signatory block table; this is left up to the form creator. To apply the default formatting, select two rows and three columns of the table in question (</w:t>
      </w:r>
      <w:r w:rsidRPr="00C56655">
        <w:fldChar w:fldCharType="begin"/>
      </w:r>
      <w:r w:rsidRPr="00C56655">
        <w:instrText xml:space="preserve"> REF _Ref398971875 \h </w:instrText>
      </w:r>
      <w:r w:rsidRPr="00C56655">
        <w:fldChar w:fldCharType="separate"/>
      </w:r>
      <w:r w:rsidR="00C56655" w:rsidRPr="00C56655">
        <w:t>Figure </w:t>
      </w:r>
      <w:r w:rsidR="00C56655">
        <w:rPr>
          <w:noProof/>
        </w:rPr>
        <w:t>48</w:t>
      </w:r>
      <w:r w:rsidRPr="00C56655">
        <w:fldChar w:fldCharType="end"/>
      </w:r>
      <w:r w:rsidRPr="00C56655">
        <w:t>) and then simultaneously press ALT-F8.</w:t>
      </w:r>
    </w:p>
    <w:p w14:paraId="5D8623C7" w14:textId="77777777" w:rsidR="00C31C5F" w:rsidRPr="00C56655" w:rsidRDefault="00C31C5F" w:rsidP="00C31C5F">
      <w:pPr>
        <w:pStyle w:val="Figure"/>
      </w:pPr>
      <w:r w:rsidRPr="00C56655">
        <w:rPr>
          <w:lang w:eastAsia="en-GB"/>
        </w:rPr>
        <w:drawing>
          <wp:inline distT="0" distB="0" distL="0" distR="0" wp14:anchorId="50DCEBE2" wp14:editId="46521F68">
            <wp:extent cx="3063600" cy="1501200"/>
            <wp:effectExtent l="19050" t="19050" r="22860" b="22860"/>
            <wp:docPr id="70" name="Picture 70" descr="ActiveDocument.InlineShape -  80 of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063600" cy="1501200"/>
                    </a:xfrm>
                    <a:prstGeom prst="rect">
                      <a:avLst/>
                    </a:prstGeom>
                    <a:noFill/>
                    <a:ln>
                      <a:solidFill>
                        <a:schemeClr val="accent1"/>
                      </a:solidFill>
                    </a:ln>
                  </pic:spPr>
                </pic:pic>
              </a:graphicData>
            </a:graphic>
          </wp:inline>
        </w:drawing>
      </w:r>
    </w:p>
    <w:p w14:paraId="7E177EDA" w14:textId="7C71FFCD" w:rsidR="00C31C5F" w:rsidRPr="00C56655" w:rsidRDefault="00C31C5F" w:rsidP="00C31C5F">
      <w:pPr>
        <w:pStyle w:val="Caption"/>
      </w:pPr>
      <w:bookmarkStart w:id="507" w:name="_Ref398971875"/>
      <w:bookmarkStart w:id="508" w:name="_Ref398971856"/>
      <w:bookmarkStart w:id="509" w:name="_Toc513580826"/>
      <w:r w:rsidRPr="00C56655">
        <w:t>Figure </w:t>
      </w:r>
      <w:r w:rsidR="00692BB9" w:rsidRPr="00C56655">
        <w:fldChar w:fldCharType="begin"/>
      </w:r>
      <w:r w:rsidR="00692BB9" w:rsidRPr="00C56655">
        <w:instrText xml:space="preserve"> SEQ Figure \* ARABIC </w:instrText>
      </w:r>
      <w:r w:rsidR="00692BB9" w:rsidRPr="00C56655">
        <w:fldChar w:fldCharType="separate"/>
      </w:r>
      <w:r w:rsidR="00C56655">
        <w:rPr>
          <w:noProof/>
        </w:rPr>
        <w:t>48</w:t>
      </w:r>
      <w:r w:rsidR="00692BB9" w:rsidRPr="00C56655">
        <w:fldChar w:fldCharType="end"/>
      </w:r>
      <w:bookmarkEnd w:id="507"/>
      <w:r w:rsidRPr="00C56655">
        <w:t>: Formatting Signatory Block –</w:t>
      </w:r>
      <w:r w:rsidRPr="00C56655">
        <w:br/>
        <w:t>Select Two Rows and Three Columns</w:t>
      </w:r>
      <w:bookmarkEnd w:id="508"/>
      <w:bookmarkEnd w:id="509"/>
    </w:p>
    <w:p w14:paraId="666A712C" w14:textId="60E600C4" w:rsidR="00C31C5F" w:rsidRPr="00C56655" w:rsidRDefault="00C31C5F" w:rsidP="00C31C5F">
      <w:r w:rsidRPr="00C56655">
        <w:t xml:space="preserve">The dialogue box in </w:t>
      </w:r>
      <w:r w:rsidRPr="00C56655">
        <w:fldChar w:fldCharType="begin"/>
      </w:r>
      <w:r w:rsidRPr="00C56655">
        <w:instrText xml:space="preserve"> REF _Ref398972083 \h </w:instrText>
      </w:r>
      <w:r w:rsidRPr="00C56655">
        <w:fldChar w:fldCharType="separate"/>
      </w:r>
      <w:r w:rsidR="00C56655" w:rsidRPr="00C56655">
        <w:t>Figure </w:t>
      </w:r>
      <w:r w:rsidR="00C56655">
        <w:rPr>
          <w:noProof/>
        </w:rPr>
        <w:t>49</w:t>
      </w:r>
      <w:r w:rsidRPr="00C56655">
        <w:fldChar w:fldCharType="end"/>
      </w:r>
      <w:r w:rsidRPr="00C56655">
        <w:t xml:space="preserve"> will appear. Use the drop</w:t>
      </w:r>
      <w:r w:rsidRPr="00C56655">
        <w:noBreakHyphen/>
        <w:t xml:space="preserve">down box arrow next to ‘Macros in:’ to select ‘BaseTemplate.dotm (global template)’. Then select the macro called ‘FormatFormSignatoryBlock’ and click on ‘Run’. </w:t>
      </w:r>
    </w:p>
    <w:p w14:paraId="1C84881E" w14:textId="77777777" w:rsidR="00C31C5F" w:rsidRPr="00C56655" w:rsidRDefault="00C31C5F" w:rsidP="00C31C5F">
      <w:pPr>
        <w:pStyle w:val="Figure"/>
      </w:pPr>
      <w:r w:rsidRPr="00C56655">
        <w:rPr>
          <w:lang w:eastAsia="en-GB"/>
        </w:rPr>
        <w:lastRenderedPageBreak/>
        <w:drawing>
          <wp:inline distT="0" distB="0" distL="0" distR="0" wp14:anchorId="578BBE9C" wp14:editId="5EE5B280">
            <wp:extent cx="3942000" cy="3186000"/>
            <wp:effectExtent l="0" t="0" r="1905" b="0"/>
            <wp:docPr id="53" name="Picture 53" descr="ActiveDocument.InlineShape -  81 of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942000" cy="3186000"/>
                    </a:xfrm>
                    <a:prstGeom prst="rect">
                      <a:avLst/>
                    </a:prstGeom>
                  </pic:spPr>
                </pic:pic>
              </a:graphicData>
            </a:graphic>
          </wp:inline>
        </w:drawing>
      </w:r>
    </w:p>
    <w:p w14:paraId="2366A64A" w14:textId="3E24B74D" w:rsidR="00C31C5F" w:rsidRPr="00C56655" w:rsidRDefault="00C31C5F" w:rsidP="00C31C5F">
      <w:pPr>
        <w:pStyle w:val="Caption"/>
      </w:pPr>
      <w:bookmarkStart w:id="510" w:name="_Ref398972083"/>
      <w:bookmarkStart w:id="511" w:name="_Toc513580827"/>
      <w:r w:rsidRPr="00C56655">
        <w:t>Figure </w:t>
      </w:r>
      <w:r w:rsidR="00692BB9" w:rsidRPr="00C56655">
        <w:fldChar w:fldCharType="begin"/>
      </w:r>
      <w:r w:rsidR="00692BB9" w:rsidRPr="00C56655">
        <w:instrText xml:space="preserve"> SEQ Figure \* ARABIC </w:instrText>
      </w:r>
      <w:r w:rsidR="00692BB9" w:rsidRPr="00C56655">
        <w:fldChar w:fldCharType="separate"/>
      </w:r>
      <w:r w:rsidR="00C56655">
        <w:rPr>
          <w:noProof/>
        </w:rPr>
        <w:t>49</w:t>
      </w:r>
      <w:r w:rsidR="00692BB9" w:rsidRPr="00C56655">
        <w:fldChar w:fldCharType="end"/>
      </w:r>
      <w:bookmarkEnd w:id="510"/>
      <w:r w:rsidRPr="00C56655">
        <w:t>: Formatting Signatory Block –</w:t>
      </w:r>
      <w:r w:rsidRPr="00C56655">
        <w:br/>
        <w:t>Default Macro Selection</w:t>
      </w:r>
      <w:bookmarkEnd w:id="511"/>
    </w:p>
    <w:p w14:paraId="340631FC" w14:textId="3549B72F" w:rsidR="00C31C5F" w:rsidRPr="00C56655" w:rsidRDefault="00C31C5F" w:rsidP="00C31C5F">
      <w:r w:rsidRPr="00C56655">
        <w:t xml:space="preserve">The formatting macro will execute. </w:t>
      </w:r>
      <w:r w:rsidRPr="00C56655">
        <w:fldChar w:fldCharType="begin"/>
      </w:r>
      <w:r w:rsidRPr="00C56655">
        <w:instrText xml:space="preserve"> REF _Ref398972290 \h </w:instrText>
      </w:r>
      <w:r w:rsidRPr="00C56655">
        <w:fldChar w:fldCharType="separate"/>
      </w:r>
      <w:r w:rsidR="00C56655" w:rsidRPr="00C56655">
        <w:t>Figure </w:t>
      </w:r>
      <w:r w:rsidR="00C56655">
        <w:rPr>
          <w:noProof/>
        </w:rPr>
        <w:t>50</w:t>
      </w:r>
      <w:r w:rsidRPr="00C56655">
        <w:fldChar w:fldCharType="end"/>
      </w:r>
      <w:r w:rsidRPr="00C56655">
        <w:t xml:space="preserve"> shows the result:</w:t>
      </w:r>
    </w:p>
    <w:p w14:paraId="6CB866DD" w14:textId="77777777" w:rsidR="00C31C5F" w:rsidRPr="00C56655" w:rsidRDefault="00C31C5F" w:rsidP="00C31C5F">
      <w:pPr>
        <w:pStyle w:val="Figure"/>
      </w:pPr>
      <w:r w:rsidRPr="00C56655">
        <w:rPr>
          <w:lang w:eastAsia="en-GB"/>
        </w:rPr>
        <w:drawing>
          <wp:inline distT="0" distB="0" distL="0" distR="0" wp14:anchorId="01065D39" wp14:editId="6C331125">
            <wp:extent cx="2433600" cy="1285200"/>
            <wp:effectExtent l="19050" t="19050" r="24130" b="10795"/>
            <wp:docPr id="72" name="Picture 72" descr="ActiveDocument.InlineShape -  82 of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433600" cy="1285200"/>
                    </a:xfrm>
                    <a:prstGeom prst="rect">
                      <a:avLst/>
                    </a:prstGeom>
                    <a:noFill/>
                    <a:ln>
                      <a:solidFill>
                        <a:schemeClr val="accent1"/>
                      </a:solidFill>
                    </a:ln>
                  </pic:spPr>
                </pic:pic>
              </a:graphicData>
            </a:graphic>
          </wp:inline>
        </w:drawing>
      </w:r>
    </w:p>
    <w:p w14:paraId="794F0FB6" w14:textId="4B754E99" w:rsidR="00C31C5F" w:rsidRPr="00C56655" w:rsidRDefault="00C31C5F" w:rsidP="00C31C5F">
      <w:pPr>
        <w:pStyle w:val="Caption"/>
      </w:pPr>
      <w:bookmarkStart w:id="512" w:name="_Ref398972290"/>
      <w:bookmarkStart w:id="513" w:name="_Toc513580828"/>
      <w:r w:rsidRPr="00C56655">
        <w:t>Figure </w:t>
      </w:r>
      <w:r w:rsidR="00692BB9" w:rsidRPr="00C56655">
        <w:fldChar w:fldCharType="begin"/>
      </w:r>
      <w:r w:rsidR="00692BB9" w:rsidRPr="00C56655">
        <w:instrText xml:space="preserve"> SEQ Figure \* ARABIC </w:instrText>
      </w:r>
      <w:r w:rsidR="00692BB9" w:rsidRPr="00C56655">
        <w:fldChar w:fldCharType="separate"/>
      </w:r>
      <w:r w:rsidR="00C56655">
        <w:rPr>
          <w:noProof/>
        </w:rPr>
        <w:t>50</w:t>
      </w:r>
      <w:r w:rsidR="00692BB9" w:rsidRPr="00C56655">
        <w:fldChar w:fldCharType="end"/>
      </w:r>
      <w:bookmarkEnd w:id="512"/>
      <w:r w:rsidRPr="00C56655">
        <w:t>: Formatting Signatory Block –</w:t>
      </w:r>
      <w:r w:rsidRPr="00C56655">
        <w:br/>
        <w:t>Result</w:t>
      </w:r>
      <w:bookmarkEnd w:id="513"/>
    </w:p>
    <w:p w14:paraId="691ABAD1" w14:textId="77777777" w:rsidR="00C31C5F" w:rsidRPr="00C56655" w:rsidRDefault="00C31C5F" w:rsidP="00C31C5F">
      <w:pPr>
        <w:pStyle w:val="Heading4"/>
      </w:pPr>
      <w:bookmarkStart w:id="514" w:name="_Toc513580751"/>
      <w:r w:rsidRPr="00C56655">
        <w:t>Reapplying formatting to signatory blocks – custom formatting</w:t>
      </w:r>
      <w:bookmarkEnd w:id="514"/>
    </w:p>
    <w:p w14:paraId="417DCDF3" w14:textId="77777777" w:rsidR="00C31C5F" w:rsidRPr="00C56655" w:rsidRDefault="00C31C5F" w:rsidP="00C31C5F">
      <w:r w:rsidRPr="00C56655">
        <w:t>The first half of this application is intended for advanced Microsoft Word users that have been exposed to creating macros using the Visual Basic for Applications (VBA) editor. After the custom formatting macro has been created, it can be applied by any user.</w:t>
      </w:r>
    </w:p>
    <w:p w14:paraId="1252BDF2" w14:textId="77777777" w:rsidR="00C31C5F" w:rsidRPr="00C56655" w:rsidRDefault="00C31C5F" w:rsidP="00C31C5F">
      <w:pPr>
        <w:pStyle w:val="Heading5"/>
      </w:pPr>
      <w:bookmarkStart w:id="515" w:name="_Toc513580752"/>
      <w:r w:rsidRPr="00C56655">
        <w:t>Creating the macro</w:t>
      </w:r>
      <w:bookmarkEnd w:id="515"/>
    </w:p>
    <w:p w14:paraId="0B4D9827" w14:textId="77777777" w:rsidR="00C31C5F" w:rsidRPr="00C56655" w:rsidRDefault="00C31C5F" w:rsidP="00C31C5F">
      <w:r w:rsidRPr="00C56655">
        <w:t>To apply customized formatting to the signatory blocks, create a macro in the Normal Project (Microsoft Word’s normal template) that calls the FormatFormSignatoryBlockCustom subroutine in BaseTemplate.dotm. The subroutine is called with the custom row and/or column sizes as parameters, thereby overriding the default sizes.</w:t>
      </w:r>
    </w:p>
    <w:p w14:paraId="3AD2BC3A" w14:textId="16A2CFAC" w:rsidR="00C31C5F" w:rsidRPr="00C56655" w:rsidRDefault="00C31C5F" w:rsidP="00C31C5F">
      <w:r w:rsidRPr="00C56655">
        <w:t>Such a macro is created using the VBA editor, which is accessible by pressing ALT</w:t>
      </w:r>
      <w:r w:rsidRPr="00C56655">
        <w:noBreakHyphen/>
        <w:t xml:space="preserve">F11 simultaneously when Microsoft Word is open. Insert a new module by right-clicking on Normal in the Project Explorer view; then select Insert </w:t>
      </w:r>
      <w:r w:rsidRPr="00C56655">
        <w:rPr>
          <w:rFonts w:cs="Arial"/>
        </w:rPr>
        <w:t>→</w:t>
      </w:r>
      <w:r w:rsidRPr="00C56655">
        <w:t xml:space="preserve"> Module. Also include a reference to BaseTemplate.dotm (paragraph </w:t>
      </w:r>
      <w:r w:rsidRPr="00C56655">
        <w:fldChar w:fldCharType="begin"/>
      </w:r>
      <w:r w:rsidRPr="00C56655">
        <w:instrText xml:space="preserve"> REF _Ref399417428 \r \h </w:instrText>
      </w:r>
      <w:r w:rsidRPr="00C56655">
        <w:fldChar w:fldCharType="separate"/>
      </w:r>
      <w:r w:rsidR="00C56655">
        <w:t>2.2.1</w:t>
      </w:r>
      <w:r w:rsidRPr="00C56655">
        <w:fldChar w:fldCharType="end"/>
      </w:r>
      <w:r w:rsidRPr="00C56655">
        <w:t xml:space="preserve">) as part of the Normal Project in the VBA editor. This is done </w:t>
      </w:r>
      <w:r w:rsidRPr="00C56655">
        <w:lastRenderedPageBreak/>
        <w:t xml:space="preserve">with menu option ‘Tools </w:t>
      </w:r>
      <w:r w:rsidRPr="00C56655">
        <w:rPr>
          <w:rFonts w:cs="Arial"/>
        </w:rPr>
        <w:t xml:space="preserve">→ </w:t>
      </w:r>
      <w:r w:rsidRPr="00C56655">
        <w:t>References’, browsing to the template, opening it and confirming the selection (</w:t>
      </w:r>
      <w:r w:rsidRPr="00C56655">
        <w:fldChar w:fldCharType="begin"/>
      </w:r>
      <w:r w:rsidRPr="00C56655">
        <w:instrText xml:space="preserve"> REF _Ref399388539 \h </w:instrText>
      </w:r>
      <w:r w:rsidRPr="00C56655">
        <w:fldChar w:fldCharType="separate"/>
      </w:r>
      <w:r w:rsidR="00C56655" w:rsidRPr="00C56655">
        <w:t>Figure </w:t>
      </w:r>
      <w:r w:rsidR="00C56655">
        <w:rPr>
          <w:noProof/>
        </w:rPr>
        <w:t>51</w:t>
      </w:r>
      <w:r w:rsidRPr="00C56655">
        <w:fldChar w:fldCharType="end"/>
      </w:r>
      <w:r w:rsidRPr="00C56655">
        <w:t>).</w:t>
      </w:r>
    </w:p>
    <w:p w14:paraId="418BCF6B" w14:textId="77777777" w:rsidR="00C31C5F" w:rsidRPr="00C56655" w:rsidRDefault="00C31C5F" w:rsidP="00C31C5F">
      <w:pPr>
        <w:pStyle w:val="Figure"/>
      </w:pPr>
      <w:r w:rsidRPr="00C56655">
        <w:rPr>
          <w:lang w:eastAsia="en-GB"/>
        </w:rPr>
        <w:drawing>
          <wp:inline distT="0" distB="0" distL="0" distR="0" wp14:anchorId="7E25B68B" wp14:editId="2CFDD196">
            <wp:extent cx="3816000" cy="3078000"/>
            <wp:effectExtent l="0" t="0" r="0" b="8255"/>
            <wp:docPr id="4111" name="Picture 4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3816000" cy="3078000"/>
                    </a:xfrm>
                    <a:prstGeom prst="rect">
                      <a:avLst/>
                    </a:prstGeom>
                  </pic:spPr>
                </pic:pic>
              </a:graphicData>
            </a:graphic>
          </wp:inline>
        </w:drawing>
      </w:r>
    </w:p>
    <w:p w14:paraId="2BA10740" w14:textId="31ED82F6" w:rsidR="00C31C5F" w:rsidRPr="00C56655" w:rsidRDefault="00C31C5F" w:rsidP="00C31C5F">
      <w:pPr>
        <w:pStyle w:val="Caption"/>
      </w:pPr>
      <w:bookmarkStart w:id="516" w:name="_Ref399388539"/>
      <w:bookmarkStart w:id="517" w:name="_Ref399388529"/>
      <w:bookmarkStart w:id="518" w:name="_Toc513580829"/>
      <w:r w:rsidRPr="00C56655">
        <w:t>Figure </w:t>
      </w:r>
      <w:r w:rsidR="00692BB9" w:rsidRPr="00C56655">
        <w:fldChar w:fldCharType="begin"/>
      </w:r>
      <w:r w:rsidR="00692BB9" w:rsidRPr="00C56655">
        <w:instrText xml:space="preserve"> SEQ Figure \* ARABIC </w:instrText>
      </w:r>
      <w:r w:rsidR="00692BB9" w:rsidRPr="00C56655">
        <w:fldChar w:fldCharType="separate"/>
      </w:r>
      <w:r w:rsidR="00C56655">
        <w:rPr>
          <w:noProof/>
        </w:rPr>
        <w:t>51</w:t>
      </w:r>
      <w:r w:rsidR="00692BB9" w:rsidRPr="00C56655">
        <w:fldChar w:fldCharType="end"/>
      </w:r>
      <w:bookmarkEnd w:id="516"/>
      <w:r w:rsidRPr="00C56655">
        <w:t>: Custom Signatory Block Formatting –</w:t>
      </w:r>
      <w:r w:rsidRPr="00C56655">
        <w:br/>
        <w:t>Reference to BaseTemplate</w:t>
      </w:r>
      <w:bookmarkEnd w:id="517"/>
      <w:bookmarkEnd w:id="518"/>
    </w:p>
    <w:p w14:paraId="5B9FF1BF" w14:textId="35FCA8BD" w:rsidR="00C31C5F" w:rsidRPr="00C56655" w:rsidRDefault="00C31C5F" w:rsidP="00C31C5F">
      <w:r w:rsidRPr="00C56655">
        <w:t xml:space="preserve">The example macro code in </w:t>
      </w:r>
      <w:r w:rsidRPr="00C56655">
        <w:fldChar w:fldCharType="begin"/>
      </w:r>
      <w:r w:rsidRPr="00C56655">
        <w:instrText xml:space="preserve"> REF _Ref399419510 \h </w:instrText>
      </w:r>
      <w:r w:rsidRPr="00C56655">
        <w:fldChar w:fldCharType="separate"/>
      </w:r>
      <w:r w:rsidR="00C56655" w:rsidRPr="00C56655">
        <w:t>Figure </w:t>
      </w:r>
      <w:r w:rsidR="00C56655">
        <w:rPr>
          <w:noProof/>
        </w:rPr>
        <w:t>52</w:t>
      </w:r>
      <w:r w:rsidRPr="00C56655">
        <w:fldChar w:fldCharType="end"/>
      </w:r>
      <w:r w:rsidRPr="00C56655">
        <w:t xml:space="preserve"> illustrates how to do this, and also gives the default row and column sizes. In this example, the height of the first row will 2.1 cm instead of the default 1.8 cm and the width of the second column will be 0.5 cm instead of 0.3 cm.</w:t>
      </w:r>
    </w:p>
    <w:tbl>
      <w:tblPr>
        <w:tblW w:w="0" w:type="auto"/>
        <w:jc w:val="center"/>
        <w:tblBorders>
          <w:top w:val="single" w:sz="4" w:space="0" w:color="auto"/>
          <w:left w:val="single" w:sz="4" w:space="0" w:color="auto"/>
          <w:bottom w:val="single" w:sz="4" w:space="0" w:color="auto"/>
          <w:right w:val="single" w:sz="4" w:space="0" w:color="auto"/>
        </w:tblBorders>
        <w:tblCellMar>
          <w:top w:w="113" w:type="dxa"/>
          <w:bottom w:w="113" w:type="dxa"/>
        </w:tblCellMar>
        <w:tblLook w:val="04A0" w:firstRow="1" w:lastRow="0" w:firstColumn="1" w:lastColumn="0" w:noHBand="0" w:noVBand="1"/>
      </w:tblPr>
      <w:tblGrid>
        <w:gridCol w:w="7478"/>
      </w:tblGrid>
      <w:tr w:rsidR="00C31C5F" w:rsidRPr="00C56655" w14:paraId="0BDBF5E2" w14:textId="77777777" w:rsidTr="00D2788A">
        <w:trPr>
          <w:cantSplit/>
          <w:jc w:val="center"/>
        </w:trPr>
        <w:tc>
          <w:tcPr>
            <w:tcW w:w="7478" w:type="dxa"/>
            <w:shd w:val="clear" w:color="auto" w:fill="auto"/>
          </w:tcPr>
          <w:p w14:paraId="220A21E0" w14:textId="77777777" w:rsidR="00C31C5F" w:rsidRPr="00C56655" w:rsidRDefault="00C31C5F" w:rsidP="00856DA0">
            <w:pPr>
              <w:keepNext/>
              <w:spacing w:after="0" w:line="240" w:lineRule="auto"/>
              <w:rPr>
                <w:rFonts w:ascii="Courier New" w:hAnsi="Courier New" w:cs="Courier New"/>
              </w:rPr>
            </w:pPr>
            <w:r w:rsidRPr="00C56655">
              <w:rPr>
                <w:rFonts w:ascii="Courier New" w:hAnsi="Courier New" w:cs="Courier New"/>
              </w:rPr>
              <w:t>Public Sub MyCustomMacroThatFormatFormSignatoryBlock()</w:t>
            </w:r>
          </w:p>
          <w:p w14:paraId="79C26105" w14:textId="77777777" w:rsidR="00C31C5F" w:rsidRPr="00C56655" w:rsidRDefault="00C31C5F" w:rsidP="00856DA0">
            <w:pPr>
              <w:keepNext/>
              <w:spacing w:after="0" w:line="240" w:lineRule="auto"/>
              <w:rPr>
                <w:rFonts w:ascii="Courier New" w:hAnsi="Courier New" w:cs="Courier New"/>
              </w:rPr>
            </w:pPr>
          </w:p>
          <w:p w14:paraId="3110E412" w14:textId="77777777" w:rsidR="00C31C5F" w:rsidRPr="00C56655" w:rsidRDefault="00C31C5F" w:rsidP="00856DA0">
            <w:pPr>
              <w:keepNext/>
              <w:spacing w:after="0" w:line="240" w:lineRule="auto"/>
              <w:rPr>
                <w:rFonts w:ascii="Courier New" w:hAnsi="Courier New" w:cs="Courier New"/>
              </w:rPr>
            </w:pPr>
            <w:r w:rsidRPr="00C56655">
              <w:rPr>
                <w:rFonts w:ascii="Courier New" w:hAnsi="Courier New" w:cs="Courier New"/>
              </w:rPr>
              <w:t xml:space="preserve">    ‘Public Sub FormatFormSignatoryBlockCustom(</w:t>
            </w:r>
          </w:p>
          <w:p w14:paraId="700A45B3" w14:textId="77777777" w:rsidR="00C31C5F" w:rsidRPr="00C56655" w:rsidRDefault="00C31C5F" w:rsidP="00856DA0">
            <w:pPr>
              <w:keepNext/>
              <w:spacing w:after="0" w:line="240" w:lineRule="auto"/>
              <w:rPr>
                <w:rFonts w:ascii="Courier New" w:hAnsi="Courier New" w:cs="Courier New"/>
              </w:rPr>
            </w:pPr>
            <w:r w:rsidRPr="00C56655">
              <w:rPr>
                <w:rFonts w:ascii="Courier New" w:hAnsi="Courier New" w:cs="Courier New"/>
              </w:rPr>
              <w:t xml:space="preserve">    ‘    Optional heightRow1 As Double = 1.8,</w:t>
            </w:r>
          </w:p>
          <w:p w14:paraId="5520E8F3" w14:textId="77777777" w:rsidR="00C31C5F" w:rsidRPr="00C56655" w:rsidRDefault="00C31C5F" w:rsidP="00856DA0">
            <w:pPr>
              <w:keepNext/>
              <w:spacing w:after="0" w:line="240" w:lineRule="auto"/>
              <w:rPr>
                <w:rFonts w:ascii="Courier New" w:hAnsi="Courier New" w:cs="Courier New"/>
              </w:rPr>
            </w:pPr>
            <w:r w:rsidRPr="00C56655">
              <w:rPr>
                <w:rFonts w:ascii="Courier New" w:hAnsi="Courier New" w:cs="Courier New"/>
              </w:rPr>
              <w:t xml:space="preserve">    ‘    Optional heightRow2 As Double = 0.3,</w:t>
            </w:r>
          </w:p>
          <w:p w14:paraId="6A95951B" w14:textId="77777777" w:rsidR="00C31C5F" w:rsidRPr="00C56655" w:rsidRDefault="00C31C5F" w:rsidP="00856DA0">
            <w:pPr>
              <w:keepNext/>
              <w:spacing w:after="0" w:line="240" w:lineRule="auto"/>
              <w:rPr>
                <w:rFonts w:ascii="Courier New" w:hAnsi="Courier New" w:cs="Courier New"/>
              </w:rPr>
            </w:pPr>
            <w:r w:rsidRPr="00C56655">
              <w:rPr>
                <w:rFonts w:ascii="Courier New" w:hAnsi="Courier New" w:cs="Courier New"/>
              </w:rPr>
              <w:t xml:space="preserve">    ‘    Optional widthColumn1 As Double = 4.0,</w:t>
            </w:r>
          </w:p>
          <w:p w14:paraId="07861D0E" w14:textId="77777777" w:rsidR="00C31C5F" w:rsidRPr="00C56655" w:rsidRDefault="00C31C5F" w:rsidP="00856DA0">
            <w:pPr>
              <w:keepNext/>
              <w:spacing w:after="0" w:line="240" w:lineRule="auto"/>
              <w:rPr>
                <w:rFonts w:ascii="Courier New" w:hAnsi="Courier New" w:cs="Courier New"/>
              </w:rPr>
            </w:pPr>
            <w:r w:rsidRPr="00C56655">
              <w:rPr>
                <w:rFonts w:ascii="Courier New" w:hAnsi="Courier New" w:cs="Courier New"/>
              </w:rPr>
              <w:t xml:space="preserve">    ‘    Optional widthColumn2 As Double = 0.3,</w:t>
            </w:r>
          </w:p>
          <w:p w14:paraId="3F15594F" w14:textId="77777777" w:rsidR="00C31C5F" w:rsidRPr="00C56655" w:rsidRDefault="00C31C5F" w:rsidP="00856DA0">
            <w:pPr>
              <w:keepNext/>
              <w:spacing w:after="0" w:line="240" w:lineRule="auto"/>
              <w:rPr>
                <w:rFonts w:ascii="Courier New" w:hAnsi="Courier New" w:cs="Courier New"/>
              </w:rPr>
            </w:pPr>
            <w:r w:rsidRPr="00C56655">
              <w:rPr>
                <w:rFonts w:ascii="Courier New" w:hAnsi="Courier New" w:cs="Courier New"/>
              </w:rPr>
              <w:t xml:space="preserve">    ‘    Optional widthColumn3 As Double = 2.5</w:t>
            </w:r>
          </w:p>
          <w:p w14:paraId="31100085" w14:textId="77777777" w:rsidR="00C31C5F" w:rsidRPr="00C56655" w:rsidRDefault="00C31C5F" w:rsidP="00856DA0">
            <w:pPr>
              <w:keepNext/>
              <w:spacing w:after="0" w:line="240" w:lineRule="auto"/>
              <w:rPr>
                <w:rFonts w:ascii="Courier New" w:hAnsi="Courier New" w:cs="Courier New"/>
              </w:rPr>
            </w:pPr>
            <w:r w:rsidRPr="00C56655">
              <w:rPr>
                <w:rFonts w:ascii="Courier New" w:hAnsi="Courier New" w:cs="Courier New"/>
              </w:rPr>
              <w:t xml:space="preserve">    ‘)</w:t>
            </w:r>
          </w:p>
          <w:p w14:paraId="4DF0B978" w14:textId="77777777" w:rsidR="00C31C5F" w:rsidRPr="00C56655" w:rsidRDefault="00C31C5F" w:rsidP="00856DA0">
            <w:pPr>
              <w:keepNext/>
              <w:spacing w:after="0" w:line="240" w:lineRule="auto"/>
              <w:rPr>
                <w:rFonts w:ascii="Courier New" w:hAnsi="Courier New" w:cs="Courier New"/>
              </w:rPr>
            </w:pPr>
            <w:r w:rsidRPr="00C56655">
              <w:rPr>
                <w:rFonts w:ascii="Courier New" w:hAnsi="Courier New" w:cs="Courier New"/>
              </w:rPr>
              <w:t xml:space="preserve">    </w:t>
            </w:r>
          </w:p>
          <w:p w14:paraId="2708118E" w14:textId="77777777" w:rsidR="00C31C5F" w:rsidRPr="00C56655" w:rsidRDefault="00C31C5F" w:rsidP="00856DA0">
            <w:pPr>
              <w:keepNext/>
              <w:spacing w:after="0" w:line="240" w:lineRule="auto"/>
              <w:rPr>
                <w:rFonts w:ascii="Courier New" w:hAnsi="Courier New" w:cs="Courier New"/>
              </w:rPr>
            </w:pPr>
            <w:r w:rsidRPr="00C56655">
              <w:rPr>
                <w:rFonts w:ascii="Courier New" w:hAnsi="Courier New" w:cs="Courier New"/>
              </w:rPr>
              <w:t xml:space="preserve">    FormatFormSignatoryBlockCustom _</w:t>
            </w:r>
          </w:p>
          <w:p w14:paraId="7B9629B5" w14:textId="77777777" w:rsidR="00C31C5F" w:rsidRPr="00C56655" w:rsidRDefault="00C31C5F" w:rsidP="00856DA0">
            <w:pPr>
              <w:keepNext/>
              <w:spacing w:after="0" w:line="240" w:lineRule="auto"/>
              <w:rPr>
                <w:rFonts w:ascii="Courier New" w:hAnsi="Courier New" w:cs="Courier New"/>
              </w:rPr>
            </w:pPr>
            <w:r w:rsidRPr="00C56655">
              <w:rPr>
                <w:rFonts w:ascii="Courier New" w:hAnsi="Courier New" w:cs="Courier New"/>
              </w:rPr>
              <w:t xml:space="preserve">        heightRow1:=2.1, _</w:t>
            </w:r>
          </w:p>
          <w:p w14:paraId="4ACAFCA4" w14:textId="77777777" w:rsidR="00C31C5F" w:rsidRPr="00C56655" w:rsidRDefault="00C31C5F" w:rsidP="00856DA0">
            <w:pPr>
              <w:keepNext/>
              <w:spacing w:after="0" w:line="240" w:lineRule="auto"/>
              <w:rPr>
                <w:rFonts w:ascii="Courier New" w:hAnsi="Courier New" w:cs="Courier New"/>
              </w:rPr>
            </w:pPr>
            <w:r w:rsidRPr="00C56655">
              <w:rPr>
                <w:rFonts w:ascii="Courier New" w:hAnsi="Courier New" w:cs="Courier New"/>
              </w:rPr>
              <w:t xml:space="preserve">        widthColumn2:=0.5</w:t>
            </w:r>
          </w:p>
          <w:p w14:paraId="684AEB07" w14:textId="77777777" w:rsidR="00C31C5F" w:rsidRPr="00C56655" w:rsidRDefault="00C31C5F" w:rsidP="00856DA0">
            <w:pPr>
              <w:keepNext/>
              <w:spacing w:after="0" w:line="240" w:lineRule="auto"/>
              <w:rPr>
                <w:rFonts w:ascii="Courier New" w:hAnsi="Courier New" w:cs="Courier New"/>
              </w:rPr>
            </w:pPr>
          </w:p>
          <w:p w14:paraId="1D276860" w14:textId="77777777" w:rsidR="00C31C5F" w:rsidRPr="00C56655" w:rsidRDefault="00C31C5F" w:rsidP="00856DA0">
            <w:pPr>
              <w:keepNext/>
              <w:spacing w:after="0" w:line="240" w:lineRule="auto"/>
            </w:pPr>
            <w:r w:rsidRPr="00C56655">
              <w:rPr>
                <w:rFonts w:ascii="Courier New" w:hAnsi="Courier New" w:cs="Courier New"/>
              </w:rPr>
              <w:t>End Sub</w:t>
            </w:r>
          </w:p>
        </w:tc>
      </w:tr>
    </w:tbl>
    <w:p w14:paraId="10748BC3" w14:textId="063E299D" w:rsidR="00C31C5F" w:rsidRPr="00C56655" w:rsidRDefault="00C31C5F" w:rsidP="00C31C5F">
      <w:pPr>
        <w:pStyle w:val="Caption"/>
      </w:pPr>
      <w:bookmarkStart w:id="519" w:name="_Ref399419510"/>
      <w:bookmarkStart w:id="520" w:name="_Toc513580830"/>
      <w:r w:rsidRPr="00C56655">
        <w:t>Figure </w:t>
      </w:r>
      <w:r w:rsidR="00692BB9" w:rsidRPr="00C56655">
        <w:fldChar w:fldCharType="begin"/>
      </w:r>
      <w:r w:rsidR="00692BB9" w:rsidRPr="00C56655">
        <w:instrText xml:space="preserve"> SEQ Figure \* ARABIC </w:instrText>
      </w:r>
      <w:r w:rsidR="00692BB9" w:rsidRPr="00C56655">
        <w:fldChar w:fldCharType="separate"/>
      </w:r>
      <w:r w:rsidR="00C56655">
        <w:rPr>
          <w:noProof/>
        </w:rPr>
        <w:t>52</w:t>
      </w:r>
      <w:r w:rsidR="00692BB9" w:rsidRPr="00C56655">
        <w:fldChar w:fldCharType="end"/>
      </w:r>
      <w:bookmarkEnd w:id="519"/>
      <w:r w:rsidRPr="00C56655">
        <w:t>: Custom Signatory Block Formatting – Macro Example</w:t>
      </w:r>
      <w:bookmarkEnd w:id="520"/>
    </w:p>
    <w:p w14:paraId="62227534" w14:textId="77777777" w:rsidR="00C31C5F" w:rsidRPr="00C56655" w:rsidRDefault="00C31C5F" w:rsidP="00C31C5F">
      <w:pPr>
        <w:pStyle w:val="Heading5"/>
      </w:pPr>
      <w:bookmarkStart w:id="521" w:name="_Toc513580753"/>
      <w:r w:rsidRPr="00C56655">
        <w:lastRenderedPageBreak/>
        <w:t>Using the macro</w:t>
      </w:r>
      <w:bookmarkEnd w:id="521"/>
    </w:p>
    <w:p w14:paraId="5EF74306" w14:textId="2196B4D2" w:rsidR="00C31C5F" w:rsidRPr="00C56655" w:rsidRDefault="00C31C5F" w:rsidP="00C31C5F">
      <w:pPr>
        <w:keepNext/>
        <w:keepLines/>
      </w:pPr>
      <w:r w:rsidRPr="00C56655">
        <w:t xml:space="preserve">After this macro has been created, follow the same procedure as described in paragraph </w:t>
      </w:r>
      <w:r w:rsidRPr="00C56655">
        <w:fldChar w:fldCharType="begin"/>
      </w:r>
      <w:r w:rsidRPr="00C56655">
        <w:instrText xml:space="preserve"> REF _Ref399419032 \r \h </w:instrText>
      </w:r>
      <w:r w:rsidRPr="00C56655">
        <w:fldChar w:fldCharType="separate"/>
      </w:r>
      <w:r w:rsidR="00C56655">
        <w:t>4.6.2.1</w:t>
      </w:r>
      <w:r w:rsidRPr="00C56655">
        <w:fldChar w:fldCharType="end"/>
      </w:r>
      <w:r w:rsidRPr="00C56655">
        <w:t>, except select ‘Normal.dotm (global template)’ in the drop</w:t>
      </w:r>
      <w:r w:rsidRPr="00C56655">
        <w:noBreakHyphen/>
        <w:t>down box and then select your custom macro and click on ‘Run’ (</w:t>
      </w:r>
      <w:r w:rsidRPr="00C56655">
        <w:fldChar w:fldCharType="begin"/>
      </w:r>
      <w:r w:rsidRPr="00C56655">
        <w:instrText xml:space="preserve"> REF _Ref496184914 \h </w:instrText>
      </w:r>
      <w:r w:rsidRPr="00C56655">
        <w:fldChar w:fldCharType="separate"/>
      </w:r>
      <w:r w:rsidR="00C56655" w:rsidRPr="00C56655">
        <w:t>Figure </w:t>
      </w:r>
      <w:r w:rsidR="00C56655">
        <w:rPr>
          <w:noProof/>
        </w:rPr>
        <w:t>53</w:t>
      </w:r>
      <w:r w:rsidRPr="00C56655">
        <w:fldChar w:fldCharType="end"/>
      </w:r>
      <w:r w:rsidRPr="00C56655">
        <w:t>).</w:t>
      </w:r>
    </w:p>
    <w:p w14:paraId="4ED3360A" w14:textId="77777777" w:rsidR="00C31C5F" w:rsidRPr="00C56655" w:rsidRDefault="00C31C5F" w:rsidP="00C31C5F">
      <w:pPr>
        <w:pStyle w:val="Figure"/>
        <w:keepLines/>
      </w:pPr>
      <w:r w:rsidRPr="00C56655">
        <w:rPr>
          <w:lang w:eastAsia="en-GB"/>
        </w:rPr>
        <w:drawing>
          <wp:inline distT="0" distB="0" distL="0" distR="0" wp14:anchorId="28E94E84" wp14:editId="205E2F5A">
            <wp:extent cx="3823200" cy="3085200"/>
            <wp:effectExtent l="0" t="0" r="6350" b="1270"/>
            <wp:docPr id="4113" name="Picture 4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3823200" cy="3085200"/>
                    </a:xfrm>
                    <a:prstGeom prst="rect">
                      <a:avLst/>
                    </a:prstGeom>
                  </pic:spPr>
                </pic:pic>
              </a:graphicData>
            </a:graphic>
          </wp:inline>
        </w:drawing>
      </w:r>
    </w:p>
    <w:p w14:paraId="17CCF6F3" w14:textId="01CA3E80" w:rsidR="00C31C5F" w:rsidRPr="00C56655" w:rsidRDefault="00C31C5F" w:rsidP="00C31C5F">
      <w:pPr>
        <w:pStyle w:val="Caption"/>
        <w:keepNext/>
        <w:keepLines/>
      </w:pPr>
      <w:bookmarkStart w:id="522" w:name="_Ref496184914"/>
      <w:bookmarkStart w:id="523" w:name="_Toc513580831"/>
      <w:r w:rsidRPr="00C56655">
        <w:t>Figure </w:t>
      </w:r>
      <w:r w:rsidR="00692BB9" w:rsidRPr="00C56655">
        <w:fldChar w:fldCharType="begin"/>
      </w:r>
      <w:r w:rsidR="00692BB9" w:rsidRPr="00C56655">
        <w:instrText xml:space="preserve"> SEQ Figure \* ARABIC </w:instrText>
      </w:r>
      <w:r w:rsidR="00692BB9" w:rsidRPr="00C56655">
        <w:fldChar w:fldCharType="separate"/>
      </w:r>
      <w:r w:rsidR="00C56655">
        <w:rPr>
          <w:noProof/>
        </w:rPr>
        <w:t>53</w:t>
      </w:r>
      <w:r w:rsidR="00692BB9" w:rsidRPr="00C56655">
        <w:fldChar w:fldCharType="end"/>
      </w:r>
      <w:bookmarkEnd w:id="522"/>
      <w:r w:rsidRPr="00C56655">
        <w:t>: Custom Signatory Block Formatting –</w:t>
      </w:r>
      <w:r w:rsidRPr="00C56655">
        <w:br/>
        <w:t>Custom Macro Selection</w:t>
      </w:r>
      <w:bookmarkEnd w:id="523"/>
    </w:p>
    <w:p w14:paraId="2D2A8F89" w14:textId="77777777" w:rsidR="00C31C5F" w:rsidRPr="00C56655" w:rsidRDefault="00C31C5F" w:rsidP="00C31C5F">
      <w:pPr>
        <w:pStyle w:val="Heading3"/>
      </w:pPr>
      <w:bookmarkStart w:id="524" w:name="_Toc513580754"/>
      <w:r w:rsidRPr="00C56655">
        <w:t>Form Fields/Content Controls</w:t>
      </w:r>
      <w:bookmarkEnd w:id="524"/>
    </w:p>
    <w:p w14:paraId="54D14AA4" w14:textId="2B9C17A9" w:rsidR="00C31C5F" w:rsidRPr="00C56655" w:rsidRDefault="00C31C5F" w:rsidP="00C31C5F">
      <w:r w:rsidRPr="00C56655">
        <w:t>Form fields/content controls (checkboxes, text boxes, date pickers, drop</w:t>
      </w:r>
      <w:r w:rsidRPr="00C56655">
        <w:noBreakHyphen/>
        <w:t>down lists, etc.) are added to the document from the Controls group on the Developer ribbon (</w:t>
      </w:r>
      <w:r w:rsidRPr="00C56655">
        <w:fldChar w:fldCharType="begin"/>
      </w:r>
      <w:r w:rsidRPr="00C56655">
        <w:instrText xml:space="preserve"> REF _Ref388202748 \h  \* MERGEFORMAT </w:instrText>
      </w:r>
      <w:r w:rsidRPr="00C56655">
        <w:fldChar w:fldCharType="separate"/>
      </w:r>
      <w:r w:rsidR="00C56655" w:rsidRPr="00C56655">
        <w:t>Figure </w:t>
      </w:r>
      <w:r w:rsidR="00C56655">
        <w:t>47</w:t>
      </w:r>
      <w:r w:rsidRPr="00C56655">
        <w:fldChar w:fldCharType="end"/>
      </w:r>
      <w:r w:rsidRPr="00C56655">
        <w:t>), wherever users are allowed to insert information.</w:t>
      </w:r>
    </w:p>
    <w:p w14:paraId="7C29678A" w14:textId="77777777" w:rsidR="00C31C5F" w:rsidRPr="00C56655" w:rsidRDefault="00C31C5F" w:rsidP="00C31C5F">
      <w:r w:rsidRPr="00C56655">
        <w:t>Each content control has properties that can be set or changed. For example, the date picker control offers options for the date format. Instructional text can enhance the usability of the form. The default instructional text in content controls can be changed.</w:t>
      </w:r>
    </w:p>
    <w:p w14:paraId="5B7623E6" w14:textId="77777777" w:rsidR="00C31C5F" w:rsidRPr="00C56655" w:rsidRDefault="00C31C5F" w:rsidP="00C31C5F">
      <w:r w:rsidRPr="00C56655">
        <w:t>In a rich text content control, users can format text as bold or italics, and they can type multiple paragraphs. Plain text content controls limit what users can add. A picture control is placed where users may insert a picture in a form.</w:t>
      </w:r>
    </w:p>
    <w:p w14:paraId="5E4C17AD" w14:textId="77777777" w:rsidR="00C31C5F" w:rsidRPr="00C56655" w:rsidRDefault="00C31C5F" w:rsidP="00C31C5F">
      <w:r w:rsidRPr="00C56655">
        <w:t>Building block controls are used when users need to choose a specific block of text, e.g. different boilerplate text in a contract template, depending on the contract’s specific requirements.</w:t>
      </w:r>
    </w:p>
    <w:p w14:paraId="283541FC" w14:textId="77777777" w:rsidR="00C31C5F" w:rsidRPr="00C56655" w:rsidRDefault="00C31C5F" w:rsidP="00C31C5F">
      <w:r w:rsidRPr="00C56655">
        <w:t>In a combo box, users can select from a list of predefined choices or can type in their own information. In a drop</w:t>
      </w:r>
      <w:r w:rsidRPr="00C56655">
        <w:noBreakHyphen/>
        <w:t>down list, users can only select from the list of predefined choices.</w:t>
      </w:r>
    </w:p>
    <w:p w14:paraId="1E3116DF" w14:textId="77777777" w:rsidR="00C31C5F" w:rsidRPr="00C56655" w:rsidRDefault="00C31C5F" w:rsidP="00C31C5F">
      <w:pPr>
        <w:pStyle w:val="Heading3"/>
      </w:pPr>
      <w:bookmarkStart w:id="525" w:name="_Toc513580755"/>
      <w:r w:rsidRPr="00C56655">
        <w:t>Protecting the Form</w:t>
      </w:r>
      <w:bookmarkEnd w:id="525"/>
    </w:p>
    <w:p w14:paraId="5C4736F0" w14:textId="42CFBE23" w:rsidR="00C31C5F" w:rsidRPr="00C56655" w:rsidRDefault="00C31C5F" w:rsidP="00C31C5F">
      <w:r w:rsidRPr="00C56655">
        <w:t>After the form has been created, it can be protected to only allow editing to the form fields/content controls placed in the form. This is done using the procedure explained in paragraph </w:t>
      </w:r>
      <w:r w:rsidRPr="00C56655">
        <w:fldChar w:fldCharType="begin"/>
      </w:r>
      <w:r w:rsidRPr="00C56655">
        <w:instrText xml:space="preserve"> REF _Ref387965157 \r \h  \* MERGEFORMAT </w:instrText>
      </w:r>
      <w:r w:rsidRPr="00C56655">
        <w:fldChar w:fldCharType="separate"/>
      </w:r>
      <w:r w:rsidR="00C56655">
        <w:t>4.3.1.1.2.3</w:t>
      </w:r>
      <w:r w:rsidRPr="00C56655">
        <w:fldChar w:fldCharType="end"/>
      </w:r>
      <w:r w:rsidRPr="00C56655">
        <w:t>.</w:t>
      </w:r>
    </w:p>
    <w:p w14:paraId="33136B6E" w14:textId="77777777" w:rsidR="00C31C5F" w:rsidRPr="00C56655" w:rsidRDefault="00C31C5F" w:rsidP="00C31C5F">
      <w:pPr>
        <w:pStyle w:val="Heading2"/>
      </w:pPr>
      <w:bookmarkStart w:id="526" w:name="_Toc513580756"/>
      <w:r w:rsidRPr="00C56655">
        <w:lastRenderedPageBreak/>
        <w:t>Tips and Tricks</w:t>
      </w:r>
      <w:bookmarkEnd w:id="526"/>
    </w:p>
    <w:p w14:paraId="0B0D376D" w14:textId="77777777" w:rsidR="00C31C5F" w:rsidRPr="00C56655" w:rsidRDefault="00C31C5F" w:rsidP="00C31C5F">
      <w:pPr>
        <w:pStyle w:val="Heading3"/>
      </w:pPr>
      <w:bookmarkStart w:id="527" w:name="_Toc513580757"/>
      <w:r w:rsidRPr="00C56655">
        <w:t>How to Copy Old Document Content into a New Document</w:t>
      </w:r>
      <w:bookmarkEnd w:id="527"/>
    </w:p>
    <w:p w14:paraId="1514099F" w14:textId="77777777" w:rsidR="00C31C5F" w:rsidRPr="00C56655" w:rsidRDefault="00C31C5F" w:rsidP="00C31C5F">
      <w:r w:rsidRPr="00C56655">
        <w:t>To apply the latest release of the template to a document based on a prior version of the template:</w:t>
      </w:r>
    </w:p>
    <w:p w14:paraId="3CC1D501" w14:textId="7C31FF86" w:rsidR="00C31C5F" w:rsidRPr="00C56655" w:rsidRDefault="00C31C5F" w:rsidP="00421E6B">
      <w:pPr>
        <w:numPr>
          <w:ilvl w:val="0"/>
          <w:numId w:val="20"/>
        </w:numPr>
      </w:pPr>
      <w:r w:rsidRPr="00C56655">
        <w:t>Update the template according to the procedure outlined in paragraphs </w:t>
      </w:r>
      <w:r w:rsidRPr="00C56655">
        <w:fldChar w:fldCharType="begin"/>
      </w:r>
      <w:r w:rsidRPr="00C56655">
        <w:instrText xml:space="preserve"> REF _Ref387965722 \r \h  \* MERGEFORMAT </w:instrText>
      </w:r>
      <w:r w:rsidRPr="00C56655">
        <w:fldChar w:fldCharType="separate"/>
      </w:r>
      <w:r w:rsidR="00C56655">
        <w:t>4.3.1.1.1</w:t>
      </w:r>
      <w:r w:rsidRPr="00C56655">
        <w:fldChar w:fldCharType="end"/>
      </w:r>
      <w:r w:rsidRPr="00C56655">
        <w:t xml:space="preserve"> to </w:t>
      </w:r>
      <w:r w:rsidRPr="00C56655">
        <w:fldChar w:fldCharType="begin"/>
      </w:r>
      <w:r w:rsidRPr="00C56655">
        <w:instrText xml:space="preserve"> REF _Ref388394358 \r \h  \* MERGEFORMAT </w:instrText>
      </w:r>
      <w:r w:rsidRPr="00C56655">
        <w:fldChar w:fldCharType="separate"/>
      </w:r>
      <w:r w:rsidR="00C56655">
        <w:t>4.3.1.1.2.4</w:t>
      </w:r>
      <w:r w:rsidRPr="00C56655">
        <w:fldChar w:fldCharType="end"/>
      </w:r>
      <w:r w:rsidRPr="00C56655">
        <w:t>.</w:t>
      </w:r>
    </w:p>
    <w:p w14:paraId="731562B3" w14:textId="77777777" w:rsidR="00C31C5F" w:rsidRPr="00C56655" w:rsidRDefault="00C31C5F" w:rsidP="00421E6B">
      <w:pPr>
        <w:numPr>
          <w:ilvl w:val="0"/>
          <w:numId w:val="20"/>
        </w:numPr>
      </w:pPr>
      <w:r w:rsidRPr="00C56655">
        <w:t>Open your ‘old’ document.</w:t>
      </w:r>
    </w:p>
    <w:p w14:paraId="167856FB" w14:textId="0A4DC645" w:rsidR="00C31C5F" w:rsidRPr="00C56655" w:rsidRDefault="00C31C5F" w:rsidP="00421E6B">
      <w:pPr>
        <w:numPr>
          <w:ilvl w:val="0"/>
          <w:numId w:val="20"/>
        </w:numPr>
      </w:pPr>
      <w:r w:rsidRPr="00C56655">
        <w:t>Create a new document according to the procedure outlined in paragraph </w:t>
      </w:r>
      <w:r w:rsidRPr="00C56655">
        <w:fldChar w:fldCharType="begin"/>
      </w:r>
      <w:r w:rsidRPr="00C56655">
        <w:instrText xml:space="preserve"> REF _Ref380009745 \r \h  \* MERGEFORMAT </w:instrText>
      </w:r>
      <w:r w:rsidRPr="00C56655">
        <w:fldChar w:fldCharType="separate"/>
      </w:r>
      <w:r w:rsidR="00C56655">
        <w:t>4.1</w:t>
      </w:r>
      <w:r w:rsidRPr="00C56655">
        <w:fldChar w:fldCharType="end"/>
      </w:r>
      <w:r w:rsidRPr="00C56655">
        <w:t xml:space="preserve"> and using the correct template.</w:t>
      </w:r>
    </w:p>
    <w:p w14:paraId="21AD88AB" w14:textId="77777777" w:rsidR="00C31C5F" w:rsidRPr="00C56655" w:rsidRDefault="00C31C5F" w:rsidP="00421E6B">
      <w:pPr>
        <w:numPr>
          <w:ilvl w:val="0"/>
          <w:numId w:val="20"/>
        </w:numPr>
      </w:pPr>
      <w:r w:rsidRPr="00C56655">
        <w:t>Accept all the prompts and save the new document with a new name. You will now have two documents open.</w:t>
      </w:r>
    </w:p>
    <w:p w14:paraId="1960C56A" w14:textId="77777777" w:rsidR="00C31C5F" w:rsidRPr="00C56655" w:rsidRDefault="00C31C5F" w:rsidP="00421E6B">
      <w:pPr>
        <w:numPr>
          <w:ilvl w:val="0"/>
          <w:numId w:val="20"/>
        </w:numPr>
      </w:pPr>
      <w:r w:rsidRPr="00C56655">
        <w:t>Select your ‘old’ document. Using the company ribbon, select Export Properties.</w:t>
      </w:r>
    </w:p>
    <w:p w14:paraId="30823D50" w14:textId="77777777" w:rsidR="00C31C5F" w:rsidRPr="00C56655" w:rsidRDefault="00C31C5F" w:rsidP="00421E6B">
      <w:pPr>
        <w:numPr>
          <w:ilvl w:val="0"/>
          <w:numId w:val="20"/>
        </w:numPr>
      </w:pPr>
      <w:r w:rsidRPr="00C56655">
        <w:t>Select your ‘new’ document. Using the company ribbon, select Import Properties. This will copy all user input data on the Document Configuration Control Details form from the ‘old’ document to the ‘new’ document. (Select the ‘coffee cup’ in the new document from the company ribbon to verify this.)</w:t>
      </w:r>
    </w:p>
    <w:p w14:paraId="0F76FCAF" w14:textId="77777777" w:rsidR="00C31C5F" w:rsidRPr="00C56655" w:rsidRDefault="00C31C5F" w:rsidP="00421E6B">
      <w:pPr>
        <w:numPr>
          <w:ilvl w:val="0"/>
          <w:numId w:val="20"/>
        </w:numPr>
      </w:pPr>
      <w:r w:rsidRPr="00C56655">
        <w:t>With your old document, from the company ribbon, select Delete Styles to remove any unwanted styles.</w:t>
      </w:r>
    </w:p>
    <w:p w14:paraId="62C87826" w14:textId="77777777" w:rsidR="00C31C5F" w:rsidRPr="00C56655" w:rsidRDefault="00C31C5F" w:rsidP="00421E6B">
      <w:pPr>
        <w:keepNext/>
        <w:numPr>
          <w:ilvl w:val="0"/>
          <w:numId w:val="20"/>
        </w:numPr>
      </w:pPr>
      <w:r w:rsidRPr="00C56655">
        <w:t>Now you can copy the contents of your ‘old’ document into your ‘new’ document:</w:t>
      </w:r>
    </w:p>
    <w:p w14:paraId="3FB63AF2" w14:textId="77777777" w:rsidR="00C31C5F" w:rsidRPr="00C56655" w:rsidRDefault="00C31C5F" w:rsidP="00421E6B">
      <w:pPr>
        <w:numPr>
          <w:ilvl w:val="1"/>
          <w:numId w:val="20"/>
        </w:numPr>
      </w:pPr>
      <w:r w:rsidRPr="00C56655">
        <w:t>Copy and paste the contents of ‘ABSTRACT’.</w:t>
      </w:r>
    </w:p>
    <w:p w14:paraId="4D003A64" w14:textId="77777777" w:rsidR="00C31C5F" w:rsidRPr="00C56655" w:rsidRDefault="00C31C5F" w:rsidP="00421E6B">
      <w:pPr>
        <w:numPr>
          <w:ilvl w:val="1"/>
          <w:numId w:val="20"/>
        </w:numPr>
      </w:pPr>
      <w:r w:rsidRPr="00C56655">
        <w:t>Copy and paste the contents of the ‘Document History’ table – select the respective cells only, do not include the table header in your selection.</w:t>
      </w:r>
    </w:p>
    <w:p w14:paraId="1CCCFE6C" w14:textId="77777777" w:rsidR="00C31C5F" w:rsidRPr="00C56655" w:rsidRDefault="00C31C5F" w:rsidP="00421E6B">
      <w:pPr>
        <w:numPr>
          <w:ilvl w:val="1"/>
          <w:numId w:val="20"/>
        </w:numPr>
      </w:pPr>
      <w:r w:rsidRPr="00C56655">
        <w:t>Copy and paste the contents of the ‘ABBREVIATIONS’ table.</w:t>
      </w:r>
    </w:p>
    <w:p w14:paraId="7F4944E1" w14:textId="77777777" w:rsidR="00C31C5F" w:rsidRPr="00C56655" w:rsidRDefault="00C31C5F" w:rsidP="00421E6B">
      <w:pPr>
        <w:numPr>
          <w:ilvl w:val="1"/>
          <w:numId w:val="20"/>
        </w:numPr>
      </w:pPr>
      <w:r w:rsidRPr="00C56655">
        <w:t>Copy and paste the contents of the table under ‘REFERENCES’ into the new table – select the respective cells only; do not include the table header in your selection.</w:t>
      </w:r>
    </w:p>
    <w:p w14:paraId="38E46F2A" w14:textId="77777777" w:rsidR="00C31C5F" w:rsidRPr="00C56655" w:rsidRDefault="00C31C5F" w:rsidP="00421E6B">
      <w:pPr>
        <w:keepNext/>
        <w:numPr>
          <w:ilvl w:val="0"/>
          <w:numId w:val="20"/>
        </w:numPr>
      </w:pPr>
      <w:r w:rsidRPr="00C56655">
        <w:t>The main body of the document can now be copied. These are general guidelines:</w:t>
      </w:r>
    </w:p>
    <w:p w14:paraId="2E8968D0" w14:textId="77777777" w:rsidR="00C31C5F" w:rsidRPr="00C56655" w:rsidRDefault="00C31C5F" w:rsidP="00421E6B">
      <w:pPr>
        <w:numPr>
          <w:ilvl w:val="1"/>
          <w:numId w:val="20"/>
        </w:numPr>
      </w:pPr>
      <w:r w:rsidRPr="00C56655">
        <w:t>Make sure the ‘reveal codes’ or ‘formatting marks’ are visible – this can be switched on from the Home ribbon by selecting the paragraph mark.</w:t>
      </w:r>
      <w:r w:rsidRPr="00C56655">
        <w:rPr>
          <w:rFonts w:cs="Arial"/>
        </w:rPr>
        <w:t>¶</w:t>
      </w:r>
    </w:p>
    <w:p w14:paraId="6886C322" w14:textId="77777777" w:rsidR="00C31C5F" w:rsidRPr="00C56655" w:rsidRDefault="00C31C5F" w:rsidP="00421E6B">
      <w:pPr>
        <w:numPr>
          <w:ilvl w:val="1"/>
          <w:numId w:val="20"/>
        </w:numPr>
      </w:pPr>
      <w:r w:rsidRPr="00C56655">
        <w:t>Do not select section breaks, as this will erroneously copy the old headers and footers into the ‘new’ document.</w:t>
      </w:r>
    </w:p>
    <w:p w14:paraId="14F8EBCF" w14:textId="77777777" w:rsidR="00C31C5F" w:rsidRPr="00C56655" w:rsidRDefault="00C31C5F" w:rsidP="00421E6B">
      <w:pPr>
        <w:numPr>
          <w:ilvl w:val="1"/>
          <w:numId w:val="20"/>
        </w:numPr>
      </w:pPr>
      <w:r w:rsidRPr="00C56655">
        <w:t>If you need multiple sections in your ‘new’ document, use the company ribbon options Insert Landscape and/or Insert Portrait to create these sections, and then only copy the contents of the corresponding section from your ‘old’ document.</w:t>
      </w:r>
    </w:p>
    <w:p w14:paraId="2C7B32BA" w14:textId="77777777" w:rsidR="00C31C5F" w:rsidRPr="00C56655" w:rsidRDefault="00C31C5F" w:rsidP="00421E6B">
      <w:pPr>
        <w:numPr>
          <w:ilvl w:val="1"/>
          <w:numId w:val="20"/>
        </w:numPr>
      </w:pPr>
      <w:r w:rsidRPr="00C56655">
        <w:t>Never select and copy the very last paragraph mark from your ‘old’ document, as this could copy hidden information, which you do not want.</w:t>
      </w:r>
    </w:p>
    <w:p w14:paraId="0D55CAD6" w14:textId="77777777" w:rsidR="00C31C5F" w:rsidRPr="00C56655" w:rsidRDefault="00C31C5F" w:rsidP="00421E6B">
      <w:pPr>
        <w:numPr>
          <w:ilvl w:val="0"/>
          <w:numId w:val="20"/>
        </w:numPr>
      </w:pPr>
      <w:r w:rsidRPr="00C56655">
        <w:t>Using the company ribbon, select Update Document and then the Update Details button to effect the changes.</w:t>
      </w:r>
    </w:p>
    <w:p w14:paraId="2F532F3D" w14:textId="77777777" w:rsidR="00C31C5F" w:rsidRPr="00C56655" w:rsidRDefault="00C31C5F" w:rsidP="00421E6B">
      <w:pPr>
        <w:numPr>
          <w:ilvl w:val="0"/>
          <w:numId w:val="20"/>
        </w:numPr>
      </w:pPr>
      <w:r w:rsidRPr="00C56655">
        <w:t>Save your ‘new’ document.</w:t>
      </w:r>
    </w:p>
    <w:p w14:paraId="2547F32E" w14:textId="77777777" w:rsidR="00C31C5F" w:rsidRPr="00C56655" w:rsidRDefault="00C31C5F" w:rsidP="00C31C5F">
      <w:pPr>
        <w:pStyle w:val="Heading3"/>
      </w:pPr>
      <w:bookmarkStart w:id="528" w:name="_Ref87765712"/>
      <w:bookmarkStart w:id="529" w:name="_Toc183579957"/>
      <w:bookmarkStart w:id="530" w:name="_Toc513580758"/>
      <w:r w:rsidRPr="00C56655">
        <w:lastRenderedPageBreak/>
        <w:t>Last Page Orientation Format</w:t>
      </w:r>
      <w:bookmarkEnd w:id="528"/>
      <w:bookmarkEnd w:id="529"/>
      <w:bookmarkEnd w:id="530"/>
    </w:p>
    <w:p w14:paraId="5448F225" w14:textId="77777777" w:rsidR="00C31C5F" w:rsidRPr="00C56655" w:rsidRDefault="00C31C5F" w:rsidP="00C31C5F">
      <w:pPr>
        <w:keepNext/>
        <w:keepLines/>
      </w:pPr>
      <w:r w:rsidRPr="00C56655">
        <w:t>Last page orientation format (landscape vs portrait):</w:t>
      </w:r>
    </w:p>
    <w:p w14:paraId="0D7E4565" w14:textId="77777777" w:rsidR="00C31C5F" w:rsidRPr="00C56655" w:rsidRDefault="00C31C5F" w:rsidP="00421E6B">
      <w:pPr>
        <w:numPr>
          <w:ilvl w:val="0"/>
          <w:numId w:val="21"/>
        </w:numPr>
      </w:pPr>
      <w:r w:rsidRPr="00C56655">
        <w:t>If the orientation of the last page of your document is different from the one before it, and if it is a blank page that you want to delete; or</w:t>
      </w:r>
    </w:p>
    <w:p w14:paraId="4038DFE6" w14:textId="77777777" w:rsidR="00C31C5F" w:rsidRPr="00C56655" w:rsidRDefault="00C31C5F" w:rsidP="00421E6B">
      <w:pPr>
        <w:keepNext/>
        <w:keepLines/>
        <w:numPr>
          <w:ilvl w:val="0"/>
          <w:numId w:val="21"/>
        </w:numPr>
      </w:pPr>
      <w:r w:rsidRPr="00C56655">
        <w:t>If the orientation of the last page of your document is different from the one before it, and if you want to change it so that it is consistent, do the following:</w:t>
      </w:r>
    </w:p>
    <w:p w14:paraId="60F25AD6" w14:textId="77777777" w:rsidR="00C31C5F" w:rsidRPr="00C56655" w:rsidRDefault="00C31C5F" w:rsidP="00421E6B">
      <w:pPr>
        <w:numPr>
          <w:ilvl w:val="1"/>
          <w:numId w:val="21"/>
        </w:numPr>
      </w:pPr>
      <w:r w:rsidRPr="00C56655">
        <w:t>Position your cursor anywhere on the last page.</w:t>
      </w:r>
    </w:p>
    <w:p w14:paraId="4C93AD3E" w14:textId="77777777" w:rsidR="00C31C5F" w:rsidRPr="00C56655" w:rsidRDefault="00C31C5F" w:rsidP="00421E6B">
      <w:pPr>
        <w:numPr>
          <w:ilvl w:val="1"/>
          <w:numId w:val="21"/>
        </w:numPr>
      </w:pPr>
      <w:r w:rsidRPr="00C56655">
        <w:t>From the company ribbon, select the Setup Landscape utility if the page has a portrait orientation or Setup Portrait if the page has a landscape orientation.</w:t>
      </w:r>
    </w:p>
    <w:p w14:paraId="5869F3C5" w14:textId="77777777" w:rsidR="00C31C5F" w:rsidRPr="00C56655" w:rsidRDefault="00C31C5F" w:rsidP="00421E6B">
      <w:pPr>
        <w:numPr>
          <w:ilvl w:val="1"/>
          <w:numId w:val="21"/>
        </w:numPr>
      </w:pPr>
      <w:r w:rsidRPr="00C56655">
        <w:t>Ensure that you can see all the reveal codes; this can be switched on from the Home ribbon by selecting the paragraph mark.</w:t>
      </w:r>
      <w:r w:rsidRPr="00C56655">
        <w:rPr>
          <w:rFonts w:cs="Arial"/>
        </w:rPr>
        <w:t>¶</w:t>
      </w:r>
    </w:p>
    <w:p w14:paraId="73B9BB02" w14:textId="77777777" w:rsidR="00C31C5F" w:rsidRPr="00C56655" w:rsidRDefault="00C31C5F" w:rsidP="00421E6B">
      <w:pPr>
        <w:numPr>
          <w:ilvl w:val="1"/>
          <w:numId w:val="21"/>
        </w:numPr>
      </w:pPr>
      <w:r w:rsidRPr="00C56655">
        <w:t>Position the cursor after the paragraph mark and directly in front of the section break.</w:t>
      </w:r>
    </w:p>
    <w:p w14:paraId="374831E4" w14:textId="77777777" w:rsidR="00C31C5F" w:rsidRPr="00C56655" w:rsidRDefault="00C31C5F" w:rsidP="00421E6B">
      <w:pPr>
        <w:numPr>
          <w:ilvl w:val="1"/>
          <w:numId w:val="21"/>
        </w:numPr>
      </w:pPr>
      <w:r w:rsidRPr="00C56655">
        <w:t>Press ‘Delete’.</w:t>
      </w:r>
    </w:p>
    <w:p w14:paraId="67AEBC89" w14:textId="77777777" w:rsidR="00C31C5F" w:rsidRPr="00C56655" w:rsidRDefault="00C31C5F" w:rsidP="00421E6B">
      <w:pPr>
        <w:numPr>
          <w:ilvl w:val="1"/>
          <w:numId w:val="21"/>
        </w:numPr>
      </w:pPr>
      <w:r w:rsidRPr="00C56655">
        <w:t>If there is an additional paragraph mark that you want to remove, position your cursor in front of it, and press ‘Delete’.</w:t>
      </w:r>
    </w:p>
    <w:p w14:paraId="3583C344" w14:textId="77777777" w:rsidR="00C31C5F" w:rsidRPr="00C56655" w:rsidRDefault="00C31C5F" w:rsidP="00C31C5F">
      <w:pPr>
        <w:pStyle w:val="Heading3"/>
      </w:pPr>
      <w:bookmarkStart w:id="531" w:name="_Toc513580759"/>
      <w:r w:rsidRPr="00C56655">
        <w:t>Formatting</w:t>
      </w:r>
      <w:bookmarkEnd w:id="531"/>
    </w:p>
    <w:p w14:paraId="1AE6C5F9" w14:textId="77777777" w:rsidR="00C31C5F" w:rsidRPr="00C56655" w:rsidRDefault="00C31C5F" w:rsidP="00421E6B">
      <w:pPr>
        <w:numPr>
          <w:ilvl w:val="0"/>
          <w:numId w:val="22"/>
        </w:numPr>
      </w:pPr>
      <w:r w:rsidRPr="00C56655">
        <w:t>Always work with formatting marks turned on; this can be switched on from the Home ribbon by selecting the paragraph mark</w:t>
      </w:r>
      <w:r w:rsidRPr="00C56655">
        <w:rPr>
          <w:rFonts w:cs="Arial"/>
        </w:rPr>
        <w:t xml:space="preserve">. </w:t>
      </w:r>
      <w:r w:rsidRPr="00C56655">
        <w:t>The most beneficial of these formatting marks are tab characters, spaces and paragraph marks. They will show you exactly what is going on ‘behind the scenes’ in your document.</w:t>
      </w:r>
    </w:p>
    <w:p w14:paraId="224592C3" w14:textId="77777777" w:rsidR="00C31C5F" w:rsidRPr="00C56655" w:rsidRDefault="00C31C5F" w:rsidP="00421E6B">
      <w:pPr>
        <w:numPr>
          <w:ilvl w:val="0"/>
          <w:numId w:val="22"/>
        </w:numPr>
      </w:pPr>
      <w:r w:rsidRPr="00C56655">
        <w:t>Do not manually type in paragraph or list numbers. Use the paragraph or list numbering styles available for numbering, also to be found on the style drop</w:t>
      </w:r>
      <w:r w:rsidRPr="00C56655">
        <w:noBreakHyphen/>
        <w:t>down list.</w:t>
      </w:r>
    </w:p>
    <w:p w14:paraId="621C0A3F" w14:textId="77777777" w:rsidR="00C31C5F" w:rsidRPr="00C56655" w:rsidRDefault="00C31C5F" w:rsidP="00421E6B">
      <w:pPr>
        <w:numPr>
          <w:ilvl w:val="0"/>
          <w:numId w:val="22"/>
        </w:numPr>
      </w:pPr>
      <w:r w:rsidRPr="00C56655">
        <w:t>Use the Format Table button from the company ribbon to format tables.</w:t>
      </w:r>
    </w:p>
    <w:p w14:paraId="68C1F0B2" w14:textId="77777777" w:rsidR="00C31C5F" w:rsidRPr="00C56655" w:rsidRDefault="00C31C5F" w:rsidP="00421E6B">
      <w:pPr>
        <w:keepNext/>
        <w:numPr>
          <w:ilvl w:val="0"/>
          <w:numId w:val="22"/>
        </w:numPr>
      </w:pPr>
      <w:r w:rsidRPr="00C56655">
        <w:t>Use only the existing template styles and do not attempt to change them:</w:t>
      </w:r>
    </w:p>
    <w:p w14:paraId="733BC663" w14:textId="77777777" w:rsidR="00C31C5F" w:rsidRPr="00C56655" w:rsidRDefault="00C31C5F" w:rsidP="00421E6B">
      <w:pPr>
        <w:numPr>
          <w:ilvl w:val="1"/>
          <w:numId w:val="22"/>
        </w:numPr>
      </w:pPr>
      <w:r w:rsidRPr="00C56655">
        <w:t>Company documents should have a consistent appearance. Therefore only use the styles as defined by the template. Do not attempt to change the existing template styles in any way. For example, if bullets are required, select the style drop</w:t>
      </w:r>
      <w:r w:rsidRPr="00C56655">
        <w:noBreakHyphen/>
        <w:t>down list from the formatting toolbar and apply the correct style from there.</w:t>
      </w:r>
    </w:p>
    <w:p w14:paraId="5736A91E" w14:textId="77777777" w:rsidR="00C31C5F" w:rsidRPr="00C56655" w:rsidRDefault="00C31C5F" w:rsidP="00421E6B">
      <w:pPr>
        <w:numPr>
          <w:ilvl w:val="1"/>
          <w:numId w:val="22"/>
        </w:numPr>
      </w:pPr>
      <w:r w:rsidRPr="00C56655">
        <w:t>Do not introduce any new styles into the style sheet. To prevent the introduction of new styles into the style sheet, do not copy any formatted text into the template</w:t>
      </w:r>
      <w:r w:rsidRPr="00C56655">
        <w:noBreakHyphen/>
        <w:t>based document. Rather copy foreign text and paste it into the template as unformatted text. The text can then be formatted using the template styles.</w:t>
      </w:r>
    </w:p>
    <w:p w14:paraId="6702C621" w14:textId="77777777" w:rsidR="00C31C5F" w:rsidRPr="00C56655" w:rsidRDefault="00C31C5F" w:rsidP="00421E6B">
      <w:pPr>
        <w:numPr>
          <w:ilvl w:val="1"/>
          <w:numId w:val="22"/>
        </w:numPr>
      </w:pPr>
      <w:r w:rsidRPr="00C56655">
        <w:t>If unique styling is required (e.g. italics inside a paragraph that is not a predefined style), select the text to be formatted and apply the required formatting from the Home ribbon.</w:t>
      </w:r>
    </w:p>
    <w:p w14:paraId="7077BED8" w14:textId="77777777" w:rsidR="00C31C5F" w:rsidRPr="00C56655" w:rsidRDefault="00C31C5F" w:rsidP="00421E6B">
      <w:pPr>
        <w:numPr>
          <w:ilvl w:val="1"/>
          <w:numId w:val="22"/>
        </w:numPr>
      </w:pPr>
      <w:r w:rsidRPr="00C56655">
        <w:t>Do not insert hard returns (by using the Enter key) to separate paragraphs. It is not necessary to insert hard returns, as paragraph spacing is built into the styles.</w:t>
      </w:r>
    </w:p>
    <w:p w14:paraId="3CE16306" w14:textId="77777777" w:rsidR="00C31C5F" w:rsidRPr="00C56655" w:rsidRDefault="00C31C5F" w:rsidP="00421E6B">
      <w:pPr>
        <w:keepNext/>
        <w:keepLines/>
        <w:numPr>
          <w:ilvl w:val="0"/>
          <w:numId w:val="22"/>
        </w:numPr>
      </w:pPr>
      <w:r w:rsidRPr="00C56655">
        <w:t>Use the company ribbon to format figure and table captions:</w:t>
      </w:r>
    </w:p>
    <w:p w14:paraId="2DA0AF14" w14:textId="77777777" w:rsidR="00C31C5F" w:rsidRPr="00C56655" w:rsidRDefault="00C31C5F" w:rsidP="00421E6B">
      <w:pPr>
        <w:numPr>
          <w:ilvl w:val="1"/>
          <w:numId w:val="22"/>
        </w:numPr>
      </w:pPr>
      <w:r w:rsidRPr="00C56655">
        <w:t>Do not try to manually change figure and table numbers.</w:t>
      </w:r>
    </w:p>
    <w:p w14:paraId="08695A33" w14:textId="77777777" w:rsidR="00C31C5F" w:rsidRPr="00C56655" w:rsidRDefault="00C31C5F" w:rsidP="00421E6B">
      <w:pPr>
        <w:numPr>
          <w:ilvl w:val="1"/>
          <w:numId w:val="22"/>
        </w:numPr>
      </w:pPr>
      <w:r w:rsidRPr="00C56655">
        <w:t>There are buttons on the company ribbon for applying figure and table numbers and styles to captions.</w:t>
      </w:r>
    </w:p>
    <w:p w14:paraId="4CB61864" w14:textId="77777777" w:rsidR="00C31C5F" w:rsidRPr="00C56655" w:rsidRDefault="00C31C5F" w:rsidP="00421E6B">
      <w:pPr>
        <w:numPr>
          <w:ilvl w:val="1"/>
          <w:numId w:val="22"/>
        </w:numPr>
      </w:pPr>
      <w:r w:rsidRPr="00C56655">
        <w:lastRenderedPageBreak/>
        <w:t>With your cursor positioned on the caption, click on ‘Caption Figure’ and ‘Caption Table’, as required.</w:t>
      </w:r>
    </w:p>
    <w:p w14:paraId="00D28135" w14:textId="77777777" w:rsidR="00C31C5F" w:rsidRPr="00C56655" w:rsidRDefault="00C31C5F" w:rsidP="00421E6B">
      <w:pPr>
        <w:numPr>
          <w:ilvl w:val="1"/>
          <w:numId w:val="22"/>
        </w:numPr>
      </w:pPr>
      <w:r w:rsidRPr="00C56655">
        <w:t>After inserting a figure into a document, insert only one hard return after a figure, before the caption.</w:t>
      </w:r>
    </w:p>
    <w:p w14:paraId="26B38FAB" w14:textId="77777777" w:rsidR="00C31C5F" w:rsidRPr="00C56655" w:rsidRDefault="00C31C5F" w:rsidP="00421E6B">
      <w:pPr>
        <w:numPr>
          <w:ilvl w:val="1"/>
          <w:numId w:val="22"/>
        </w:numPr>
      </w:pPr>
      <w:r w:rsidRPr="00C56655">
        <w:t>No return should be inserted before or after a table caption.</w:t>
      </w:r>
    </w:p>
    <w:p w14:paraId="519B5C8D" w14:textId="77777777" w:rsidR="00C31C5F" w:rsidRPr="00C56655" w:rsidRDefault="00C31C5F" w:rsidP="00421E6B">
      <w:pPr>
        <w:numPr>
          <w:ilvl w:val="1"/>
          <w:numId w:val="22"/>
        </w:numPr>
      </w:pPr>
      <w:r w:rsidRPr="00C56655">
        <w:t>Please note that a figure caption appears below a figure, and a table caption appears above a table.</w:t>
      </w:r>
    </w:p>
    <w:p w14:paraId="503A72DD" w14:textId="77777777" w:rsidR="00C31C5F" w:rsidRPr="00C56655" w:rsidRDefault="00C31C5F" w:rsidP="00421E6B">
      <w:pPr>
        <w:numPr>
          <w:ilvl w:val="1"/>
          <w:numId w:val="22"/>
        </w:numPr>
      </w:pPr>
      <w:r w:rsidRPr="00C56655">
        <w:t>Captions are typed in upper and lower case.</w:t>
      </w:r>
    </w:p>
    <w:p w14:paraId="6D555E27" w14:textId="77777777" w:rsidR="00C31C5F" w:rsidRPr="00C56655" w:rsidRDefault="00C31C5F" w:rsidP="00C31C5F">
      <w:pPr>
        <w:pStyle w:val="Heading3"/>
      </w:pPr>
      <w:bookmarkStart w:id="532" w:name="_Toc513580760"/>
      <w:r w:rsidRPr="00C56655">
        <w:t>Graphics in Documents</w:t>
      </w:r>
      <w:bookmarkEnd w:id="532"/>
    </w:p>
    <w:p w14:paraId="7F09DE26" w14:textId="77777777" w:rsidR="00C31C5F" w:rsidRPr="00C56655" w:rsidRDefault="00C31C5F" w:rsidP="00C31C5F">
      <w:r w:rsidRPr="00C56655">
        <w:t>Do not add labels to a figure in Microsoft Word. Rather copy the figure to a drawing package such as Visio or PowerPoint, add the labels to the figure in the drawing package, save it as a Windows Metafile type picture, and insert it as a picture using the Picture option from the Illustrations group on the Insert ribbon. Remember to format the picture as ‘In line with text’.</w:t>
      </w:r>
    </w:p>
    <w:p w14:paraId="389C4BDF" w14:textId="77777777" w:rsidR="00C31C5F" w:rsidRPr="00C56655" w:rsidRDefault="00C31C5F" w:rsidP="00C31C5F">
      <w:pPr>
        <w:pStyle w:val="Heading1"/>
      </w:pPr>
      <w:bookmarkStart w:id="533" w:name="_Toc381802980"/>
      <w:bookmarkStart w:id="534" w:name="_Toc513580761"/>
      <w:r w:rsidRPr="00C56655">
        <w:lastRenderedPageBreak/>
        <w:t>Linked Databases</w:t>
      </w:r>
      <w:bookmarkEnd w:id="533"/>
      <w:bookmarkEnd w:id="534"/>
    </w:p>
    <w:p w14:paraId="5F176B6C" w14:textId="77777777" w:rsidR="00C31C5F" w:rsidRPr="00C56655" w:rsidRDefault="00C31C5F" w:rsidP="00C31C5F">
      <w:pPr>
        <w:pStyle w:val="Heading2"/>
      </w:pPr>
      <w:bookmarkStart w:id="535" w:name="_Toc381802981"/>
      <w:bookmarkStart w:id="536" w:name="_Ref400263692"/>
      <w:bookmarkStart w:id="537" w:name="_Ref494135974"/>
      <w:bookmarkStart w:id="538" w:name="_Ref496179557"/>
      <w:bookmarkStart w:id="539" w:name="_Toc513580762"/>
      <w:r w:rsidRPr="00C56655">
        <w:t>Template Database</w:t>
      </w:r>
      <w:bookmarkEnd w:id="535"/>
      <w:bookmarkEnd w:id="536"/>
      <w:bookmarkEnd w:id="537"/>
      <w:bookmarkEnd w:id="538"/>
      <w:bookmarkEnd w:id="539"/>
    </w:p>
    <w:p w14:paraId="2080FE08" w14:textId="19E761EC" w:rsidR="00C31C5F" w:rsidRPr="00C56655" w:rsidRDefault="00C31C5F" w:rsidP="00C31C5F">
      <w:r w:rsidRPr="00C56655">
        <w:t>The template database (paragraph </w:t>
      </w:r>
      <w:r w:rsidRPr="00C56655">
        <w:fldChar w:fldCharType="begin"/>
      </w:r>
      <w:r w:rsidRPr="00C56655">
        <w:instrText xml:space="preserve"> REF _Ref381895083 \r \h  \* MERGEFORMAT </w:instrText>
      </w:r>
      <w:r w:rsidRPr="00C56655">
        <w:fldChar w:fldCharType="separate"/>
      </w:r>
      <w:r w:rsidR="00C56655">
        <w:t>2.1.2</w:t>
      </w:r>
      <w:r w:rsidRPr="00C56655">
        <w:fldChar w:fldCharType="end"/>
      </w:r>
      <w:r w:rsidRPr="00C56655">
        <w:t>) contains general information regarding the Automated Template System. These tables may be edited by any user, but all changes will be overwritten when the Automated Template System is updated. It is thus important to centrally manage and change this database and distribute it via the Automated Template System release package.</w:t>
      </w:r>
    </w:p>
    <w:p w14:paraId="0F9E2CAF" w14:textId="77777777" w:rsidR="00C31C5F" w:rsidRPr="00C56655" w:rsidRDefault="00C31C5F" w:rsidP="00C31C5F">
      <w:r w:rsidRPr="00C56655">
        <w:t>Tables included in the database are:</w:t>
      </w:r>
    </w:p>
    <w:p w14:paraId="4224FCC2" w14:textId="77777777" w:rsidR="00C31C5F" w:rsidRPr="00C56655" w:rsidRDefault="00C31C5F" w:rsidP="00421E6B">
      <w:pPr>
        <w:keepNext/>
        <w:numPr>
          <w:ilvl w:val="0"/>
          <w:numId w:val="23"/>
        </w:numPr>
      </w:pPr>
      <w:r w:rsidRPr="00C56655">
        <w:t>Abbreviations</w:t>
      </w:r>
    </w:p>
    <w:p w14:paraId="20016762" w14:textId="26F19870" w:rsidR="00C31C5F" w:rsidRPr="00C56655" w:rsidRDefault="00C31C5F" w:rsidP="00C31C5F">
      <w:pPr>
        <w:pStyle w:val="NormalIndent"/>
        <w:keepNext/>
      </w:pPr>
      <w:r w:rsidRPr="00C56655">
        <w:t>This table defines abbreviations that can be automatically recognized when using the Abbreviations utility (paragraph </w:t>
      </w:r>
      <w:r w:rsidRPr="00C56655">
        <w:fldChar w:fldCharType="begin"/>
      </w:r>
      <w:r w:rsidRPr="00C56655">
        <w:instrText xml:space="preserve"> REF _Ref380729501 \r \h  \* MERGEFORMAT </w:instrText>
      </w:r>
      <w:r w:rsidRPr="00C56655">
        <w:fldChar w:fldCharType="separate"/>
      </w:r>
      <w:r w:rsidR="00C56655">
        <w:t>4.3.3.3</w:t>
      </w:r>
      <w:r w:rsidRPr="00C56655">
        <w:fldChar w:fldCharType="end"/>
      </w:r>
      <w:r w:rsidRPr="00C56655">
        <w:t>) to compile an abbreviations table in the document.</w:t>
      </w:r>
    </w:p>
    <w:tbl>
      <w:tblPr>
        <w:tblW w:w="0" w:type="auto"/>
        <w:tblInd w:w="454"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57" w:type="dxa"/>
          <w:right w:w="57" w:type="dxa"/>
        </w:tblCellMar>
        <w:tblLook w:val="04A0" w:firstRow="1" w:lastRow="0" w:firstColumn="1" w:lastColumn="0" w:noHBand="0" w:noVBand="1"/>
      </w:tblPr>
      <w:tblGrid>
        <w:gridCol w:w="1198"/>
        <w:gridCol w:w="3360"/>
      </w:tblGrid>
      <w:tr w:rsidR="00C31C5F" w:rsidRPr="00C56655" w14:paraId="29980F6F" w14:textId="77777777" w:rsidTr="001820B4">
        <w:trPr>
          <w:trHeight w:val="227"/>
        </w:trPr>
        <w:tc>
          <w:tcPr>
            <w:tcW w:w="1198" w:type="dxa"/>
            <w:shd w:val="clear" w:color="auto" w:fill="D9D9D9" w:themeFill="background1" w:themeFillShade="D9"/>
            <w:noWrap/>
            <w:vAlign w:val="bottom"/>
            <w:hideMark/>
          </w:tcPr>
          <w:p w14:paraId="70E7EA53" w14:textId="77777777" w:rsidR="00C31C5F" w:rsidRPr="00C56655" w:rsidRDefault="00C31C5F" w:rsidP="001820B4">
            <w:pPr>
              <w:keepNext/>
              <w:spacing w:before="20" w:after="20" w:line="240" w:lineRule="auto"/>
              <w:jc w:val="left"/>
              <w:rPr>
                <w:rFonts w:ascii="Calibri" w:hAnsi="Calibri" w:cs="Calibri"/>
                <w:b/>
                <w:bCs/>
                <w:color w:val="000000"/>
                <w:sz w:val="20"/>
                <w:lang w:eastAsia="en-GB"/>
              </w:rPr>
            </w:pPr>
            <w:r w:rsidRPr="00C56655">
              <w:rPr>
                <w:rFonts w:ascii="Calibri" w:hAnsi="Calibri" w:cs="Calibri"/>
                <w:b/>
                <w:bCs/>
                <w:color w:val="000000"/>
                <w:sz w:val="20"/>
                <w:lang w:eastAsia="en-GB"/>
              </w:rPr>
              <w:t>Abbreviation</w:t>
            </w:r>
          </w:p>
        </w:tc>
        <w:tc>
          <w:tcPr>
            <w:tcW w:w="3360" w:type="dxa"/>
            <w:shd w:val="clear" w:color="auto" w:fill="D9D9D9" w:themeFill="background1" w:themeFillShade="D9"/>
            <w:noWrap/>
            <w:vAlign w:val="bottom"/>
            <w:hideMark/>
          </w:tcPr>
          <w:p w14:paraId="0C15562F" w14:textId="77777777" w:rsidR="00C31C5F" w:rsidRPr="00C56655" w:rsidRDefault="00C31C5F" w:rsidP="001820B4">
            <w:pPr>
              <w:keepNext/>
              <w:spacing w:before="20" w:after="20" w:line="240" w:lineRule="auto"/>
              <w:jc w:val="left"/>
              <w:rPr>
                <w:rFonts w:ascii="Calibri" w:hAnsi="Calibri" w:cs="Calibri"/>
                <w:b/>
                <w:bCs/>
                <w:color w:val="000000"/>
                <w:sz w:val="20"/>
                <w:lang w:eastAsia="en-GB"/>
              </w:rPr>
            </w:pPr>
            <w:r w:rsidRPr="00C56655">
              <w:rPr>
                <w:rFonts w:ascii="Calibri" w:hAnsi="Calibri" w:cs="Calibri"/>
                <w:b/>
                <w:bCs/>
                <w:color w:val="000000"/>
                <w:sz w:val="20"/>
                <w:lang w:eastAsia="en-GB"/>
              </w:rPr>
              <w:t>Description</w:t>
            </w:r>
          </w:p>
        </w:tc>
      </w:tr>
      <w:tr w:rsidR="00C31C5F" w:rsidRPr="00C56655" w14:paraId="66C94573" w14:textId="77777777" w:rsidTr="001820B4">
        <w:trPr>
          <w:trHeight w:val="227"/>
        </w:trPr>
        <w:tc>
          <w:tcPr>
            <w:tcW w:w="1198" w:type="dxa"/>
            <w:shd w:val="clear" w:color="auto" w:fill="auto"/>
            <w:noWrap/>
            <w:vAlign w:val="bottom"/>
            <w:hideMark/>
          </w:tcPr>
          <w:p w14:paraId="4994DE4E"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2D</w:t>
            </w:r>
          </w:p>
        </w:tc>
        <w:tc>
          <w:tcPr>
            <w:tcW w:w="3360" w:type="dxa"/>
            <w:shd w:val="clear" w:color="auto" w:fill="auto"/>
            <w:noWrap/>
            <w:vAlign w:val="bottom"/>
            <w:hideMark/>
          </w:tcPr>
          <w:p w14:paraId="6F212D07"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two-dimensional</w:t>
            </w:r>
          </w:p>
        </w:tc>
      </w:tr>
      <w:tr w:rsidR="00C31C5F" w:rsidRPr="00C56655" w14:paraId="728B68EF" w14:textId="77777777" w:rsidTr="001820B4">
        <w:trPr>
          <w:trHeight w:val="227"/>
        </w:trPr>
        <w:tc>
          <w:tcPr>
            <w:tcW w:w="1198" w:type="dxa"/>
            <w:shd w:val="clear" w:color="auto" w:fill="auto"/>
            <w:noWrap/>
            <w:vAlign w:val="bottom"/>
            <w:hideMark/>
          </w:tcPr>
          <w:p w14:paraId="527A39CC"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3D</w:t>
            </w:r>
          </w:p>
        </w:tc>
        <w:tc>
          <w:tcPr>
            <w:tcW w:w="3360" w:type="dxa"/>
            <w:shd w:val="clear" w:color="auto" w:fill="auto"/>
            <w:noWrap/>
            <w:vAlign w:val="bottom"/>
            <w:hideMark/>
          </w:tcPr>
          <w:p w14:paraId="36082BF7"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three-dimensional</w:t>
            </w:r>
          </w:p>
        </w:tc>
      </w:tr>
      <w:tr w:rsidR="00C31C5F" w:rsidRPr="00C56655" w14:paraId="3074A554" w14:textId="77777777" w:rsidTr="001820B4">
        <w:trPr>
          <w:trHeight w:val="227"/>
        </w:trPr>
        <w:tc>
          <w:tcPr>
            <w:tcW w:w="1198" w:type="dxa"/>
            <w:shd w:val="clear" w:color="auto" w:fill="auto"/>
            <w:noWrap/>
            <w:vAlign w:val="bottom"/>
            <w:hideMark/>
          </w:tcPr>
          <w:p w14:paraId="6945A098"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AA</w:t>
            </w:r>
          </w:p>
        </w:tc>
        <w:tc>
          <w:tcPr>
            <w:tcW w:w="3360" w:type="dxa"/>
            <w:shd w:val="clear" w:color="auto" w:fill="auto"/>
            <w:noWrap/>
            <w:vAlign w:val="bottom"/>
            <w:hideMark/>
          </w:tcPr>
          <w:p w14:paraId="2F2EC627"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Application Activity</w:t>
            </w:r>
          </w:p>
        </w:tc>
      </w:tr>
      <w:tr w:rsidR="00C31C5F" w:rsidRPr="00C56655" w14:paraId="49462A09" w14:textId="77777777" w:rsidTr="001820B4">
        <w:trPr>
          <w:trHeight w:val="227"/>
        </w:trPr>
        <w:tc>
          <w:tcPr>
            <w:tcW w:w="1198" w:type="dxa"/>
            <w:shd w:val="clear" w:color="auto" w:fill="auto"/>
            <w:noWrap/>
            <w:vAlign w:val="bottom"/>
            <w:hideMark/>
          </w:tcPr>
          <w:p w14:paraId="05F75538"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AACE</w:t>
            </w:r>
          </w:p>
        </w:tc>
        <w:tc>
          <w:tcPr>
            <w:tcW w:w="3360" w:type="dxa"/>
            <w:shd w:val="clear" w:color="auto" w:fill="auto"/>
            <w:noWrap/>
            <w:vAlign w:val="bottom"/>
            <w:hideMark/>
          </w:tcPr>
          <w:p w14:paraId="7C8D06AE"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Association of American Cost Engineers</w:t>
            </w:r>
          </w:p>
        </w:tc>
      </w:tr>
      <w:tr w:rsidR="00C31C5F" w:rsidRPr="00C56655" w14:paraId="7349FD4C" w14:textId="77777777" w:rsidTr="001820B4">
        <w:trPr>
          <w:trHeight w:val="227"/>
        </w:trPr>
        <w:tc>
          <w:tcPr>
            <w:tcW w:w="1198" w:type="dxa"/>
            <w:shd w:val="clear" w:color="auto" w:fill="auto"/>
            <w:noWrap/>
            <w:vAlign w:val="bottom"/>
            <w:hideMark/>
          </w:tcPr>
          <w:p w14:paraId="23C7799B"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AADQ</w:t>
            </w:r>
          </w:p>
        </w:tc>
        <w:tc>
          <w:tcPr>
            <w:tcW w:w="3360" w:type="dxa"/>
            <w:shd w:val="clear" w:color="auto" w:fill="auto"/>
            <w:noWrap/>
            <w:vAlign w:val="bottom"/>
            <w:hideMark/>
          </w:tcPr>
          <w:p w14:paraId="3690FD16"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Annual Authorized Discharge Quantities</w:t>
            </w:r>
          </w:p>
        </w:tc>
      </w:tr>
    </w:tbl>
    <w:p w14:paraId="7887314F" w14:textId="77777777" w:rsidR="00C31C5F" w:rsidRPr="00C56655" w:rsidRDefault="00C31C5F" w:rsidP="00C31C5F">
      <w:pPr>
        <w:pStyle w:val="NormalIndent"/>
        <w:spacing w:after="0"/>
        <w:rPr>
          <w:sz w:val="16"/>
          <w:szCs w:val="16"/>
        </w:rPr>
      </w:pPr>
    </w:p>
    <w:p w14:paraId="757BA8B2" w14:textId="77777777" w:rsidR="00C31C5F" w:rsidRPr="00C56655" w:rsidRDefault="00C31C5F" w:rsidP="00421E6B">
      <w:pPr>
        <w:keepNext/>
        <w:numPr>
          <w:ilvl w:val="0"/>
          <w:numId w:val="23"/>
        </w:numPr>
      </w:pPr>
      <w:r w:rsidRPr="00C56655">
        <w:t>AbbreviationsSpecial</w:t>
      </w:r>
    </w:p>
    <w:p w14:paraId="24039E64" w14:textId="2FCB8D67" w:rsidR="00C31C5F" w:rsidRPr="00C56655" w:rsidRDefault="00C31C5F" w:rsidP="00C31C5F">
      <w:pPr>
        <w:pStyle w:val="NormalIndent"/>
        <w:keepNext/>
      </w:pPr>
      <w:r w:rsidRPr="00C56655">
        <w:t>This table defines abbreviations that consist of two or more groups of characters such that it is not recognizable as a single word in a find all words operation. Special find methods are used to recognize these abbreviations when using the Abbreviations utility (paragraph </w:t>
      </w:r>
      <w:r w:rsidRPr="00C56655">
        <w:fldChar w:fldCharType="begin"/>
      </w:r>
      <w:r w:rsidRPr="00C56655">
        <w:instrText xml:space="preserve"> REF _Ref380729501 \r \h  \* MERGEFORMAT </w:instrText>
      </w:r>
      <w:r w:rsidRPr="00C56655">
        <w:fldChar w:fldCharType="separate"/>
      </w:r>
      <w:r w:rsidR="00C56655">
        <w:t>4.3.3.3</w:t>
      </w:r>
      <w:r w:rsidRPr="00C56655">
        <w:fldChar w:fldCharType="end"/>
      </w:r>
      <w:r w:rsidRPr="00C56655">
        <w:t>) to compile an abbreviations table in the document.</w:t>
      </w:r>
    </w:p>
    <w:tbl>
      <w:tblPr>
        <w:tblW w:w="0" w:type="auto"/>
        <w:tblInd w:w="454"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57" w:type="dxa"/>
          <w:right w:w="57" w:type="dxa"/>
        </w:tblCellMar>
        <w:tblLook w:val="04A0" w:firstRow="1" w:lastRow="0" w:firstColumn="1" w:lastColumn="0" w:noHBand="0" w:noVBand="1"/>
      </w:tblPr>
      <w:tblGrid>
        <w:gridCol w:w="1198"/>
        <w:gridCol w:w="3280"/>
      </w:tblGrid>
      <w:tr w:rsidR="00C31C5F" w:rsidRPr="00C56655" w14:paraId="7B5FA0FE" w14:textId="77777777" w:rsidTr="001820B4">
        <w:trPr>
          <w:trHeight w:val="227"/>
        </w:trPr>
        <w:tc>
          <w:tcPr>
            <w:tcW w:w="1198" w:type="dxa"/>
            <w:shd w:val="clear" w:color="auto" w:fill="D9D9D9" w:themeFill="background1" w:themeFillShade="D9"/>
            <w:noWrap/>
            <w:vAlign w:val="bottom"/>
            <w:hideMark/>
          </w:tcPr>
          <w:p w14:paraId="39E02132" w14:textId="77777777" w:rsidR="00C31C5F" w:rsidRPr="00C56655" w:rsidRDefault="00C31C5F" w:rsidP="001820B4">
            <w:pPr>
              <w:keepNext/>
              <w:spacing w:before="20" w:after="20" w:line="240" w:lineRule="auto"/>
              <w:jc w:val="left"/>
              <w:rPr>
                <w:rFonts w:ascii="Calibri" w:hAnsi="Calibri" w:cs="Calibri"/>
                <w:b/>
                <w:bCs/>
                <w:color w:val="000000"/>
                <w:sz w:val="20"/>
                <w:lang w:eastAsia="en-GB"/>
              </w:rPr>
            </w:pPr>
            <w:r w:rsidRPr="00C56655">
              <w:rPr>
                <w:rFonts w:ascii="Calibri" w:hAnsi="Calibri" w:cs="Calibri"/>
                <w:b/>
                <w:bCs/>
                <w:color w:val="000000"/>
                <w:sz w:val="20"/>
                <w:lang w:eastAsia="en-GB"/>
              </w:rPr>
              <w:t>Abbreviation</w:t>
            </w:r>
          </w:p>
        </w:tc>
        <w:tc>
          <w:tcPr>
            <w:tcW w:w="3280" w:type="dxa"/>
            <w:shd w:val="clear" w:color="auto" w:fill="D9D9D9" w:themeFill="background1" w:themeFillShade="D9"/>
            <w:noWrap/>
            <w:vAlign w:val="bottom"/>
            <w:hideMark/>
          </w:tcPr>
          <w:p w14:paraId="66663DD9" w14:textId="77777777" w:rsidR="00C31C5F" w:rsidRPr="00C56655" w:rsidRDefault="00C31C5F" w:rsidP="001820B4">
            <w:pPr>
              <w:keepNext/>
              <w:spacing w:before="20" w:after="20" w:line="240" w:lineRule="auto"/>
              <w:jc w:val="left"/>
              <w:rPr>
                <w:rFonts w:ascii="Calibri" w:hAnsi="Calibri" w:cs="Calibri"/>
                <w:b/>
                <w:bCs/>
                <w:color w:val="000000"/>
                <w:sz w:val="20"/>
                <w:lang w:eastAsia="en-GB"/>
              </w:rPr>
            </w:pPr>
            <w:r w:rsidRPr="00C56655">
              <w:rPr>
                <w:rFonts w:ascii="Calibri" w:hAnsi="Calibri" w:cs="Calibri"/>
                <w:b/>
                <w:bCs/>
                <w:color w:val="000000"/>
                <w:sz w:val="20"/>
                <w:lang w:eastAsia="en-GB"/>
              </w:rPr>
              <w:t>Description</w:t>
            </w:r>
          </w:p>
        </w:tc>
      </w:tr>
      <w:tr w:rsidR="00C31C5F" w:rsidRPr="00C56655" w14:paraId="1E8F267F" w14:textId="77777777" w:rsidTr="001820B4">
        <w:trPr>
          <w:trHeight w:val="227"/>
        </w:trPr>
        <w:tc>
          <w:tcPr>
            <w:tcW w:w="1198" w:type="dxa"/>
            <w:shd w:val="clear" w:color="auto" w:fill="auto"/>
            <w:noWrap/>
            <w:vAlign w:val="bottom"/>
            <w:hideMark/>
          </w:tcPr>
          <w:p w14:paraId="1EB03772"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ach/h</w:t>
            </w:r>
          </w:p>
        </w:tc>
        <w:tc>
          <w:tcPr>
            <w:tcW w:w="3280" w:type="dxa"/>
            <w:shd w:val="clear" w:color="auto" w:fill="auto"/>
            <w:noWrap/>
            <w:vAlign w:val="bottom"/>
            <w:hideMark/>
          </w:tcPr>
          <w:p w14:paraId="694BDDF6"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air changes per hour</w:t>
            </w:r>
          </w:p>
        </w:tc>
      </w:tr>
      <w:tr w:rsidR="00C31C5F" w:rsidRPr="00C56655" w14:paraId="6424BC3F" w14:textId="77777777" w:rsidTr="001820B4">
        <w:trPr>
          <w:trHeight w:val="227"/>
        </w:trPr>
        <w:tc>
          <w:tcPr>
            <w:tcW w:w="1198" w:type="dxa"/>
            <w:shd w:val="clear" w:color="auto" w:fill="auto"/>
            <w:noWrap/>
            <w:vAlign w:val="bottom"/>
            <w:hideMark/>
          </w:tcPr>
          <w:p w14:paraId="74C4A0D6"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BE&amp;UA</w:t>
            </w:r>
          </w:p>
        </w:tc>
        <w:tc>
          <w:tcPr>
            <w:tcW w:w="3280" w:type="dxa"/>
            <w:shd w:val="clear" w:color="auto" w:fill="auto"/>
            <w:noWrap/>
            <w:vAlign w:val="bottom"/>
            <w:hideMark/>
          </w:tcPr>
          <w:p w14:paraId="365B359E"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Best Estimate and Uncertainty Analysis</w:t>
            </w:r>
          </w:p>
        </w:tc>
      </w:tr>
      <w:tr w:rsidR="00C31C5F" w:rsidRPr="00C56655" w14:paraId="5DE9AC6C" w14:textId="77777777" w:rsidTr="001820B4">
        <w:trPr>
          <w:trHeight w:val="227"/>
        </w:trPr>
        <w:tc>
          <w:tcPr>
            <w:tcW w:w="1198" w:type="dxa"/>
            <w:shd w:val="clear" w:color="auto" w:fill="auto"/>
            <w:noWrap/>
            <w:vAlign w:val="bottom"/>
            <w:hideMark/>
          </w:tcPr>
          <w:p w14:paraId="7056B286"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C&amp;B</w:t>
            </w:r>
          </w:p>
        </w:tc>
        <w:tc>
          <w:tcPr>
            <w:tcW w:w="3280" w:type="dxa"/>
            <w:shd w:val="clear" w:color="auto" w:fill="auto"/>
            <w:noWrap/>
            <w:vAlign w:val="bottom"/>
            <w:hideMark/>
          </w:tcPr>
          <w:p w14:paraId="490B9F43"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Civil and Building</w:t>
            </w:r>
          </w:p>
        </w:tc>
      </w:tr>
      <w:tr w:rsidR="00C31C5F" w:rsidRPr="00C56655" w14:paraId="10215DB2" w14:textId="77777777" w:rsidTr="001820B4">
        <w:trPr>
          <w:trHeight w:val="227"/>
        </w:trPr>
        <w:tc>
          <w:tcPr>
            <w:tcW w:w="1198" w:type="dxa"/>
            <w:shd w:val="clear" w:color="auto" w:fill="auto"/>
            <w:noWrap/>
            <w:vAlign w:val="bottom"/>
            <w:hideMark/>
          </w:tcPr>
          <w:p w14:paraId="68889854"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C&amp;I</w:t>
            </w:r>
          </w:p>
        </w:tc>
        <w:tc>
          <w:tcPr>
            <w:tcW w:w="3280" w:type="dxa"/>
            <w:shd w:val="clear" w:color="auto" w:fill="auto"/>
            <w:noWrap/>
            <w:vAlign w:val="bottom"/>
            <w:hideMark/>
          </w:tcPr>
          <w:p w14:paraId="5B48BA56"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Control and Instrumentation</w:t>
            </w:r>
          </w:p>
        </w:tc>
      </w:tr>
      <w:tr w:rsidR="00C31C5F" w:rsidRPr="00C56655" w14:paraId="5A0C468C" w14:textId="77777777" w:rsidTr="001820B4">
        <w:trPr>
          <w:trHeight w:val="227"/>
        </w:trPr>
        <w:tc>
          <w:tcPr>
            <w:tcW w:w="1198" w:type="dxa"/>
            <w:shd w:val="clear" w:color="auto" w:fill="auto"/>
            <w:noWrap/>
            <w:vAlign w:val="bottom"/>
            <w:hideMark/>
          </w:tcPr>
          <w:p w14:paraId="6B143114"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C&amp;MF</w:t>
            </w:r>
          </w:p>
        </w:tc>
        <w:tc>
          <w:tcPr>
            <w:tcW w:w="3280" w:type="dxa"/>
            <w:shd w:val="clear" w:color="auto" w:fill="auto"/>
            <w:noWrap/>
            <w:vAlign w:val="bottom"/>
            <w:hideMark/>
          </w:tcPr>
          <w:p w14:paraId="00ABCE0C"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Calculation and Monitoring Functions</w:t>
            </w:r>
          </w:p>
        </w:tc>
      </w:tr>
    </w:tbl>
    <w:p w14:paraId="23FB5ECD" w14:textId="77777777" w:rsidR="00C31C5F" w:rsidRPr="00C56655" w:rsidRDefault="00C31C5F" w:rsidP="00C31C5F">
      <w:pPr>
        <w:pStyle w:val="NormalIndent"/>
        <w:spacing w:after="0"/>
        <w:rPr>
          <w:sz w:val="16"/>
          <w:szCs w:val="16"/>
        </w:rPr>
      </w:pPr>
    </w:p>
    <w:p w14:paraId="7D7099AA" w14:textId="77777777" w:rsidR="00C31C5F" w:rsidRPr="00C56655" w:rsidRDefault="00C31C5F" w:rsidP="00421E6B">
      <w:pPr>
        <w:keepNext/>
        <w:numPr>
          <w:ilvl w:val="0"/>
          <w:numId w:val="23"/>
        </w:numPr>
      </w:pPr>
      <w:r w:rsidRPr="00C56655">
        <w:t>CaseWords</w:t>
      </w:r>
    </w:p>
    <w:p w14:paraId="63C3FBA0" w14:textId="26C7DF0A" w:rsidR="00C31C5F" w:rsidRPr="00C56655" w:rsidRDefault="00C31C5F" w:rsidP="00C31C5F">
      <w:pPr>
        <w:pStyle w:val="NormalIndent"/>
        <w:keepNext/>
      </w:pPr>
      <w:r w:rsidRPr="00C56655">
        <w:t xml:space="preserve">This table defines words that should always be lower case when applying title case formatting to a text selection, e.g. ‘This </w:t>
      </w:r>
      <w:r w:rsidRPr="00C56655">
        <w:rPr>
          <w:b/>
        </w:rPr>
        <w:t>is</w:t>
      </w:r>
      <w:r w:rsidRPr="00C56655">
        <w:t xml:space="preserve"> </w:t>
      </w:r>
      <w:r w:rsidRPr="00C56655">
        <w:rPr>
          <w:b/>
        </w:rPr>
        <w:t>a</w:t>
      </w:r>
      <w:r w:rsidRPr="00C56655">
        <w:t xml:space="preserve"> Table </w:t>
      </w:r>
      <w:r w:rsidRPr="00C56655">
        <w:rPr>
          <w:b/>
        </w:rPr>
        <w:t>of</w:t>
      </w:r>
      <w:r w:rsidRPr="00C56655">
        <w:t xml:space="preserve"> Contents’. It is used in conjunction with the Update Case utility (paragraph </w:t>
      </w:r>
      <w:r w:rsidRPr="00C56655">
        <w:fldChar w:fldCharType="begin"/>
      </w:r>
      <w:r w:rsidRPr="00C56655">
        <w:instrText xml:space="preserve"> REF _Ref380729583 \r \h  \* MERGEFORMAT </w:instrText>
      </w:r>
      <w:r w:rsidRPr="00C56655">
        <w:fldChar w:fldCharType="separate"/>
      </w:r>
      <w:r w:rsidR="00C56655">
        <w:t>4.3.4.3</w:t>
      </w:r>
      <w:r w:rsidRPr="00C56655">
        <w:fldChar w:fldCharType="end"/>
      </w:r>
      <w:r w:rsidRPr="00C56655">
        <w:t>).</w:t>
      </w:r>
    </w:p>
    <w:tbl>
      <w:tblPr>
        <w:tblW w:w="0" w:type="auto"/>
        <w:tblInd w:w="454"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57" w:type="dxa"/>
          <w:right w:w="57" w:type="dxa"/>
        </w:tblCellMar>
        <w:tblLook w:val="04A0" w:firstRow="1" w:lastRow="0" w:firstColumn="1" w:lastColumn="0" w:noHBand="0" w:noVBand="1"/>
      </w:tblPr>
      <w:tblGrid>
        <w:gridCol w:w="967"/>
      </w:tblGrid>
      <w:tr w:rsidR="00C31C5F" w:rsidRPr="00C56655" w14:paraId="3E66121A" w14:textId="77777777" w:rsidTr="001820B4">
        <w:trPr>
          <w:trHeight w:val="227"/>
        </w:trPr>
        <w:tc>
          <w:tcPr>
            <w:tcW w:w="967" w:type="dxa"/>
            <w:shd w:val="clear" w:color="auto" w:fill="D9D9D9" w:themeFill="background1" w:themeFillShade="D9"/>
            <w:noWrap/>
            <w:vAlign w:val="bottom"/>
            <w:hideMark/>
          </w:tcPr>
          <w:p w14:paraId="7099267A" w14:textId="77777777" w:rsidR="00C31C5F" w:rsidRPr="00C56655" w:rsidRDefault="00C31C5F" w:rsidP="001820B4">
            <w:pPr>
              <w:keepNext/>
              <w:spacing w:before="20" w:after="20" w:line="240" w:lineRule="auto"/>
              <w:jc w:val="left"/>
              <w:rPr>
                <w:rFonts w:ascii="Calibri" w:hAnsi="Calibri" w:cs="Calibri"/>
                <w:b/>
                <w:bCs/>
                <w:color w:val="000000"/>
                <w:sz w:val="20"/>
                <w:lang w:eastAsia="en-GB"/>
              </w:rPr>
            </w:pPr>
            <w:r w:rsidRPr="00C56655">
              <w:rPr>
                <w:rFonts w:ascii="Calibri" w:hAnsi="Calibri" w:cs="Calibri"/>
                <w:b/>
                <w:bCs/>
                <w:color w:val="000000"/>
                <w:sz w:val="20"/>
                <w:lang w:eastAsia="en-GB"/>
              </w:rPr>
              <w:t>CaseWord</w:t>
            </w:r>
          </w:p>
        </w:tc>
      </w:tr>
      <w:tr w:rsidR="00C31C5F" w:rsidRPr="00C56655" w14:paraId="345CC289" w14:textId="77777777" w:rsidTr="001820B4">
        <w:trPr>
          <w:trHeight w:val="227"/>
        </w:trPr>
        <w:tc>
          <w:tcPr>
            <w:tcW w:w="967" w:type="dxa"/>
            <w:shd w:val="clear" w:color="auto" w:fill="auto"/>
            <w:noWrap/>
            <w:vAlign w:val="bottom"/>
            <w:hideMark/>
          </w:tcPr>
          <w:p w14:paraId="6CD14BFB"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a</w:t>
            </w:r>
          </w:p>
        </w:tc>
      </w:tr>
      <w:tr w:rsidR="00C31C5F" w:rsidRPr="00C56655" w14:paraId="4170B911" w14:textId="77777777" w:rsidTr="001820B4">
        <w:trPr>
          <w:trHeight w:val="227"/>
        </w:trPr>
        <w:tc>
          <w:tcPr>
            <w:tcW w:w="967" w:type="dxa"/>
            <w:shd w:val="clear" w:color="auto" w:fill="auto"/>
            <w:noWrap/>
            <w:vAlign w:val="bottom"/>
            <w:hideMark/>
          </w:tcPr>
          <w:p w14:paraId="659FE067"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about</w:t>
            </w:r>
          </w:p>
        </w:tc>
      </w:tr>
      <w:tr w:rsidR="00C31C5F" w:rsidRPr="00C56655" w14:paraId="5A86729F" w14:textId="77777777" w:rsidTr="001820B4">
        <w:trPr>
          <w:trHeight w:val="227"/>
        </w:trPr>
        <w:tc>
          <w:tcPr>
            <w:tcW w:w="967" w:type="dxa"/>
            <w:shd w:val="clear" w:color="auto" w:fill="auto"/>
            <w:noWrap/>
            <w:vAlign w:val="bottom"/>
            <w:hideMark/>
          </w:tcPr>
          <w:p w14:paraId="1C789F5D"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above</w:t>
            </w:r>
          </w:p>
        </w:tc>
      </w:tr>
      <w:tr w:rsidR="00C31C5F" w:rsidRPr="00C56655" w14:paraId="51398E70" w14:textId="77777777" w:rsidTr="001820B4">
        <w:trPr>
          <w:trHeight w:val="227"/>
        </w:trPr>
        <w:tc>
          <w:tcPr>
            <w:tcW w:w="967" w:type="dxa"/>
            <w:shd w:val="clear" w:color="auto" w:fill="auto"/>
            <w:noWrap/>
            <w:vAlign w:val="bottom"/>
            <w:hideMark/>
          </w:tcPr>
          <w:p w14:paraId="72E834AC"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after</w:t>
            </w:r>
          </w:p>
        </w:tc>
      </w:tr>
      <w:tr w:rsidR="00C31C5F" w:rsidRPr="00C56655" w14:paraId="12C35007" w14:textId="77777777" w:rsidTr="001820B4">
        <w:trPr>
          <w:trHeight w:val="227"/>
        </w:trPr>
        <w:tc>
          <w:tcPr>
            <w:tcW w:w="967" w:type="dxa"/>
            <w:shd w:val="clear" w:color="auto" w:fill="auto"/>
            <w:noWrap/>
            <w:vAlign w:val="bottom"/>
            <w:hideMark/>
          </w:tcPr>
          <w:p w14:paraId="281A4484"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against</w:t>
            </w:r>
          </w:p>
        </w:tc>
      </w:tr>
    </w:tbl>
    <w:p w14:paraId="69E1C860" w14:textId="77777777" w:rsidR="00C31C5F" w:rsidRPr="00C56655" w:rsidRDefault="00C31C5F" w:rsidP="00C31C5F">
      <w:pPr>
        <w:pStyle w:val="NormalIndent"/>
        <w:spacing w:after="0"/>
        <w:rPr>
          <w:sz w:val="16"/>
          <w:szCs w:val="16"/>
        </w:rPr>
      </w:pPr>
    </w:p>
    <w:p w14:paraId="15D0EEAF" w14:textId="77777777" w:rsidR="00C31C5F" w:rsidRPr="00C56655" w:rsidRDefault="00C31C5F" w:rsidP="00421E6B">
      <w:pPr>
        <w:keepNext/>
        <w:keepLines/>
        <w:numPr>
          <w:ilvl w:val="0"/>
          <w:numId w:val="23"/>
        </w:numPr>
      </w:pPr>
      <w:r w:rsidRPr="00C56655">
        <w:lastRenderedPageBreak/>
        <w:t>Exclusions</w:t>
      </w:r>
    </w:p>
    <w:p w14:paraId="0B6160F5" w14:textId="701BEA3D" w:rsidR="00C31C5F" w:rsidRPr="00C56655" w:rsidRDefault="00C31C5F" w:rsidP="00C31C5F">
      <w:pPr>
        <w:pStyle w:val="NormalIndent"/>
        <w:keepNext/>
        <w:keepLines/>
      </w:pPr>
      <w:r w:rsidRPr="00C56655">
        <w:t>This table defines abbreviations that are also commonly used as normal words, such as sea/SEA, case/CASE and rod/ROD. These words are ignored if they are part of a heading or caption when using the Abbreviations utility (paragraph </w:t>
      </w:r>
      <w:r w:rsidRPr="00C56655">
        <w:fldChar w:fldCharType="begin"/>
      </w:r>
      <w:r w:rsidRPr="00C56655">
        <w:instrText xml:space="preserve"> REF _Ref380729501 \r \h  \* MERGEFORMAT </w:instrText>
      </w:r>
      <w:r w:rsidRPr="00C56655">
        <w:fldChar w:fldCharType="separate"/>
      </w:r>
      <w:r w:rsidR="00C56655">
        <w:t>4.3.3.3</w:t>
      </w:r>
      <w:r w:rsidRPr="00C56655">
        <w:fldChar w:fldCharType="end"/>
      </w:r>
      <w:r w:rsidRPr="00C56655">
        <w:t>) or Update Case utility (paragraph </w:t>
      </w:r>
      <w:r w:rsidRPr="00C56655">
        <w:fldChar w:fldCharType="begin"/>
      </w:r>
      <w:r w:rsidRPr="00C56655">
        <w:instrText xml:space="preserve"> REF _Ref380729583 \r \h  \* MERGEFORMAT </w:instrText>
      </w:r>
      <w:r w:rsidRPr="00C56655">
        <w:fldChar w:fldCharType="separate"/>
      </w:r>
      <w:r w:rsidR="00C56655">
        <w:t>4.3.4.3</w:t>
      </w:r>
      <w:r w:rsidRPr="00C56655">
        <w:fldChar w:fldCharType="end"/>
      </w:r>
      <w:r w:rsidRPr="00C56655">
        <w:t>).</w:t>
      </w:r>
    </w:p>
    <w:tbl>
      <w:tblPr>
        <w:tblW w:w="0" w:type="auto"/>
        <w:tblInd w:w="454"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57" w:type="dxa"/>
          <w:right w:w="57" w:type="dxa"/>
        </w:tblCellMar>
        <w:tblLook w:val="04A0" w:firstRow="1" w:lastRow="0" w:firstColumn="1" w:lastColumn="0" w:noHBand="0" w:noVBand="1"/>
      </w:tblPr>
      <w:tblGrid>
        <w:gridCol w:w="1198"/>
      </w:tblGrid>
      <w:tr w:rsidR="00C31C5F" w:rsidRPr="00C56655" w14:paraId="436B5624" w14:textId="77777777" w:rsidTr="001820B4">
        <w:trPr>
          <w:trHeight w:val="227"/>
        </w:trPr>
        <w:tc>
          <w:tcPr>
            <w:tcW w:w="1198" w:type="dxa"/>
            <w:shd w:val="clear" w:color="auto" w:fill="D9D9D9" w:themeFill="background1" w:themeFillShade="D9"/>
            <w:noWrap/>
            <w:vAlign w:val="bottom"/>
            <w:hideMark/>
          </w:tcPr>
          <w:p w14:paraId="31D13F04" w14:textId="77777777" w:rsidR="00C31C5F" w:rsidRPr="00C56655" w:rsidRDefault="00C31C5F" w:rsidP="001820B4">
            <w:pPr>
              <w:keepNext/>
              <w:spacing w:before="20" w:after="20" w:line="240" w:lineRule="auto"/>
              <w:jc w:val="left"/>
              <w:rPr>
                <w:rFonts w:ascii="Calibri" w:hAnsi="Calibri" w:cs="Calibri"/>
                <w:b/>
                <w:bCs/>
                <w:color w:val="000000"/>
                <w:sz w:val="20"/>
                <w:lang w:eastAsia="en-GB"/>
              </w:rPr>
            </w:pPr>
            <w:r w:rsidRPr="00C56655">
              <w:rPr>
                <w:rFonts w:ascii="Calibri" w:hAnsi="Calibri" w:cs="Calibri"/>
                <w:b/>
                <w:bCs/>
                <w:color w:val="000000"/>
                <w:sz w:val="20"/>
                <w:lang w:eastAsia="en-GB"/>
              </w:rPr>
              <w:t>Abbreviation</w:t>
            </w:r>
          </w:p>
        </w:tc>
      </w:tr>
      <w:tr w:rsidR="00C31C5F" w:rsidRPr="00C56655" w14:paraId="0038D8FC" w14:textId="77777777" w:rsidTr="001820B4">
        <w:trPr>
          <w:trHeight w:val="227"/>
        </w:trPr>
        <w:tc>
          <w:tcPr>
            <w:tcW w:w="1198" w:type="dxa"/>
            <w:shd w:val="clear" w:color="auto" w:fill="auto"/>
            <w:noWrap/>
            <w:vAlign w:val="bottom"/>
            <w:hideMark/>
          </w:tcPr>
          <w:p w14:paraId="07D48D2E"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SEA</w:t>
            </w:r>
          </w:p>
        </w:tc>
      </w:tr>
      <w:tr w:rsidR="00C31C5F" w:rsidRPr="00C56655" w14:paraId="444C4031" w14:textId="77777777" w:rsidTr="001820B4">
        <w:trPr>
          <w:trHeight w:val="227"/>
        </w:trPr>
        <w:tc>
          <w:tcPr>
            <w:tcW w:w="1198" w:type="dxa"/>
            <w:shd w:val="clear" w:color="auto" w:fill="auto"/>
            <w:noWrap/>
            <w:vAlign w:val="bottom"/>
            <w:hideMark/>
          </w:tcPr>
          <w:p w14:paraId="1FE8E2A9"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ROD</w:t>
            </w:r>
          </w:p>
        </w:tc>
      </w:tr>
      <w:tr w:rsidR="00C31C5F" w:rsidRPr="00C56655" w14:paraId="1C60CC6F" w14:textId="77777777" w:rsidTr="001820B4">
        <w:trPr>
          <w:trHeight w:val="227"/>
        </w:trPr>
        <w:tc>
          <w:tcPr>
            <w:tcW w:w="1198" w:type="dxa"/>
            <w:shd w:val="clear" w:color="auto" w:fill="auto"/>
            <w:noWrap/>
            <w:vAlign w:val="bottom"/>
            <w:hideMark/>
          </w:tcPr>
          <w:p w14:paraId="3C477503"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CASE</w:t>
            </w:r>
          </w:p>
        </w:tc>
      </w:tr>
    </w:tbl>
    <w:p w14:paraId="488F77B8" w14:textId="77777777" w:rsidR="00C31C5F" w:rsidRPr="00C56655" w:rsidRDefault="00C31C5F" w:rsidP="00C31C5F">
      <w:pPr>
        <w:pStyle w:val="NormalIndent"/>
        <w:spacing w:after="0"/>
        <w:rPr>
          <w:sz w:val="16"/>
          <w:szCs w:val="16"/>
        </w:rPr>
      </w:pPr>
    </w:p>
    <w:p w14:paraId="42F0ACEE" w14:textId="77777777" w:rsidR="00C31C5F" w:rsidRPr="00C56655" w:rsidRDefault="00C31C5F" w:rsidP="00421E6B">
      <w:pPr>
        <w:keepNext/>
        <w:numPr>
          <w:ilvl w:val="0"/>
          <w:numId w:val="23"/>
        </w:numPr>
      </w:pPr>
      <w:r w:rsidRPr="00C56655">
        <w:t>StyleCases</w:t>
      </w:r>
    </w:p>
    <w:p w14:paraId="2626ED32" w14:textId="6F8FD91E" w:rsidR="00C31C5F" w:rsidRPr="00C56655" w:rsidRDefault="00C31C5F" w:rsidP="00C31C5F">
      <w:pPr>
        <w:pStyle w:val="NormalIndent"/>
        <w:keepNext/>
      </w:pPr>
      <w:r w:rsidRPr="00C56655">
        <w:t>This table defines the case formatting to be applied to headings and captions when using the Update Case utility (paragraph </w:t>
      </w:r>
      <w:r w:rsidRPr="00C56655">
        <w:fldChar w:fldCharType="begin"/>
      </w:r>
      <w:r w:rsidRPr="00C56655">
        <w:instrText xml:space="preserve"> REF _Ref380729583 \r \h  \* MERGEFORMAT </w:instrText>
      </w:r>
      <w:r w:rsidRPr="00C56655">
        <w:fldChar w:fldCharType="separate"/>
      </w:r>
      <w:r w:rsidR="00C56655">
        <w:t>4.3.4.3</w:t>
      </w:r>
      <w:r w:rsidRPr="00C56655">
        <w:fldChar w:fldCharType="end"/>
      </w:r>
      <w:r w:rsidRPr="00C56655">
        <w:t>).</w:t>
      </w:r>
    </w:p>
    <w:tbl>
      <w:tblPr>
        <w:tblW w:w="0" w:type="auto"/>
        <w:tblInd w:w="454"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57" w:type="dxa"/>
          <w:right w:w="57" w:type="dxa"/>
        </w:tblCellMar>
        <w:tblLook w:val="04A0" w:firstRow="1" w:lastRow="0" w:firstColumn="1" w:lastColumn="0" w:noHBand="0" w:noVBand="1"/>
      </w:tblPr>
      <w:tblGrid>
        <w:gridCol w:w="945"/>
        <w:gridCol w:w="867"/>
        <w:gridCol w:w="867"/>
        <w:gridCol w:w="867"/>
      </w:tblGrid>
      <w:tr w:rsidR="00C31C5F" w:rsidRPr="00C56655" w14:paraId="772C0304" w14:textId="77777777" w:rsidTr="001820B4">
        <w:trPr>
          <w:trHeight w:val="227"/>
        </w:trPr>
        <w:tc>
          <w:tcPr>
            <w:tcW w:w="945" w:type="dxa"/>
            <w:shd w:val="clear" w:color="auto" w:fill="D9D9D9" w:themeFill="background1" w:themeFillShade="D9"/>
            <w:noWrap/>
            <w:vAlign w:val="bottom"/>
            <w:hideMark/>
          </w:tcPr>
          <w:p w14:paraId="3E665C9F" w14:textId="77777777" w:rsidR="00C31C5F" w:rsidRPr="00C56655" w:rsidRDefault="00C31C5F" w:rsidP="001820B4">
            <w:pPr>
              <w:keepNext/>
              <w:spacing w:before="20" w:after="20" w:line="240" w:lineRule="auto"/>
              <w:jc w:val="left"/>
              <w:rPr>
                <w:rFonts w:ascii="Calibri" w:hAnsi="Calibri" w:cs="Calibri"/>
                <w:b/>
                <w:bCs/>
                <w:color w:val="000000"/>
                <w:sz w:val="20"/>
                <w:lang w:eastAsia="en-GB"/>
              </w:rPr>
            </w:pPr>
            <w:r w:rsidRPr="00C56655">
              <w:rPr>
                <w:rFonts w:ascii="Calibri" w:hAnsi="Calibri" w:cs="Calibri"/>
                <w:b/>
                <w:bCs/>
                <w:color w:val="000000"/>
                <w:sz w:val="20"/>
                <w:lang w:eastAsia="en-GB"/>
              </w:rPr>
              <w:t>Style</w:t>
            </w:r>
          </w:p>
        </w:tc>
        <w:tc>
          <w:tcPr>
            <w:tcW w:w="867" w:type="dxa"/>
            <w:shd w:val="clear" w:color="auto" w:fill="D9D9D9" w:themeFill="background1" w:themeFillShade="D9"/>
            <w:noWrap/>
            <w:vAlign w:val="bottom"/>
            <w:hideMark/>
          </w:tcPr>
          <w:p w14:paraId="77FC2835" w14:textId="77777777" w:rsidR="00C31C5F" w:rsidRPr="00C56655" w:rsidRDefault="00C31C5F" w:rsidP="001820B4">
            <w:pPr>
              <w:keepNext/>
              <w:spacing w:before="20" w:after="20" w:line="240" w:lineRule="auto"/>
              <w:jc w:val="left"/>
              <w:rPr>
                <w:rFonts w:ascii="Calibri" w:hAnsi="Calibri" w:cs="Calibri"/>
                <w:b/>
                <w:bCs/>
                <w:color w:val="000000"/>
                <w:sz w:val="20"/>
                <w:lang w:eastAsia="en-GB"/>
              </w:rPr>
            </w:pPr>
            <w:r w:rsidRPr="00C56655">
              <w:rPr>
                <w:rFonts w:ascii="Calibri" w:hAnsi="Calibri" w:cs="Calibri"/>
                <w:b/>
                <w:bCs/>
                <w:color w:val="000000"/>
                <w:sz w:val="20"/>
                <w:lang w:eastAsia="en-GB"/>
              </w:rPr>
              <w:t>_Main</w:t>
            </w:r>
          </w:p>
        </w:tc>
        <w:tc>
          <w:tcPr>
            <w:tcW w:w="867" w:type="dxa"/>
            <w:shd w:val="clear" w:color="auto" w:fill="D9D9D9" w:themeFill="background1" w:themeFillShade="D9"/>
            <w:noWrap/>
            <w:vAlign w:val="bottom"/>
            <w:hideMark/>
          </w:tcPr>
          <w:p w14:paraId="1F9F8167" w14:textId="77777777" w:rsidR="00C31C5F" w:rsidRPr="00C56655" w:rsidRDefault="00C31C5F" w:rsidP="001820B4">
            <w:pPr>
              <w:keepNext/>
              <w:spacing w:before="20" w:after="20" w:line="240" w:lineRule="auto"/>
              <w:jc w:val="left"/>
              <w:rPr>
                <w:rFonts w:ascii="Calibri" w:hAnsi="Calibri" w:cs="Calibri"/>
                <w:b/>
                <w:bCs/>
                <w:color w:val="000000"/>
                <w:sz w:val="20"/>
                <w:lang w:eastAsia="en-GB"/>
              </w:rPr>
            </w:pPr>
            <w:r w:rsidRPr="00C56655">
              <w:rPr>
                <w:rFonts w:ascii="Calibri" w:hAnsi="Calibri" w:cs="Calibri"/>
                <w:b/>
                <w:bCs/>
                <w:color w:val="000000"/>
                <w:sz w:val="20"/>
                <w:lang w:eastAsia="en-GB"/>
              </w:rPr>
              <w:t>_Letter</w:t>
            </w:r>
          </w:p>
        </w:tc>
        <w:tc>
          <w:tcPr>
            <w:tcW w:w="867" w:type="dxa"/>
            <w:shd w:val="clear" w:color="auto" w:fill="D9D9D9" w:themeFill="background1" w:themeFillShade="D9"/>
            <w:noWrap/>
            <w:vAlign w:val="bottom"/>
            <w:hideMark/>
          </w:tcPr>
          <w:p w14:paraId="4534018B" w14:textId="77777777" w:rsidR="00C31C5F" w:rsidRPr="00C56655" w:rsidRDefault="00C31C5F" w:rsidP="001820B4">
            <w:pPr>
              <w:keepNext/>
              <w:spacing w:before="20" w:after="20" w:line="240" w:lineRule="auto"/>
              <w:jc w:val="left"/>
              <w:rPr>
                <w:rFonts w:ascii="Calibri" w:hAnsi="Calibri" w:cs="Calibri"/>
                <w:b/>
                <w:bCs/>
                <w:color w:val="000000"/>
                <w:sz w:val="20"/>
                <w:lang w:eastAsia="en-GB"/>
              </w:rPr>
            </w:pPr>
            <w:r w:rsidRPr="00C56655">
              <w:rPr>
                <w:rFonts w:ascii="Calibri" w:hAnsi="Calibri" w:cs="Calibri"/>
                <w:b/>
                <w:bCs/>
                <w:color w:val="000000"/>
                <w:sz w:val="20"/>
                <w:lang w:eastAsia="en-GB"/>
              </w:rPr>
              <w:t>_Form</w:t>
            </w:r>
          </w:p>
        </w:tc>
      </w:tr>
      <w:tr w:rsidR="00C31C5F" w:rsidRPr="00C56655" w14:paraId="2125531A" w14:textId="77777777" w:rsidTr="001820B4">
        <w:trPr>
          <w:trHeight w:val="227"/>
        </w:trPr>
        <w:tc>
          <w:tcPr>
            <w:tcW w:w="945" w:type="dxa"/>
            <w:shd w:val="clear" w:color="auto" w:fill="auto"/>
            <w:noWrap/>
            <w:vAlign w:val="bottom"/>
            <w:hideMark/>
          </w:tcPr>
          <w:p w14:paraId="6E7CA244" w14:textId="77777777" w:rsidR="00C31C5F" w:rsidRPr="00C56655" w:rsidRDefault="00C31C5F" w:rsidP="001820B4">
            <w:pPr>
              <w:keepNext/>
              <w:spacing w:before="20" w:after="20" w:line="240" w:lineRule="auto"/>
              <w:jc w:val="left"/>
              <w:rPr>
                <w:rFonts w:ascii="Calibri" w:hAnsi="Calibri" w:cs="Calibri"/>
                <w:b/>
                <w:bCs/>
                <w:color w:val="000000"/>
                <w:sz w:val="20"/>
                <w:lang w:eastAsia="en-GB"/>
              </w:rPr>
            </w:pPr>
            <w:r w:rsidRPr="00C56655">
              <w:rPr>
                <w:rFonts w:ascii="Calibri" w:hAnsi="Calibri" w:cs="Calibri"/>
                <w:b/>
                <w:bCs/>
                <w:color w:val="000000"/>
                <w:sz w:val="20"/>
                <w:lang w:eastAsia="en-GB"/>
              </w:rPr>
              <w:t>Heading 1</w:t>
            </w:r>
          </w:p>
        </w:tc>
        <w:tc>
          <w:tcPr>
            <w:tcW w:w="867" w:type="dxa"/>
            <w:shd w:val="clear" w:color="auto" w:fill="auto"/>
            <w:noWrap/>
            <w:vAlign w:val="bottom"/>
            <w:hideMark/>
          </w:tcPr>
          <w:p w14:paraId="3E6A079C"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Upper</w:t>
            </w:r>
          </w:p>
        </w:tc>
        <w:tc>
          <w:tcPr>
            <w:tcW w:w="867" w:type="dxa"/>
            <w:shd w:val="clear" w:color="auto" w:fill="auto"/>
            <w:noWrap/>
            <w:vAlign w:val="bottom"/>
            <w:hideMark/>
          </w:tcPr>
          <w:p w14:paraId="04B2BDB9"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Title</w:t>
            </w:r>
          </w:p>
        </w:tc>
        <w:tc>
          <w:tcPr>
            <w:tcW w:w="867" w:type="dxa"/>
            <w:shd w:val="clear" w:color="auto" w:fill="auto"/>
            <w:noWrap/>
            <w:vAlign w:val="bottom"/>
            <w:hideMark/>
          </w:tcPr>
          <w:p w14:paraId="582511B6"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Upper</w:t>
            </w:r>
          </w:p>
        </w:tc>
      </w:tr>
      <w:tr w:rsidR="00C31C5F" w:rsidRPr="00C56655" w14:paraId="25B54DE4" w14:textId="77777777" w:rsidTr="001820B4">
        <w:trPr>
          <w:trHeight w:val="227"/>
        </w:trPr>
        <w:tc>
          <w:tcPr>
            <w:tcW w:w="945" w:type="dxa"/>
            <w:shd w:val="clear" w:color="auto" w:fill="auto"/>
            <w:noWrap/>
            <w:vAlign w:val="bottom"/>
            <w:hideMark/>
          </w:tcPr>
          <w:p w14:paraId="2FF1DA13" w14:textId="77777777" w:rsidR="00C31C5F" w:rsidRPr="00C56655" w:rsidRDefault="00C31C5F" w:rsidP="001820B4">
            <w:pPr>
              <w:keepNext/>
              <w:spacing w:before="20" w:after="20" w:line="240" w:lineRule="auto"/>
              <w:jc w:val="left"/>
              <w:rPr>
                <w:rFonts w:ascii="Calibri" w:hAnsi="Calibri" w:cs="Calibri"/>
                <w:b/>
                <w:bCs/>
                <w:color w:val="000000"/>
                <w:sz w:val="20"/>
                <w:lang w:eastAsia="en-GB"/>
              </w:rPr>
            </w:pPr>
            <w:r w:rsidRPr="00C56655">
              <w:rPr>
                <w:rFonts w:ascii="Calibri" w:hAnsi="Calibri" w:cs="Calibri"/>
                <w:b/>
                <w:bCs/>
                <w:color w:val="000000"/>
                <w:sz w:val="20"/>
                <w:lang w:eastAsia="en-GB"/>
              </w:rPr>
              <w:t>Heading 2</w:t>
            </w:r>
          </w:p>
        </w:tc>
        <w:tc>
          <w:tcPr>
            <w:tcW w:w="867" w:type="dxa"/>
            <w:shd w:val="clear" w:color="auto" w:fill="auto"/>
            <w:noWrap/>
            <w:vAlign w:val="bottom"/>
            <w:hideMark/>
          </w:tcPr>
          <w:p w14:paraId="6C47C545"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Upper</w:t>
            </w:r>
          </w:p>
        </w:tc>
        <w:tc>
          <w:tcPr>
            <w:tcW w:w="867" w:type="dxa"/>
            <w:shd w:val="clear" w:color="auto" w:fill="auto"/>
            <w:noWrap/>
            <w:vAlign w:val="bottom"/>
            <w:hideMark/>
          </w:tcPr>
          <w:p w14:paraId="1867D504"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Title</w:t>
            </w:r>
          </w:p>
        </w:tc>
        <w:tc>
          <w:tcPr>
            <w:tcW w:w="867" w:type="dxa"/>
            <w:shd w:val="clear" w:color="auto" w:fill="auto"/>
            <w:noWrap/>
            <w:vAlign w:val="bottom"/>
            <w:hideMark/>
          </w:tcPr>
          <w:p w14:paraId="6263B220"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Title</w:t>
            </w:r>
          </w:p>
        </w:tc>
      </w:tr>
      <w:tr w:rsidR="00C31C5F" w:rsidRPr="00C56655" w14:paraId="36106D23" w14:textId="77777777" w:rsidTr="001820B4">
        <w:trPr>
          <w:trHeight w:val="227"/>
        </w:trPr>
        <w:tc>
          <w:tcPr>
            <w:tcW w:w="945" w:type="dxa"/>
            <w:shd w:val="clear" w:color="auto" w:fill="auto"/>
            <w:noWrap/>
            <w:vAlign w:val="bottom"/>
            <w:hideMark/>
          </w:tcPr>
          <w:p w14:paraId="3779FC9E" w14:textId="77777777" w:rsidR="00C31C5F" w:rsidRPr="00C56655" w:rsidRDefault="00C31C5F" w:rsidP="001820B4">
            <w:pPr>
              <w:keepNext/>
              <w:spacing w:before="20" w:after="20" w:line="240" w:lineRule="auto"/>
              <w:jc w:val="left"/>
              <w:rPr>
                <w:rFonts w:ascii="Calibri" w:hAnsi="Calibri" w:cs="Calibri"/>
                <w:b/>
                <w:bCs/>
                <w:color w:val="000000"/>
                <w:sz w:val="20"/>
                <w:lang w:eastAsia="en-GB"/>
              </w:rPr>
            </w:pPr>
            <w:r w:rsidRPr="00C56655">
              <w:rPr>
                <w:rFonts w:ascii="Calibri" w:hAnsi="Calibri" w:cs="Calibri"/>
                <w:b/>
                <w:bCs/>
                <w:color w:val="000000"/>
                <w:sz w:val="20"/>
                <w:lang w:eastAsia="en-GB"/>
              </w:rPr>
              <w:t>Heading 3</w:t>
            </w:r>
          </w:p>
        </w:tc>
        <w:tc>
          <w:tcPr>
            <w:tcW w:w="867" w:type="dxa"/>
            <w:shd w:val="clear" w:color="auto" w:fill="auto"/>
            <w:noWrap/>
            <w:vAlign w:val="bottom"/>
            <w:hideMark/>
          </w:tcPr>
          <w:p w14:paraId="5DDD1C9A"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Title</w:t>
            </w:r>
          </w:p>
        </w:tc>
        <w:tc>
          <w:tcPr>
            <w:tcW w:w="867" w:type="dxa"/>
            <w:shd w:val="clear" w:color="auto" w:fill="auto"/>
            <w:noWrap/>
            <w:vAlign w:val="bottom"/>
            <w:hideMark/>
          </w:tcPr>
          <w:p w14:paraId="069F2CAC"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Title</w:t>
            </w:r>
          </w:p>
        </w:tc>
        <w:tc>
          <w:tcPr>
            <w:tcW w:w="867" w:type="dxa"/>
            <w:shd w:val="clear" w:color="auto" w:fill="auto"/>
            <w:noWrap/>
            <w:vAlign w:val="bottom"/>
            <w:hideMark/>
          </w:tcPr>
          <w:p w14:paraId="2381651A"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Title</w:t>
            </w:r>
          </w:p>
        </w:tc>
      </w:tr>
      <w:tr w:rsidR="00C31C5F" w:rsidRPr="00C56655" w14:paraId="76E08A83" w14:textId="77777777" w:rsidTr="001820B4">
        <w:trPr>
          <w:trHeight w:val="227"/>
        </w:trPr>
        <w:tc>
          <w:tcPr>
            <w:tcW w:w="945" w:type="dxa"/>
            <w:shd w:val="clear" w:color="auto" w:fill="auto"/>
            <w:noWrap/>
            <w:vAlign w:val="bottom"/>
            <w:hideMark/>
          </w:tcPr>
          <w:p w14:paraId="2F37B7A0" w14:textId="77777777" w:rsidR="00C31C5F" w:rsidRPr="00C56655" w:rsidRDefault="00C31C5F" w:rsidP="001820B4">
            <w:pPr>
              <w:keepNext/>
              <w:spacing w:before="20" w:after="20" w:line="240" w:lineRule="auto"/>
              <w:jc w:val="left"/>
              <w:rPr>
                <w:rFonts w:ascii="Calibri" w:hAnsi="Calibri" w:cs="Calibri"/>
                <w:b/>
                <w:bCs/>
                <w:color w:val="000000"/>
                <w:sz w:val="20"/>
                <w:lang w:eastAsia="en-GB"/>
              </w:rPr>
            </w:pPr>
            <w:r w:rsidRPr="00C56655">
              <w:rPr>
                <w:rFonts w:ascii="Calibri" w:hAnsi="Calibri" w:cs="Calibri"/>
                <w:b/>
                <w:bCs/>
                <w:color w:val="000000"/>
                <w:sz w:val="20"/>
                <w:lang w:eastAsia="en-GB"/>
              </w:rPr>
              <w:t>Heading 4</w:t>
            </w:r>
          </w:p>
        </w:tc>
        <w:tc>
          <w:tcPr>
            <w:tcW w:w="867" w:type="dxa"/>
            <w:shd w:val="clear" w:color="auto" w:fill="auto"/>
            <w:noWrap/>
            <w:vAlign w:val="bottom"/>
            <w:hideMark/>
          </w:tcPr>
          <w:p w14:paraId="078C3BC9"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Sentence</w:t>
            </w:r>
          </w:p>
        </w:tc>
        <w:tc>
          <w:tcPr>
            <w:tcW w:w="867" w:type="dxa"/>
            <w:shd w:val="clear" w:color="auto" w:fill="auto"/>
            <w:noWrap/>
            <w:vAlign w:val="bottom"/>
            <w:hideMark/>
          </w:tcPr>
          <w:p w14:paraId="29DE4C83"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Sentence</w:t>
            </w:r>
          </w:p>
        </w:tc>
        <w:tc>
          <w:tcPr>
            <w:tcW w:w="867" w:type="dxa"/>
            <w:shd w:val="clear" w:color="auto" w:fill="auto"/>
            <w:noWrap/>
            <w:vAlign w:val="bottom"/>
            <w:hideMark/>
          </w:tcPr>
          <w:p w14:paraId="502A03CC"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Sentence</w:t>
            </w:r>
          </w:p>
        </w:tc>
      </w:tr>
      <w:tr w:rsidR="00C31C5F" w:rsidRPr="00C56655" w14:paraId="132E59BA" w14:textId="77777777" w:rsidTr="001820B4">
        <w:trPr>
          <w:trHeight w:val="227"/>
        </w:trPr>
        <w:tc>
          <w:tcPr>
            <w:tcW w:w="945" w:type="dxa"/>
            <w:shd w:val="clear" w:color="auto" w:fill="auto"/>
            <w:noWrap/>
            <w:vAlign w:val="bottom"/>
            <w:hideMark/>
          </w:tcPr>
          <w:p w14:paraId="1F2EC8E4" w14:textId="77777777" w:rsidR="00C31C5F" w:rsidRPr="00C56655" w:rsidRDefault="00C31C5F" w:rsidP="001820B4">
            <w:pPr>
              <w:keepNext/>
              <w:spacing w:before="20" w:after="20" w:line="240" w:lineRule="auto"/>
              <w:jc w:val="left"/>
              <w:rPr>
                <w:rFonts w:ascii="Calibri" w:hAnsi="Calibri" w:cs="Calibri"/>
                <w:b/>
                <w:bCs/>
                <w:color w:val="000000"/>
                <w:sz w:val="20"/>
                <w:lang w:eastAsia="en-GB"/>
              </w:rPr>
            </w:pPr>
            <w:r w:rsidRPr="00C56655">
              <w:rPr>
                <w:rFonts w:ascii="Calibri" w:hAnsi="Calibri" w:cs="Calibri"/>
                <w:b/>
                <w:bCs/>
                <w:color w:val="000000"/>
                <w:sz w:val="20"/>
                <w:lang w:eastAsia="en-GB"/>
              </w:rPr>
              <w:t>Heading 5</w:t>
            </w:r>
          </w:p>
        </w:tc>
        <w:tc>
          <w:tcPr>
            <w:tcW w:w="867" w:type="dxa"/>
            <w:shd w:val="clear" w:color="auto" w:fill="auto"/>
            <w:noWrap/>
            <w:vAlign w:val="bottom"/>
            <w:hideMark/>
          </w:tcPr>
          <w:p w14:paraId="60DD8BB2"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Sentence</w:t>
            </w:r>
          </w:p>
        </w:tc>
        <w:tc>
          <w:tcPr>
            <w:tcW w:w="867" w:type="dxa"/>
            <w:shd w:val="clear" w:color="auto" w:fill="auto"/>
            <w:noWrap/>
            <w:vAlign w:val="bottom"/>
            <w:hideMark/>
          </w:tcPr>
          <w:p w14:paraId="2E4526B3"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Sentence</w:t>
            </w:r>
          </w:p>
        </w:tc>
        <w:tc>
          <w:tcPr>
            <w:tcW w:w="867" w:type="dxa"/>
            <w:shd w:val="clear" w:color="auto" w:fill="auto"/>
            <w:noWrap/>
            <w:vAlign w:val="bottom"/>
            <w:hideMark/>
          </w:tcPr>
          <w:p w14:paraId="2DEA5E3F"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Sentence</w:t>
            </w:r>
          </w:p>
        </w:tc>
      </w:tr>
    </w:tbl>
    <w:p w14:paraId="7434E8F1" w14:textId="77777777" w:rsidR="00C31C5F" w:rsidRPr="00C56655" w:rsidRDefault="00C31C5F" w:rsidP="00C31C5F">
      <w:pPr>
        <w:pStyle w:val="NormalIndent"/>
        <w:spacing w:after="0"/>
        <w:rPr>
          <w:sz w:val="16"/>
          <w:szCs w:val="16"/>
        </w:rPr>
      </w:pPr>
    </w:p>
    <w:p w14:paraId="2CD9647B" w14:textId="77777777" w:rsidR="00C31C5F" w:rsidRPr="00C56655" w:rsidRDefault="00C31C5F" w:rsidP="00421E6B">
      <w:pPr>
        <w:keepNext/>
        <w:numPr>
          <w:ilvl w:val="0"/>
          <w:numId w:val="23"/>
        </w:numPr>
      </w:pPr>
      <w:r w:rsidRPr="00C56655">
        <w:t>Styles</w:t>
      </w:r>
    </w:p>
    <w:p w14:paraId="2AF09123" w14:textId="3A7AC60E" w:rsidR="00C31C5F" w:rsidRPr="00C56655" w:rsidRDefault="00C31C5F" w:rsidP="00C31C5F">
      <w:pPr>
        <w:pStyle w:val="NormalIndent"/>
        <w:keepNext/>
      </w:pPr>
      <w:r w:rsidRPr="00C56655">
        <w:t>This table defines allowed style names for each document template type. It is used in conjunction with the Delete Styles utility (paragraph </w:t>
      </w:r>
      <w:r w:rsidRPr="00C56655">
        <w:fldChar w:fldCharType="begin"/>
      </w:r>
      <w:r w:rsidRPr="00C56655">
        <w:instrText xml:space="preserve"> REF _Ref381128142 \r \h  \* MERGEFORMAT </w:instrText>
      </w:r>
      <w:r w:rsidRPr="00C56655">
        <w:fldChar w:fldCharType="separate"/>
      </w:r>
      <w:r w:rsidR="00C56655">
        <w:t>4.3.4.1.2</w:t>
      </w:r>
      <w:r w:rsidRPr="00C56655">
        <w:fldChar w:fldCharType="end"/>
      </w:r>
      <w:r w:rsidRPr="00C56655">
        <w:t>).</w:t>
      </w:r>
    </w:p>
    <w:tbl>
      <w:tblPr>
        <w:tblW w:w="0" w:type="auto"/>
        <w:tblInd w:w="454"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57" w:type="dxa"/>
          <w:right w:w="57" w:type="dxa"/>
        </w:tblCellMar>
        <w:tblLook w:val="04A0" w:firstRow="1" w:lastRow="0" w:firstColumn="1" w:lastColumn="0" w:noHBand="0" w:noVBand="1"/>
      </w:tblPr>
      <w:tblGrid>
        <w:gridCol w:w="1381"/>
        <w:gridCol w:w="1381"/>
        <w:gridCol w:w="1381"/>
      </w:tblGrid>
      <w:tr w:rsidR="00C31C5F" w:rsidRPr="00C56655" w14:paraId="71FE2202" w14:textId="77777777" w:rsidTr="001820B4">
        <w:trPr>
          <w:trHeight w:val="227"/>
        </w:trPr>
        <w:tc>
          <w:tcPr>
            <w:tcW w:w="1381" w:type="dxa"/>
            <w:shd w:val="clear" w:color="auto" w:fill="D9D9D9" w:themeFill="background1" w:themeFillShade="D9"/>
            <w:noWrap/>
            <w:vAlign w:val="bottom"/>
            <w:hideMark/>
          </w:tcPr>
          <w:p w14:paraId="69FCA602" w14:textId="77777777" w:rsidR="00C31C5F" w:rsidRPr="00C56655" w:rsidRDefault="00C31C5F" w:rsidP="001820B4">
            <w:pPr>
              <w:keepNext/>
              <w:spacing w:before="20" w:after="20" w:line="240" w:lineRule="auto"/>
              <w:jc w:val="left"/>
              <w:rPr>
                <w:rFonts w:ascii="Calibri" w:hAnsi="Calibri" w:cs="Calibri"/>
                <w:b/>
                <w:bCs/>
                <w:color w:val="000000"/>
                <w:sz w:val="20"/>
                <w:lang w:eastAsia="en-GB"/>
              </w:rPr>
            </w:pPr>
            <w:r w:rsidRPr="00C56655">
              <w:rPr>
                <w:rFonts w:ascii="Calibri" w:hAnsi="Calibri" w:cs="Calibri"/>
                <w:b/>
                <w:bCs/>
                <w:color w:val="000000"/>
                <w:sz w:val="20"/>
                <w:lang w:eastAsia="en-GB"/>
              </w:rPr>
              <w:t>_Main</w:t>
            </w:r>
          </w:p>
        </w:tc>
        <w:tc>
          <w:tcPr>
            <w:tcW w:w="1381" w:type="dxa"/>
            <w:shd w:val="clear" w:color="auto" w:fill="D9D9D9" w:themeFill="background1" w:themeFillShade="D9"/>
            <w:noWrap/>
            <w:vAlign w:val="bottom"/>
            <w:hideMark/>
          </w:tcPr>
          <w:p w14:paraId="1C7980B5" w14:textId="77777777" w:rsidR="00C31C5F" w:rsidRPr="00C56655" w:rsidRDefault="00C31C5F" w:rsidP="001820B4">
            <w:pPr>
              <w:keepNext/>
              <w:spacing w:before="20" w:after="20" w:line="240" w:lineRule="auto"/>
              <w:jc w:val="left"/>
              <w:rPr>
                <w:rFonts w:ascii="Calibri" w:hAnsi="Calibri" w:cs="Calibri"/>
                <w:b/>
                <w:bCs/>
                <w:color w:val="000000"/>
                <w:sz w:val="20"/>
                <w:lang w:eastAsia="en-GB"/>
              </w:rPr>
            </w:pPr>
            <w:r w:rsidRPr="00C56655">
              <w:rPr>
                <w:rFonts w:ascii="Calibri" w:hAnsi="Calibri" w:cs="Calibri"/>
                <w:b/>
                <w:bCs/>
                <w:color w:val="000000"/>
                <w:sz w:val="20"/>
                <w:lang w:eastAsia="en-GB"/>
              </w:rPr>
              <w:t>_Letter</w:t>
            </w:r>
          </w:p>
        </w:tc>
        <w:tc>
          <w:tcPr>
            <w:tcW w:w="1381" w:type="dxa"/>
            <w:shd w:val="clear" w:color="auto" w:fill="D9D9D9" w:themeFill="background1" w:themeFillShade="D9"/>
            <w:noWrap/>
            <w:vAlign w:val="bottom"/>
            <w:hideMark/>
          </w:tcPr>
          <w:p w14:paraId="7C4B5B65" w14:textId="77777777" w:rsidR="00C31C5F" w:rsidRPr="00C56655" w:rsidRDefault="00C31C5F" w:rsidP="001820B4">
            <w:pPr>
              <w:keepNext/>
              <w:spacing w:before="20" w:after="20" w:line="240" w:lineRule="auto"/>
              <w:jc w:val="left"/>
              <w:rPr>
                <w:rFonts w:ascii="Calibri" w:hAnsi="Calibri" w:cs="Calibri"/>
                <w:b/>
                <w:bCs/>
                <w:color w:val="000000"/>
                <w:sz w:val="20"/>
                <w:lang w:eastAsia="en-GB"/>
              </w:rPr>
            </w:pPr>
            <w:r w:rsidRPr="00C56655">
              <w:rPr>
                <w:rFonts w:ascii="Calibri" w:hAnsi="Calibri" w:cs="Calibri"/>
                <w:b/>
                <w:bCs/>
                <w:color w:val="000000"/>
                <w:sz w:val="20"/>
                <w:lang w:eastAsia="en-GB"/>
              </w:rPr>
              <w:t>_Form</w:t>
            </w:r>
          </w:p>
        </w:tc>
      </w:tr>
      <w:tr w:rsidR="00C31C5F" w:rsidRPr="00C56655" w14:paraId="126E8D86" w14:textId="77777777" w:rsidTr="001820B4">
        <w:trPr>
          <w:trHeight w:val="227"/>
        </w:trPr>
        <w:tc>
          <w:tcPr>
            <w:tcW w:w="1381" w:type="dxa"/>
            <w:shd w:val="clear" w:color="auto" w:fill="auto"/>
            <w:noWrap/>
            <w:vAlign w:val="bottom"/>
            <w:hideMark/>
          </w:tcPr>
          <w:p w14:paraId="3D6B8B5B"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Appendix</w:t>
            </w:r>
          </w:p>
        </w:tc>
        <w:tc>
          <w:tcPr>
            <w:tcW w:w="1381" w:type="dxa"/>
            <w:shd w:val="clear" w:color="auto" w:fill="auto"/>
            <w:noWrap/>
            <w:vAlign w:val="bottom"/>
            <w:hideMark/>
          </w:tcPr>
          <w:p w14:paraId="61CDF9CC"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Appendix</w:t>
            </w:r>
          </w:p>
        </w:tc>
        <w:tc>
          <w:tcPr>
            <w:tcW w:w="1381" w:type="dxa"/>
            <w:shd w:val="clear" w:color="auto" w:fill="auto"/>
            <w:noWrap/>
            <w:vAlign w:val="bottom"/>
            <w:hideMark/>
          </w:tcPr>
          <w:p w14:paraId="35F4FBD9"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Appendix</w:t>
            </w:r>
          </w:p>
        </w:tc>
      </w:tr>
      <w:tr w:rsidR="00C31C5F" w:rsidRPr="00C56655" w14:paraId="45D47D62" w14:textId="77777777" w:rsidTr="001820B4">
        <w:trPr>
          <w:trHeight w:val="227"/>
        </w:trPr>
        <w:tc>
          <w:tcPr>
            <w:tcW w:w="1381" w:type="dxa"/>
            <w:shd w:val="clear" w:color="auto" w:fill="auto"/>
            <w:noWrap/>
            <w:vAlign w:val="bottom"/>
            <w:hideMark/>
          </w:tcPr>
          <w:p w14:paraId="3638116A"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Article</w:t>
            </w:r>
          </w:p>
        </w:tc>
        <w:tc>
          <w:tcPr>
            <w:tcW w:w="1381" w:type="dxa"/>
            <w:shd w:val="clear" w:color="auto" w:fill="auto"/>
            <w:noWrap/>
            <w:vAlign w:val="bottom"/>
            <w:hideMark/>
          </w:tcPr>
          <w:p w14:paraId="2000F124"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Article</w:t>
            </w:r>
          </w:p>
        </w:tc>
        <w:tc>
          <w:tcPr>
            <w:tcW w:w="1381" w:type="dxa"/>
            <w:shd w:val="clear" w:color="auto" w:fill="auto"/>
            <w:noWrap/>
            <w:vAlign w:val="bottom"/>
            <w:hideMark/>
          </w:tcPr>
          <w:p w14:paraId="5F2FBF8D"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Article</w:t>
            </w:r>
          </w:p>
        </w:tc>
      </w:tr>
      <w:tr w:rsidR="00C31C5F" w:rsidRPr="00C56655" w14:paraId="312D3227" w14:textId="77777777" w:rsidTr="001820B4">
        <w:trPr>
          <w:trHeight w:val="227"/>
        </w:trPr>
        <w:tc>
          <w:tcPr>
            <w:tcW w:w="1381" w:type="dxa"/>
            <w:shd w:val="clear" w:color="auto" w:fill="auto"/>
            <w:noWrap/>
            <w:vAlign w:val="bottom"/>
            <w:hideMark/>
          </w:tcPr>
          <w:p w14:paraId="03DAE76E"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Caption</w:t>
            </w:r>
          </w:p>
        </w:tc>
        <w:tc>
          <w:tcPr>
            <w:tcW w:w="1381" w:type="dxa"/>
            <w:shd w:val="clear" w:color="auto" w:fill="auto"/>
            <w:noWrap/>
            <w:vAlign w:val="bottom"/>
            <w:hideMark/>
          </w:tcPr>
          <w:p w14:paraId="7FED1DBB"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Caption</w:t>
            </w:r>
          </w:p>
        </w:tc>
        <w:tc>
          <w:tcPr>
            <w:tcW w:w="1381" w:type="dxa"/>
            <w:shd w:val="clear" w:color="auto" w:fill="auto"/>
            <w:noWrap/>
            <w:vAlign w:val="bottom"/>
            <w:hideMark/>
          </w:tcPr>
          <w:p w14:paraId="469A86AB"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Caption</w:t>
            </w:r>
          </w:p>
        </w:tc>
      </w:tr>
      <w:tr w:rsidR="00C31C5F" w:rsidRPr="00C56655" w14:paraId="007852B9" w14:textId="77777777" w:rsidTr="001820B4">
        <w:trPr>
          <w:trHeight w:val="227"/>
        </w:trPr>
        <w:tc>
          <w:tcPr>
            <w:tcW w:w="1381" w:type="dxa"/>
            <w:shd w:val="clear" w:color="auto" w:fill="auto"/>
            <w:noWrap/>
            <w:vAlign w:val="bottom"/>
            <w:hideMark/>
          </w:tcPr>
          <w:p w14:paraId="2DE9C874"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Caption Table</w:t>
            </w:r>
          </w:p>
        </w:tc>
        <w:tc>
          <w:tcPr>
            <w:tcW w:w="1381" w:type="dxa"/>
            <w:shd w:val="clear" w:color="auto" w:fill="auto"/>
            <w:noWrap/>
            <w:vAlign w:val="bottom"/>
            <w:hideMark/>
          </w:tcPr>
          <w:p w14:paraId="7CBBCC26"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Caption Table</w:t>
            </w:r>
          </w:p>
        </w:tc>
        <w:tc>
          <w:tcPr>
            <w:tcW w:w="1381" w:type="dxa"/>
            <w:shd w:val="clear" w:color="auto" w:fill="auto"/>
            <w:noWrap/>
            <w:vAlign w:val="bottom"/>
            <w:hideMark/>
          </w:tcPr>
          <w:p w14:paraId="4B93CEFB"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Caption Table</w:t>
            </w:r>
          </w:p>
        </w:tc>
      </w:tr>
      <w:tr w:rsidR="00C31C5F" w:rsidRPr="00C56655" w14:paraId="16C1C6C1" w14:textId="77777777" w:rsidTr="001820B4">
        <w:trPr>
          <w:trHeight w:val="227"/>
        </w:trPr>
        <w:tc>
          <w:tcPr>
            <w:tcW w:w="1381" w:type="dxa"/>
            <w:shd w:val="clear" w:color="auto" w:fill="auto"/>
            <w:noWrap/>
            <w:vAlign w:val="bottom"/>
            <w:hideMark/>
          </w:tcPr>
          <w:p w14:paraId="230A2706"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Document Map</w:t>
            </w:r>
          </w:p>
        </w:tc>
        <w:tc>
          <w:tcPr>
            <w:tcW w:w="1381" w:type="dxa"/>
            <w:shd w:val="clear" w:color="auto" w:fill="auto"/>
            <w:noWrap/>
            <w:vAlign w:val="bottom"/>
            <w:hideMark/>
          </w:tcPr>
          <w:p w14:paraId="5787E446"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Document Map</w:t>
            </w:r>
          </w:p>
        </w:tc>
        <w:tc>
          <w:tcPr>
            <w:tcW w:w="1381" w:type="dxa"/>
            <w:shd w:val="clear" w:color="auto" w:fill="auto"/>
            <w:noWrap/>
            <w:vAlign w:val="bottom"/>
            <w:hideMark/>
          </w:tcPr>
          <w:p w14:paraId="134D47A2"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Document Map</w:t>
            </w:r>
          </w:p>
        </w:tc>
      </w:tr>
    </w:tbl>
    <w:p w14:paraId="22F296BB" w14:textId="77777777" w:rsidR="00C31C5F" w:rsidRPr="00C56655" w:rsidRDefault="00C31C5F" w:rsidP="00C31C5F">
      <w:pPr>
        <w:pStyle w:val="NormalIndent"/>
        <w:spacing w:after="0"/>
        <w:rPr>
          <w:sz w:val="16"/>
          <w:szCs w:val="16"/>
        </w:rPr>
      </w:pPr>
    </w:p>
    <w:p w14:paraId="4F8D5BC0" w14:textId="77777777" w:rsidR="00C31C5F" w:rsidRPr="00C56655" w:rsidRDefault="00C31C5F" w:rsidP="00421E6B">
      <w:pPr>
        <w:keepNext/>
        <w:numPr>
          <w:ilvl w:val="0"/>
          <w:numId w:val="23"/>
        </w:numPr>
      </w:pPr>
      <w:r w:rsidRPr="00C56655">
        <w:t>DocumentTypes</w:t>
      </w:r>
    </w:p>
    <w:p w14:paraId="7D05AA17" w14:textId="0E4D1C95" w:rsidR="00C31C5F" w:rsidRPr="00C56655" w:rsidRDefault="00C31C5F" w:rsidP="00C31C5F">
      <w:pPr>
        <w:pStyle w:val="NormalIndent"/>
        <w:keepNext/>
      </w:pPr>
      <w:r w:rsidRPr="00C56655">
        <w:t>This table defines the contents of the Title – Type drop</w:t>
      </w:r>
      <w:r w:rsidRPr="00C56655">
        <w:noBreakHyphen/>
        <w:t>down list when using the Update Document utility (paragraphs </w:t>
      </w:r>
      <w:r w:rsidRPr="00C56655">
        <w:fldChar w:fldCharType="begin"/>
      </w:r>
      <w:r w:rsidRPr="00C56655">
        <w:instrText xml:space="preserve"> REF _Ref387961043 \r \h  \* MERGEFORMAT </w:instrText>
      </w:r>
      <w:r w:rsidRPr="00C56655">
        <w:fldChar w:fldCharType="separate"/>
      </w:r>
      <w:r w:rsidR="00C56655">
        <w:t>4.3.1.1.1.1</w:t>
      </w:r>
      <w:r w:rsidRPr="00C56655">
        <w:fldChar w:fldCharType="end"/>
      </w:r>
      <w:r w:rsidRPr="00C56655">
        <w:t xml:space="preserve"> and </w:t>
      </w:r>
      <w:r w:rsidRPr="00C56655">
        <w:fldChar w:fldCharType="begin"/>
      </w:r>
      <w:r w:rsidRPr="00C56655">
        <w:instrText xml:space="preserve"> REF _Ref400282491 \r \h  \* MERGEFORMAT </w:instrText>
      </w:r>
      <w:r w:rsidRPr="00C56655">
        <w:fldChar w:fldCharType="separate"/>
      </w:r>
      <w:r w:rsidR="00C56655">
        <w:t>4.3.1.1.2.1</w:t>
      </w:r>
      <w:r w:rsidRPr="00C56655">
        <w:fldChar w:fldCharType="end"/>
      </w:r>
      <w:r w:rsidRPr="00C56655">
        <w:t>).</w:t>
      </w:r>
    </w:p>
    <w:tbl>
      <w:tblPr>
        <w:tblW w:w="0" w:type="auto"/>
        <w:tblInd w:w="454"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57" w:type="dxa"/>
          <w:right w:w="57" w:type="dxa"/>
        </w:tblCellMar>
        <w:tblLook w:val="04A0" w:firstRow="1" w:lastRow="0" w:firstColumn="1" w:lastColumn="0" w:noHBand="0" w:noVBand="1"/>
      </w:tblPr>
      <w:tblGrid>
        <w:gridCol w:w="1044"/>
        <w:gridCol w:w="6562"/>
      </w:tblGrid>
      <w:tr w:rsidR="00C31C5F" w:rsidRPr="00C56655" w14:paraId="6C47901F" w14:textId="77777777" w:rsidTr="001820B4">
        <w:trPr>
          <w:trHeight w:val="227"/>
        </w:trPr>
        <w:tc>
          <w:tcPr>
            <w:tcW w:w="1044" w:type="dxa"/>
            <w:shd w:val="clear" w:color="auto" w:fill="D9D9D9" w:themeFill="background1" w:themeFillShade="D9"/>
            <w:noWrap/>
            <w:vAlign w:val="bottom"/>
            <w:hideMark/>
          </w:tcPr>
          <w:p w14:paraId="5D5B3049" w14:textId="77777777" w:rsidR="00C31C5F" w:rsidRPr="00C56655" w:rsidRDefault="00C31C5F" w:rsidP="001820B4">
            <w:pPr>
              <w:keepNext/>
              <w:spacing w:before="20" w:after="20" w:line="240" w:lineRule="auto"/>
              <w:jc w:val="left"/>
              <w:rPr>
                <w:rFonts w:ascii="Calibri" w:hAnsi="Calibri" w:cs="Calibri"/>
                <w:b/>
                <w:bCs/>
                <w:color w:val="000000"/>
                <w:sz w:val="20"/>
                <w:lang w:eastAsia="en-GB"/>
              </w:rPr>
            </w:pPr>
            <w:r w:rsidRPr="00C56655">
              <w:rPr>
                <w:rFonts w:ascii="Calibri" w:hAnsi="Calibri" w:cs="Calibri"/>
                <w:b/>
                <w:bCs/>
                <w:color w:val="000000"/>
                <w:sz w:val="20"/>
                <w:lang w:eastAsia="en-GB"/>
              </w:rPr>
              <w:t>TitleType</w:t>
            </w:r>
          </w:p>
        </w:tc>
        <w:tc>
          <w:tcPr>
            <w:tcW w:w="6562" w:type="dxa"/>
            <w:shd w:val="clear" w:color="auto" w:fill="D9D9D9" w:themeFill="background1" w:themeFillShade="D9"/>
            <w:noWrap/>
            <w:vAlign w:val="bottom"/>
            <w:hideMark/>
          </w:tcPr>
          <w:p w14:paraId="0E584B25" w14:textId="77777777" w:rsidR="00C31C5F" w:rsidRPr="00C56655" w:rsidRDefault="00C31C5F" w:rsidP="001820B4">
            <w:pPr>
              <w:keepNext/>
              <w:spacing w:before="20" w:after="20" w:line="240" w:lineRule="auto"/>
              <w:jc w:val="left"/>
              <w:rPr>
                <w:rFonts w:ascii="Calibri" w:hAnsi="Calibri" w:cs="Calibri"/>
                <w:b/>
                <w:bCs/>
                <w:color w:val="000000"/>
                <w:sz w:val="20"/>
                <w:lang w:eastAsia="en-GB"/>
              </w:rPr>
            </w:pPr>
            <w:r w:rsidRPr="00C56655">
              <w:rPr>
                <w:rFonts w:ascii="Calibri" w:hAnsi="Calibri" w:cs="Calibri"/>
                <w:b/>
                <w:bCs/>
                <w:color w:val="000000"/>
                <w:sz w:val="20"/>
                <w:lang w:eastAsia="en-GB"/>
              </w:rPr>
              <w:t>Description</w:t>
            </w:r>
          </w:p>
        </w:tc>
      </w:tr>
      <w:tr w:rsidR="00C31C5F" w:rsidRPr="00C56655" w14:paraId="3C164A55" w14:textId="77777777" w:rsidTr="001820B4">
        <w:trPr>
          <w:trHeight w:val="227"/>
        </w:trPr>
        <w:tc>
          <w:tcPr>
            <w:tcW w:w="1044" w:type="dxa"/>
            <w:shd w:val="clear" w:color="auto" w:fill="auto"/>
            <w:noWrap/>
            <w:vAlign w:val="bottom"/>
            <w:hideMark/>
          </w:tcPr>
          <w:p w14:paraId="1070F29F"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Description</w:t>
            </w:r>
          </w:p>
        </w:tc>
        <w:tc>
          <w:tcPr>
            <w:tcW w:w="6562" w:type="dxa"/>
            <w:shd w:val="clear" w:color="auto" w:fill="auto"/>
            <w:noWrap/>
            <w:vAlign w:val="bottom"/>
            <w:hideMark/>
          </w:tcPr>
          <w:p w14:paraId="58186CE4"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Describe a planned or actual function, design, performance, or process</w:t>
            </w:r>
          </w:p>
        </w:tc>
      </w:tr>
      <w:tr w:rsidR="00C31C5F" w:rsidRPr="00C56655" w14:paraId="5F878118" w14:textId="77777777" w:rsidTr="001820B4">
        <w:trPr>
          <w:trHeight w:val="227"/>
        </w:trPr>
        <w:tc>
          <w:tcPr>
            <w:tcW w:w="1044" w:type="dxa"/>
            <w:shd w:val="clear" w:color="auto" w:fill="auto"/>
            <w:noWrap/>
            <w:vAlign w:val="bottom"/>
            <w:hideMark/>
          </w:tcPr>
          <w:p w14:paraId="3E2E811C"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Manual</w:t>
            </w:r>
          </w:p>
        </w:tc>
        <w:tc>
          <w:tcPr>
            <w:tcW w:w="6562" w:type="dxa"/>
            <w:shd w:val="clear" w:color="auto" w:fill="auto"/>
            <w:noWrap/>
            <w:vAlign w:val="bottom"/>
            <w:hideMark/>
          </w:tcPr>
          <w:p w14:paraId="191BEE09"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Define guidelines in order to give assistance to people using a particular system</w:t>
            </w:r>
          </w:p>
        </w:tc>
      </w:tr>
      <w:tr w:rsidR="00C31C5F" w:rsidRPr="00C56655" w14:paraId="00D61CF3" w14:textId="77777777" w:rsidTr="001820B4">
        <w:trPr>
          <w:trHeight w:val="227"/>
        </w:trPr>
        <w:tc>
          <w:tcPr>
            <w:tcW w:w="1044" w:type="dxa"/>
            <w:shd w:val="clear" w:color="auto" w:fill="auto"/>
            <w:noWrap/>
            <w:vAlign w:val="bottom"/>
            <w:hideMark/>
          </w:tcPr>
          <w:p w14:paraId="6C706DE7"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Procedure</w:t>
            </w:r>
          </w:p>
        </w:tc>
        <w:tc>
          <w:tcPr>
            <w:tcW w:w="6562" w:type="dxa"/>
            <w:shd w:val="clear" w:color="auto" w:fill="auto"/>
            <w:noWrap/>
            <w:vAlign w:val="bottom"/>
            <w:hideMark/>
          </w:tcPr>
          <w:p w14:paraId="30351E3F"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Define in detail when and how to perform certain jobs, including needed tools</w:t>
            </w:r>
          </w:p>
        </w:tc>
      </w:tr>
      <w:tr w:rsidR="00C31C5F" w:rsidRPr="00C56655" w14:paraId="2B08D535" w14:textId="77777777" w:rsidTr="001820B4">
        <w:trPr>
          <w:trHeight w:val="227"/>
        </w:trPr>
        <w:tc>
          <w:tcPr>
            <w:tcW w:w="1044" w:type="dxa"/>
            <w:shd w:val="clear" w:color="auto" w:fill="auto"/>
            <w:noWrap/>
            <w:vAlign w:val="bottom"/>
            <w:hideMark/>
          </w:tcPr>
          <w:p w14:paraId="31214363"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Report</w:t>
            </w:r>
          </w:p>
        </w:tc>
        <w:tc>
          <w:tcPr>
            <w:tcW w:w="6562" w:type="dxa"/>
            <w:shd w:val="clear" w:color="auto" w:fill="auto"/>
            <w:noWrap/>
            <w:vAlign w:val="bottom"/>
            <w:hideMark/>
          </w:tcPr>
          <w:p w14:paraId="6422EDC7"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Describe the results of activities such as investigations, assessments, and tests</w:t>
            </w:r>
          </w:p>
        </w:tc>
      </w:tr>
      <w:tr w:rsidR="00C31C5F" w:rsidRPr="00C56655" w14:paraId="66AFA3CF" w14:textId="77777777" w:rsidTr="001820B4">
        <w:trPr>
          <w:trHeight w:val="227"/>
        </w:trPr>
        <w:tc>
          <w:tcPr>
            <w:tcW w:w="1044" w:type="dxa"/>
            <w:shd w:val="clear" w:color="auto" w:fill="auto"/>
            <w:noWrap/>
            <w:vAlign w:val="bottom"/>
            <w:hideMark/>
          </w:tcPr>
          <w:p w14:paraId="0CE80F40"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Request</w:t>
            </w:r>
          </w:p>
        </w:tc>
        <w:tc>
          <w:tcPr>
            <w:tcW w:w="6562" w:type="dxa"/>
            <w:shd w:val="clear" w:color="auto" w:fill="auto"/>
            <w:noWrap/>
            <w:vAlign w:val="bottom"/>
            <w:hideMark/>
          </w:tcPr>
          <w:p w14:paraId="3D9DB82E"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Record information needed to solicit a response</w:t>
            </w:r>
          </w:p>
        </w:tc>
      </w:tr>
    </w:tbl>
    <w:p w14:paraId="7B2C3A00" w14:textId="77777777" w:rsidR="00C31C5F" w:rsidRPr="00C56655" w:rsidRDefault="00C31C5F" w:rsidP="00C31C5F">
      <w:pPr>
        <w:pStyle w:val="NormalIndent"/>
        <w:spacing w:after="0"/>
        <w:rPr>
          <w:sz w:val="16"/>
          <w:szCs w:val="16"/>
        </w:rPr>
      </w:pPr>
    </w:p>
    <w:p w14:paraId="6ABA113A" w14:textId="77777777" w:rsidR="00C31C5F" w:rsidRPr="00C56655" w:rsidRDefault="00C31C5F" w:rsidP="00421E6B">
      <w:pPr>
        <w:keepNext/>
        <w:numPr>
          <w:ilvl w:val="0"/>
          <w:numId w:val="23"/>
        </w:numPr>
      </w:pPr>
      <w:r w:rsidRPr="00C56655">
        <w:lastRenderedPageBreak/>
        <w:t>SecurityClassification</w:t>
      </w:r>
    </w:p>
    <w:p w14:paraId="7F33C864" w14:textId="3ED48018" w:rsidR="00C31C5F" w:rsidRPr="00C56655" w:rsidRDefault="00C31C5F" w:rsidP="00C31C5F">
      <w:pPr>
        <w:pStyle w:val="NormalIndent"/>
        <w:keepNext/>
      </w:pPr>
      <w:r w:rsidRPr="00C56655">
        <w:t>This table defines the contents of the Security Classification drop</w:t>
      </w:r>
      <w:r w:rsidRPr="00C56655">
        <w:noBreakHyphen/>
        <w:t>down list when using the Update Document utility (paragraphs </w:t>
      </w:r>
      <w:r w:rsidRPr="00C56655">
        <w:fldChar w:fldCharType="begin"/>
      </w:r>
      <w:r w:rsidRPr="00C56655">
        <w:instrText xml:space="preserve"> REF _Ref387961043 \r \h  \* MERGEFORMAT </w:instrText>
      </w:r>
      <w:r w:rsidRPr="00C56655">
        <w:fldChar w:fldCharType="separate"/>
      </w:r>
      <w:r w:rsidR="00C56655">
        <w:t>4.3.1.1.1.1</w:t>
      </w:r>
      <w:r w:rsidRPr="00C56655">
        <w:fldChar w:fldCharType="end"/>
      </w:r>
      <w:r w:rsidRPr="00C56655">
        <w:t xml:space="preserve">, </w:t>
      </w:r>
      <w:r w:rsidRPr="00C56655">
        <w:fldChar w:fldCharType="begin"/>
      </w:r>
      <w:r w:rsidRPr="00C56655">
        <w:instrText xml:space="preserve"> REF _Ref400282571 \r \h  \* MERGEFORMAT </w:instrText>
      </w:r>
      <w:r w:rsidRPr="00C56655">
        <w:fldChar w:fldCharType="separate"/>
      </w:r>
      <w:r w:rsidR="00C56655">
        <w:t>4.3.1.1.2.1</w:t>
      </w:r>
      <w:r w:rsidRPr="00C56655">
        <w:fldChar w:fldCharType="end"/>
      </w:r>
      <w:r w:rsidRPr="00C56655">
        <w:t xml:space="preserve"> and </w:t>
      </w:r>
      <w:r w:rsidRPr="00C56655">
        <w:fldChar w:fldCharType="begin"/>
      </w:r>
      <w:r w:rsidRPr="00C56655">
        <w:instrText xml:space="preserve"> REF _Ref400282607 \r \h  \* MERGEFORMAT </w:instrText>
      </w:r>
      <w:r w:rsidRPr="00C56655">
        <w:fldChar w:fldCharType="separate"/>
      </w:r>
      <w:r w:rsidR="00C56655">
        <w:t>4.3.1.1.3.1</w:t>
      </w:r>
      <w:r w:rsidRPr="00C56655">
        <w:fldChar w:fldCharType="end"/>
      </w:r>
      <w:r w:rsidRPr="00C56655">
        <w:t>).</w:t>
      </w:r>
    </w:p>
    <w:tbl>
      <w:tblPr>
        <w:tblW w:w="0" w:type="auto"/>
        <w:tblInd w:w="454"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57" w:type="dxa"/>
          <w:right w:w="57" w:type="dxa"/>
        </w:tblCellMar>
        <w:tblLook w:val="04A0" w:firstRow="1" w:lastRow="0" w:firstColumn="1" w:lastColumn="0" w:noHBand="0" w:noVBand="1"/>
      </w:tblPr>
      <w:tblGrid>
        <w:gridCol w:w="1876"/>
      </w:tblGrid>
      <w:tr w:rsidR="00C31C5F" w:rsidRPr="00C56655" w14:paraId="6C90F7E9" w14:textId="77777777" w:rsidTr="001820B4">
        <w:trPr>
          <w:trHeight w:val="227"/>
        </w:trPr>
        <w:tc>
          <w:tcPr>
            <w:tcW w:w="1876" w:type="dxa"/>
            <w:shd w:val="clear" w:color="auto" w:fill="D9D9D9" w:themeFill="background1" w:themeFillShade="D9"/>
            <w:noWrap/>
            <w:vAlign w:val="bottom"/>
            <w:hideMark/>
          </w:tcPr>
          <w:p w14:paraId="009B9ADE" w14:textId="77777777" w:rsidR="00C31C5F" w:rsidRPr="00C56655" w:rsidRDefault="00C31C5F" w:rsidP="001820B4">
            <w:pPr>
              <w:keepNext/>
              <w:spacing w:before="20" w:after="20" w:line="240" w:lineRule="auto"/>
              <w:jc w:val="left"/>
              <w:rPr>
                <w:rFonts w:ascii="Calibri" w:hAnsi="Calibri" w:cs="Calibri"/>
                <w:b/>
                <w:bCs/>
                <w:color w:val="000000"/>
                <w:sz w:val="20"/>
                <w:lang w:eastAsia="en-GB"/>
              </w:rPr>
            </w:pPr>
            <w:r w:rsidRPr="00C56655">
              <w:rPr>
                <w:rFonts w:ascii="Calibri" w:hAnsi="Calibri" w:cs="Calibri"/>
                <w:b/>
                <w:bCs/>
                <w:color w:val="000000"/>
                <w:sz w:val="20"/>
                <w:lang w:eastAsia="en-GB"/>
              </w:rPr>
              <w:t>SecurityClassification</w:t>
            </w:r>
          </w:p>
        </w:tc>
      </w:tr>
      <w:tr w:rsidR="00C31C5F" w:rsidRPr="00C56655" w14:paraId="20F2276C" w14:textId="77777777" w:rsidTr="001820B4">
        <w:trPr>
          <w:trHeight w:val="227"/>
        </w:trPr>
        <w:tc>
          <w:tcPr>
            <w:tcW w:w="1876" w:type="dxa"/>
            <w:shd w:val="clear" w:color="auto" w:fill="auto"/>
            <w:noWrap/>
            <w:vAlign w:val="bottom"/>
            <w:hideMark/>
          </w:tcPr>
          <w:p w14:paraId="10838781"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Proprietary Class 1</w:t>
            </w:r>
          </w:p>
        </w:tc>
      </w:tr>
      <w:tr w:rsidR="00C31C5F" w:rsidRPr="00C56655" w14:paraId="7ECCD1E0" w14:textId="77777777" w:rsidTr="001820B4">
        <w:trPr>
          <w:trHeight w:val="227"/>
        </w:trPr>
        <w:tc>
          <w:tcPr>
            <w:tcW w:w="1876" w:type="dxa"/>
            <w:shd w:val="clear" w:color="auto" w:fill="auto"/>
            <w:noWrap/>
            <w:vAlign w:val="bottom"/>
            <w:hideMark/>
          </w:tcPr>
          <w:p w14:paraId="04DF1F9F"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Proprietary Class 2</w:t>
            </w:r>
          </w:p>
        </w:tc>
      </w:tr>
      <w:tr w:rsidR="00C31C5F" w:rsidRPr="00C56655" w14:paraId="1A7F909E" w14:textId="77777777" w:rsidTr="001820B4">
        <w:trPr>
          <w:trHeight w:val="227"/>
        </w:trPr>
        <w:tc>
          <w:tcPr>
            <w:tcW w:w="1876" w:type="dxa"/>
            <w:shd w:val="clear" w:color="auto" w:fill="auto"/>
            <w:noWrap/>
            <w:vAlign w:val="bottom"/>
            <w:hideMark/>
          </w:tcPr>
          <w:p w14:paraId="129C8AA5"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Proprietary Class 3</w:t>
            </w:r>
          </w:p>
        </w:tc>
      </w:tr>
    </w:tbl>
    <w:p w14:paraId="2ADBCB7A" w14:textId="77777777" w:rsidR="00C31C5F" w:rsidRPr="00C56655" w:rsidRDefault="00C31C5F" w:rsidP="00C31C5F">
      <w:pPr>
        <w:pStyle w:val="NormalIndent"/>
        <w:spacing w:after="0"/>
        <w:rPr>
          <w:sz w:val="16"/>
          <w:szCs w:val="16"/>
        </w:rPr>
      </w:pPr>
    </w:p>
    <w:p w14:paraId="4D19C523" w14:textId="77777777" w:rsidR="00C31C5F" w:rsidRPr="00C56655" w:rsidRDefault="00C31C5F" w:rsidP="00421E6B">
      <w:pPr>
        <w:keepNext/>
        <w:numPr>
          <w:ilvl w:val="0"/>
          <w:numId w:val="23"/>
        </w:numPr>
      </w:pPr>
      <w:r w:rsidRPr="00C56655">
        <w:t>ReleaseStatus</w:t>
      </w:r>
    </w:p>
    <w:p w14:paraId="70ACA3EE" w14:textId="7E3735CF" w:rsidR="00C31C5F" w:rsidRPr="00C56655" w:rsidRDefault="00C31C5F" w:rsidP="00C31C5F">
      <w:pPr>
        <w:pStyle w:val="NormalIndent"/>
        <w:keepNext/>
      </w:pPr>
      <w:r w:rsidRPr="00C56655">
        <w:t>This table defines the contents of the Release Status drop</w:t>
      </w:r>
      <w:r w:rsidRPr="00C56655">
        <w:noBreakHyphen/>
        <w:t>down list when using the Update Document utility (paragraphs </w:t>
      </w:r>
      <w:r w:rsidRPr="00C56655">
        <w:fldChar w:fldCharType="begin"/>
      </w:r>
      <w:r w:rsidRPr="00C56655">
        <w:instrText xml:space="preserve"> REF _Ref387961043 \r \h  \* MERGEFORMAT </w:instrText>
      </w:r>
      <w:r w:rsidRPr="00C56655">
        <w:fldChar w:fldCharType="separate"/>
      </w:r>
      <w:r w:rsidR="00C56655">
        <w:t>4.3.1.1.1.1</w:t>
      </w:r>
      <w:r w:rsidRPr="00C56655">
        <w:fldChar w:fldCharType="end"/>
      </w:r>
      <w:r w:rsidRPr="00C56655">
        <w:t xml:space="preserve"> and </w:t>
      </w:r>
      <w:r w:rsidRPr="00C56655">
        <w:fldChar w:fldCharType="begin"/>
      </w:r>
      <w:r w:rsidRPr="00C56655">
        <w:instrText xml:space="preserve"> REF _Ref400282491 \r \h  \* MERGEFORMAT </w:instrText>
      </w:r>
      <w:r w:rsidRPr="00C56655">
        <w:fldChar w:fldCharType="separate"/>
      </w:r>
      <w:r w:rsidR="00C56655">
        <w:t>4.3.1.1.2.1</w:t>
      </w:r>
      <w:r w:rsidRPr="00C56655">
        <w:fldChar w:fldCharType="end"/>
      </w:r>
      <w:r w:rsidRPr="00C56655">
        <w:t>).</w:t>
      </w:r>
    </w:p>
    <w:tbl>
      <w:tblPr>
        <w:tblW w:w="0" w:type="auto"/>
        <w:tblInd w:w="454"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57" w:type="dxa"/>
          <w:right w:w="57" w:type="dxa"/>
        </w:tblCellMar>
        <w:tblLook w:val="04A0" w:firstRow="1" w:lastRow="0" w:firstColumn="1" w:lastColumn="0" w:noHBand="0" w:noVBand="1"/>
      </w:tblPr>
      <w:tblGrid>
        <w:gridCol w:w="1276"/>
      </w:tblGrid>
      <w:tr w:rsidR="00C31C5F" w:rsidRPr="00C56655" w14:paraId="3EE47DA4" w14:textId="77777777" w:rsidTr="001820B4">
        <w:trPr>
          <w:trHeight w:val="227"/>
        </w:trPr>
        <w:tc>
          <w:tcPr>
            <w:tcW w:w="1276" w:type="dxa"/>
            <w:shd w:val="clear" w:color="auto" w:fill="D9D9D9" w:themeFill="background1" w:themeFillShade="D9"/>
            <w:noWrap/>
            <w:vAlign w:val="bottom"/>
            <w:hideMark/>
          </w:tcPr>
          <w:p w14:paraId="2A19E7F5" w14:textId="77777777" w:rsidR="00C31C5F" w:rsidRPr="00C56655" w:rsidRDefault="00C31C5F" w:rsidP="001820B4">
            <w:pPr>
              <w:keepNext/>
              <w:spacing w:before="20" w:after="20" w:line="240" w:lineRule="auto"/>
              <w:jc w:val="left"/>
              <w:rPr>
                <w:rFonts w:ascii="Calibri" w:hAnsi="Calibri" w:cs="Calibri"/>
                <w:b/>
                <w:bCs/>
                <w:color w:val="000000"/>
                <w:sz w:val="20"/>
                <w:lang w:eastAsia="en-GB"/>
              </w:rPr>
            </w:pPr>
            <w:r w:rsidRPr="00C56655">
              <w:rPr>
                <w:rFonts w:ascii="Calibri" w:hAnsi="Calibri" w:cs="Calibri"/>
                <w:b/>
                <w:bCs/>
                <w:color w:val="000000"/>
                <w:sz w:val="20"/>
                <w:lang w:eastAsia="en-GB"/>
              </w:rPr>
              <w:t>ReleaseStatus</w:t>
            </w:r>
          </w:p>
        </w:tc>
      </w:tr>
      <w:tr w:rsidR="00C31C5F" w:rsidRPr="00C56655" w14:paraId="5B6A2ED8" w14:textId="77777777" w:rsidTr="001820B4">
        <w:trPr>
          <w:trHeight w:val="227"/>
        </w:trPr>
        <w:tc>
          <w:tcPr>
            <w:tcW w:w="1276" w:type="dxa"/>
            <w:shd w:val="clear" w:color="auto" w:fill="auto"/>
            <w:noWrap/>
            <w:vAlign w:val="bottom"/>
            <w:hideMark/>
          </w:tcPr>
          <w:p w14:paraId="5EB4DC09"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Draft</w:t>
            </w:r>
          </w:p>
        </w:tc>
      </w:tr>
      <w:tr w:rsidR="00C31C5F" w:rsidRPr="00C56655" w14:paraId="2CC582E6" w14:textId="77777777" w:rsidTr="001820B4">
        <w:trPr>
          <w:trHeight w:val="227"/>
        </w:trPr>
        <w:tc>
          <w:tcPr>
            <w:tcW w:w="1276" w:type="dxa"/>
            <w:shd w:val="clear" w:color="auto" w:fill="auto"/>
            <w:noWrap/>
            <w:vAlign w:val="bottom"/>
            <w:hideMark/>
          </w:tcPr>
          <w:p w14:paraId="1393EBB0"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Approved</w:t>
            </w:r>
          </w:p>
        </w:tc>
      </w:tr>
    </w:tbl>
    <w:p w14:paraId="303B81BB" w14:textId="77777777" w:rsidR="00C31C5F" w:rsidRPr="00C56655" w:rsidRDefault="00C31C5F" w:rsidP="00C31C5F">
      <w:pPr>
        <w:pStyle w:val="NormalIndent"/>
        <w:spacing w:after="0"/>
        <w:rPr>
          <w:sz w:val="16"/>
          <w:szCs w:val="16"/>
        </w:rPr>
      </w:pPr>
    </w:p>
    <w:p w14:paraId="75ECA40B" w14:textId="77777777" w:rsidR="00C31C5F" w:rsidRPr="00C56655" w:rsidRDefault="00C31C5F" w:rsidP="00421E6B">
      <w:pPr>
        <w:keepNext/>
        <w:numPr>
          <w:ilvl w:val="0"/>
          <w:numId w:val="23"/>
        </w:numPr>
      </w:pPr>
      <w:bookmarkStart w:id="540" w:name="_Ref494135994"/>
      <w:bookmarkStart w:id="541" w:name="_Ref400263706"/>
      <w:r w:rsidRPr="00C56655">
        <w:t>Symbols</w:t>
      </w:r>
      <w:bookmarkEnd w:id="540"/>
    </w:p>
    <w:p w14:paraId="125E3448" w14:textId="68717940" w:rsidR="00C31C5F" w:rsidRPr="00C56655" w:rsidRDefault="00C31C5F" w:rsidP="00C31C5F">
      <w:pPr>
        <w:pStyle w:val="NormalIndent"/>
        <w:keepNext/>
      </w:pPr>
      <w:r w:rsidRPr="00C56655">
        <w:t>This table defines the contents of the Insert Symbol form when using the Insert Symbol utility (paragraph </w:t>
      </w:r>
      <w:r w:rsidRPr="00C56655">
        <w:fldChar w:fldCharType="begin"/>
      </w:r>
      <w:r w:rsidRPr="00C56655">
        <w:instrText xml:space="preserve"> REF _Ref494126284 \r \h </w:instrText>
      </w:r>
      <w:r w:rsidRPr="00C56655">
        <w:fldChar w:fldCharType="separate"/>
      </w:r>
      <w:r w:rsidR="00C56655">
        <w:t>4.3.5.1</w:t>
      </w:r>
      <w:r w:rsidRPr="00C56655">
        <w:fldChar w:fldCharType="end"/>
      </w:r>
      <w:r w:rsidRPr="00C56655">
        <w:t>). The symbols must be defined by their Unicode (hexadecimal) values. Display Name is shown on the form and Prefix Symbol Suffix is typed in the document appended to each other without spaces.</w:t>
      </w:r>
    </w:p>
    <w:tbl>
      <w:tblPr>
        <w:tblW w:w="0" w:type="auto"/>
        <w:tblInd w:w="454"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57" w:type="dxa"/>
          <w:right w:w="57" w:type="dxa"/>
        </w:tblCellMar>
        <w:tblLook w:val="04A0" w:firstRow="1" w:lastRow="0" w:firstColumn="1" w:lastColumn="0" w:noHBand="0" w:noVBand="1"/>
      </w:tblPr>
      <w:tblGrid>
        <w:gridCol w:w="1438"/>
        <w:gridCol w:w="1416"/>
        <w:gridCol w:w="1258"/>
        <w:gridCol w:w="490"/>
        <w:gridCol w:w="597"/>
        <w:gridCol w:w="1270"/>
        <w:gridCol w:w="584"/>
      </w:tblGrid>
      <w:tr w:rsidR="003010E9" w:rsidRPr="00C56655" w14:paraId="60787C8B" w14:textId="77777777" w:rsidTr="001820B4">
        <w:trPr>
          <w:trHeight w:val="227"/>
        </w:trPr>
        <w:tc>
          <w:tcPr>
            <w:tcW w:w="1438" w:type="dxa"/>
            <w:shd w:val="clear" w:color="auto" w:fill="D9D9D9" w:themeFill="background1" w:themeFillShade="D9"/>
            <w:vAlign w:val="center"/>
            <w:hideMark/>
          </w:tcPr>
          <w:p w14:paraId="4308726B" w14:textId="77777777" w:rsidR="00C31C5F" w:rsidRPr="00C56655" w:rsidRDefault="00C31C5F" w:rsidP="001820B4">
            <w:pPr>
              <w:keepNext/>
              <w:spacing w:before="20" w:after="20" w:line="240" w:lineRule="auto"/>
              <w:jc w:val="left"/>
              <w:rPr>
                <w:rFonts w:ascii="Calibri" w:hAnsi="Calibri" w:cs="Calibri"/>
                <w:b/>
                <w:bCs/>
                <w:color w:val="000000"/>
                <w:sz w:val="20"/>
                <w:lang w:eastAsia="en-GB"/>
              </w:rPr>
            </w:pPr>
            <w:r w:rsidRPr="00C56655">
              <w:rPr>
                <w:rFonts w:ascii="Calibri" w:hAnsi="Calibri" w:cs="Calibri"/>
                <w:b/>
                <w:bCs/>
                <w:color w:val="000000"/>
                <w:sz w:val="20"/>
                <w:lang w:eastAsia="en-GB"/>
              </w:rPr>
              <w:t>Position</w:t>
            </w:r>
          </w:p>
        </w:tc>
        <w:tc>
          <w:tcPr>
            <w:tcW w:w="1416" w:type="dxa"/>
            <w:shd w:val="clear" w:color="auto" w:fill="D9D9D9" w:themeFill="background1" w:themeFillShade="D9"/>
            <w:vAlign w:val="center"/>
            <w:hideMark/>
          </w:tcPr>
          <w:p w14:paraId="361A388E" w14:textId="77777777" w:rsidR="00C31C5F" w:rsidRPr="00C56655" w:rsidRDefault="00C31C5F" w:rsidP="001820B4">
            <w:pPr>
              <w:keepNext/>
              <w:spacing w:before="20" w:after="20" w:line="240" w:lineRule="auto"/>
              <w:jc w:val="left"/>
              <w:rPr>
                <w:rFonts w:ascii="Calibri" w:hAnsi="Calibri" w:cs="Calibri"/>
                <w:b/>
                <w:bCs/>
                <w:color w:val="000000"/>
                <w:sz w:val="20"/>
                <w:lang w:eastAsia="en-GB"/>
              </w:rPr>
            </w:pPr>
            <w:r w:rsidRPr="00C56655">
              <w:rPr>
                <w:rFonts w:ascii="Calibri" w:hAnsi="Calibri" w:cs="Calibri"/>
                <w:b/>
                <w:bCs/>
                <w:color w:val="000000"/>
                <w:sz w:val="20"/>
                <w:lang w:eastAsia="en-GB"/>
              </w:rPr>
              <w:t>Name</w:t>
            </w:r>
          </w:p>
        </w:tc>
        <w:tc>
          <w:tcPr>
            <w:tcW w:w="1258" w:type="dxa"/>
            <w:shd w:val="clear" w:color="auto" w:fill="D9D9D9" w:themeFill="background1" w:themeFillShade="D9"/>
            <w:vAlign w:val="center"/>
            <w:hideMark/>
          </w:tcPr>
          <w:p w14:paraId="26F87694" w14:textId="77777777" w:rsidR="00C31C5F" w:rsidRPr="00C56655" w:rsidRDefault="00C31C5F" w:rsidP="001820B4">
            <w:pPr>
              <w:keepNext/>
              <w:spacing w:before="20" w:after="20" w:line="240" w:lineRule="auto"/>
              <w:jc w:val="left"/>
              <w:rPr>
                <w:rFonts w:ascii="Calibri" w:hAnsi="Calibri" w:cs="Calibri"/>
                <w:b/>
                <w:bCs/>
                <w:color w:val="000000"/>
                <w:sz w:val="20"/>
                <w:lang w:eastAsia="en-GB"/>
              </w:rPr>
            </w:pPr>
            <w:r w:rsidRPr="00C56655">
              <w:rPr>
                <w:rFonts w:ascii="Calibri" w:hAnsi="Calibri" w:cs="Calibri"/>
                <w:b/>
                <w:bCs/>
                <w:color w:val="000000"/>
                <w:sz w:val="20"/>
                <w:lang w:eastAsia="en-GB"/>
              </w:rPr>
              <w:t>Display Name</w:t>
            </w:r>
          </w:p>
        </w:tc>
        <w:tc>
          <w:tcPr>
            <w:tcW w:w="490" w:type="dxa"/>
            <w:shd w:val="clear" w:color="auto" w:fill="D9D9D9" w:themeFill="background1" w:themeFillShade="D9"/>
            <w:vAlign w:val="center"/>
            <w:hideMark/>
          </w:tcPr>
          <w:p w14:paraId="24E9E130" w14:textId="77777777" w:rsidR="00C31C5F" w:rsidRPr="00C56655" w:rsidRDefault="00C31C5F" w:rsidP="001820B4">
            <w:pPr>
              <w:keepNext/>
              <w:spacing w:before="20" w:after="20" w:line="240" w:lineRule="auto"/>
              <w:jc w:val="left"/>
              <w:rPr>
                <w:rFonts w:ascii="Calibri" w:hAnsi="Calibri" w:cs="Calibri"/>
                <w:b/>
                <w:bCs/>
                <w:color w:val="000000"/>
                <w:sz w:val="20"/>
                <w:lang w:eastAsia="en-GB"/>
              </w:rPr>
            </w:pPr>
            <w:r w:rsidRPr="00C56655">
              <w:rPr>
                <w:rFonts w:ascii="Calibri" w:hAnsi="Calibri" w:cs="Calibri"/>
                <w:b/>
                <w:bCs/>
                <w:color w:val="000000"/>
                <w:sz w:val="20"/>
                <w:lang w:eastAsia="en-GB"/>
              </w:rPr>
              <w:t>Font</w:t>
            </w:r>
          </w:p>
        </w:tc>
        <w:tc>
          <w:tcPr>
            <w:tcW w:w="597" w:type="dxa"/>
            <w:shd w:val="clear" w:color="auto" w:fill="D9D9D9" w:themeFill="background1" w:themeFillShade="D9"/>
            <w:vAlign w:val="center"/>
            <w:hideMark/>
          </w:tcPr>
          <w:p w14:paraId="3B70A49C" w14:textId="77777777" w:rsidR="00C31C5F" w:rsidRPr="00C56655" w:rsidRDefault="00C31C5F" w:rsidP="001820B4">
            <w:pPr>
              <w:keepNext/>
              <w:spacing w:before="20" w:after="20" w:line="240" w:lineRule="auto"/>
              <w:jc w:val="left"/>
              <w:rPr>
                <w:rFonts w:ascii="Calibri" w:hAnsi="Calibri" w:cs="Calibri"/>
                <w:b/>
                <w:bCs/>
                <w:color w:val="000000"/>
                <w:sz w:val="20"/>
                <w:lang w:eastAsia="en-GB"/>
              </w:rPr>
            </w:pPr>
            <w:r w:rsidRPr="00C56655">
              <w:rPr>
                <w:rFonts w:ascii="Calibri" w:hAnsi="Calibri" w:cs="Calibri"/>
                <w:b/>
                <w:bCs/>
                <w:color w:val="000000"/>
                <w:sz w:val="20"/>
                <w:lang w:eastAsia="en-GB"/>
              </w:rPr>
              <w:t>Prefix</w:t>
            </w:r>
          </w:p>
        </w:tc>
        <w:tc>
          <w:tcPr>
            <w:tcW w:w="1270" w:type="dxa"/>
            <w:shd w:val="clear" w:color="auto" w:fill="D9D9D9" w:themeFill="background1" w:themeFillShade="D9"/>
            <w:vAlign w:val="center"/>
            <w:hideMark/>
          </w:tcPr>
          <w:p w14:paraId="6B67DB06" w14:textId="6CD1735A" w:rsidR="00C31C5F" w:rsidRPr="00C56655" w:rsidRDefault="00C31C5F" w:rsidP="001820B4">
            <w:pPr>
              <w:keepNext/>
              <w:spacing w:before="20" w:after="20" w:line="240" w:lineRule="auto"/>
              <w:jc w:val="left"/>
              <w:rPr>
                <w:rFonts w:ascii="Calibri" w:hAnsi="Calibri" w:cs="Calibri"/>
                <w:b/>
                <w:bCs/>
                <w:color w:val="000000"/>
                <w:sz w:val="20"/>
                <w:lang w:eastAsia="en-GB"/>
              </w:rPr>
            </w:pPr>
            <w:r w:rsidRPr="00C56655">
              <w:rPr>
                <w:rFonts w:ascii="Calibri" w:hAnsi="Calibri" w:cs="Calibri"/>
                <w:b/>
                <w:bCs/>
                <w:color w:val="000000"/>
                <w:sz w:val="20"/>
                <w:lang w:eastAsia="en-GB"/>
              </w:rPr>
              <w:t>Unicode</w:t>
            </w:r>
            <w:r w:rsidR="003010E9" w:rsidRPr="00C56655">
              <w:rPr>
                <w:rFonts w:ascii="Calibri" w:hAnsi="Calibri" w:cs="Calibri"/>
                <w:b/>
                <w:bCs/>
                <w:color w:val="000000"/>
                <w:sz w:val="20"/>
                <w:lang w:eastAsia="en-GB"/>
              </w:rPr>
              <w:t> </w:t>
            </w:r>
            <w:r w:rsidRPr="00C56655">
              <w:rPr>
                <w:rFonts w:ascii="Calibri" w:hAnsi="Calibri" w:cs="Calibri"/>
                <w:b/>
                <w:bCs/>
                <w:color w:val="000000"/>
                <w:sz w:val="20"/>
                <w:lang w:eastAsia="en-GB"/>
              </w:rPr>
              <w:t>(hex)</w:t>
            </w:r>
          </w:p>
        </w:tc>
        <w:tc>
          <w:tcPr>
            <w:tcW w:w="584" w:type="dxa"/>
            <w:shd w:val="clear" w:color="auto" w:fill="D9D9D9" w:themeFill="background1" w:themeFillShade="D9"/>
            <w:vAlign w:val="center"/>
            <w:hideMark/>
          </w:tcPr>
          <w:p w14:paraId="0A4A53AB" w14:textId="77777777" w:rsidR="00C31C5F" w:rsidRPr="00C56655" w:rsidRDefault="00C31C5F" w:rsidP="001820B4">
            <w:pPr>
              <w:keepNext/>
              <w:spacing w:before="20" w:after="20" w:line="240" w:lineRule="auto"/>
              <w:jc w:val="left"/>
              <w:rPr>
                <w:rFonts w:ascii="Calibri" w:hAnsi="Calibri" w:cs="Calibri"/>
                <w:b/>
                <w:bCs/>
                <w:color w:val="000000"/>
                <w:sz w:val="20"/>
                <w:lang w:eastAsia="en-GB"/>
              </w:rPr>
            </w:pPr>
            <w:r w:rsidRPr="00C56655">
              <w:rPr>
                <w:rFonts w:ascii="Calibri" w:hAnsi="Calibri" w:cs="Calibri"/>
                <w:b/>
                <w:bCs/>
                <w:color w:val="000000"/>
                <w:sz w:val="20"/>
                <w:lang w:eastAsia="en-GB"/>
              </w:rPr>
              <w:t>Suffix</w:t>
            </w:r>
          </w:p>
        </w:tc>
      </w:tr>
      <w:tr w:rsidR="003010E9" w:rsidRPr="00C56655" w14:paraId="60E14D64" w14:textId="77777777" w:rsidTr="001820B4">
        <w:trPr>
          <w:trHeight w:val="227"/>
        </w:trPr>
        <w:tc>
          <w:tcPr>
            <w:tcW w:w="1438" w:type="dxa"/>
            <w:shd w:val="clear" w:color="auto" w:fill="auto"/>
            <w:vAlign w:val="center"/>
            <w:hideMark/>
          </w:tcPr>
          <w:p w14:paraId="094ECDE5"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Row 1 Column 1</w:t>
            </w:r>
          </w:p>
        </w:tc>
        <w:tc>
          <w:tcPr>
            <w:tcW w:w="1416" w:type="dxa"/>
            <w:shd w:val="clear" w:color="auto" w:fill="auto"/>
            <w:vAlign w:val="center"/>
            <w:hideMark/>
          </w:tcPr>
          <w:p w14:paraId="2F3D8529"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Degree Sign &amp; C</w:t>
            </w:r>
          </w:p>
        </w:tc>
        <w:tc>
          <w:tcPr>
            <w:tcW w:w="1258" w:type="dxa"/>
            <w:shd w:val="clear" w:color="auto" w:fill="auto"/>
            <w:vAlign w:val="center"/>
            <w:hideMark/>
          </w:tcPr>
          <w:p w14:paraId="662A4DDC" w14:textId="77777777" w:rsidR="00C31C5F" w:rsidRPr="00C56655" w:rsidRDefault="00C31C5F" w:rsidP="001820B4">
            <w:pPr>
              <w:keepNext/>
              <w:spacing w:before="20" w:after="20" w:line="240" w:lineRule="auto"/>
              <w:jc w:val="center"/>
              <w:rPr>
                <w:rFonts w:ascii="Calibri" w:hAnsi="Calibri" w:cs="Calibri"/>
                <w:color w:val="000000"/>
                <w:sz w:val="20"/>
                <w:lang w:eastAsia="en-GB"/>
              </w:rPr>
            </w:pPr>
            <w:r w:rsidRPr="00C56655">
              <w:rPr>
                <w:rFonts w:ascii="Calibri" w:hAnsi="Calibri" w:cs="Calibri"/>
                <w:color w:val="000000"/>
                <w:sz w:val="20"/>
                <w:lang w:eastAsia="en-GB"/>
              </w:rPr>
              <w:t>°C</w:t>
            </w:r>
          </w:p>
        </w:tc>
        <w:tc>
          <w:tcPr>
            <w:tcW w:w="490" w:type="dxa"/>
            <w:shd w:val="clear" w:color="auto" w:fill="auto"/>
            <w:vAlign w:val="center"/>
            <w:hideMark/>
          </w:tcPr>
          <w:p w14:paraId="7FF9D433" w14:textId="77777777" w:rsidR="00C31C5F" w:rsidRPr="00C56655" w:rsidRDefault="00C31C5F" w:rsidP="001820B4">
            <w:pPr>
              <w:keepNext/>
              <w:spacing w:before="20" w:after="20" w:line="240" w:lineRule="auto"/>
              <w:jc w:val="center"/>
              <w:rPr>
                <w:rFonts w:ascii="Calibri" w:hAnsi="Calibri" w:cs="Calibri"/>
                <w:color w:val="000000"/>
                <w:sz w:val="20"/>
                <w:lang w:eastAsia="en-GB"/>
              </w:rPr>
            </w:pPr>
            <w:r w:rsidRPr="00C56655">
              <w:rPr>
                <w:rFonts w:ascii="Calibri" w:hAnsi="Calibri" w:cs="Calibri"/>
                <w:color w:val="000000"/>
                <w:sz w:val="20"/>
                <w:lang w:eastAsia="en-GB"/>
              </w:rPr>
              <w:t>Arial</w:t>
            </w:r>
          </w:p>
        </w:tc>
        <w:tc>
          <w:tcPr>
            <w:tcW w:w="597" w:type="dxa"/>
            <w:shd w:val="clear" w:color="auto" w:fill="auto"/>
            <w:vAlign w:val="center"/>
            <w:hideMark/>
          </w:tcPr>
          <w:p w14:paraId="2E4E9C38" w14:textId="77777777" w:rsidR="00C31C5F" w:rsidRPr="00C56655" w:rsidRDefault="00C31C5F" w:rsidP="001820B4">
            <w:pPr>
              <w:keepNext/>
              <w:spacing w:before="20" w:after="20" w:line="240" w:lineRule="auto"/>
              <w:jc w:val="center"/>
              <w:rPr>
                <w:rFonts w:ascii="Calibri" w:hAnsi="Calibri" w:cs="Calibri"/>
                <w:color w:val="000000"/>
                <w:sz w:val="20"/>
                <w:lang w:eastAsia="en-GB"/>
              </w:rPr>
            </w:pPr>
          </w:p>
        </w:tc>
        <w:tc>
          <w:tcPr>
            <w:tcW w:w="1270" w:type="dxa"/>
            <w:shd w:val="clear" w:color="auto" w:fill="auto"/>
            <w:vAlign w:val="center"/>
            <w:hideMark/>
          </w:tcPr>
          <w:p w14:paraId="18CBD535" w14:textId="77777777" w:rsidR="00C31C5F" w:rsidRPr="00C56655" w:rsidRDefault="00C31C5F" w:rsidP="001820B4">
            <w:pPr>
              <w:keepNext/>
              <w:spacing w:before="20" w:after="20" w:line="240" w:lineRule="auto"/>
              <w:jc w:val="center"/>
              <w:rPr>
                <w:rFonts w:ascii="Calibri" w:hAnsi="Calibri" w:cs="Calibri"/>
                <w:color w:val="000000"/>
                <w:sz w:val="20"/>
                <w:lang w:eastAsia="en-GB"/>
              </w:rPr>
            </w:pPr>
            <w:r w:rsidRPr="00C56655">
              <w:rPr>
                <w:rFonts w:ascii="Calibri" w:hAnsi="Calibri" w:cs="Calibri"/>
                <w:color w:val="000000"/>
                <w:sz w:val="20"/>
                <w:lang w:eastAsia="en-GB"/>
              </w:rPr>
              <w:t>00B0</w:t>
            </w:r>
          </w:p>
        </w:tc>
        <w:tc>
          <w:tcPr>
            <w:tcW w:w="584" w:type="dxa"/>
            <w:shd w:val="clear" w:color="auto" w:fill="auto"/>
            <w:vAlign w:val="center"/>
            <w:hideMark/>
          </w:tcPr>
          <w:p w14:paraId="5EBF02F5" w14:textId="77777777" w:rsidR="00C31C5F" w:rsidRPr="00C56655" w:rsidRDefault="00C31C5F" w:rsidP="001820B4">
            <w:pPr>
              <w:keepNext/>
              <w:spacing w:before="20" w:after="20" w:line="240" w:lineRule="auto"/>
              <w:jc w:val="center"/>
              <w:rPr>
                <w:rFonts w:ascii="Calibri" w:hAnsi="Calibri" w:cs="Calibri"/>
                <w:color w:val="000000"/>
                <w:sz w:val="20"/>
                <w:lang w:eastAsia="en-GB"/>
              </w:rPr>
            </w:pPr>
            <w:r w:rsidRPr="00C56655">
              <w:rPr>
                <w:rFonts w:ascii="Calibri" w:hAnsi="Calibri" w:cs="Calibri"/>
                <w:color w:val="000000"/>
                <w:sz w:val="20"/>
                <w:lang w:eastAsia="en-GB"/>
              </w:rPr>
              <w:t>C</w:t>
            </w:r>
          </w:p>
        </w:tc>
      </w:tr>
      <w:tr w:rsidR="003010E9" w:rsidRPr="00C56655" w14:paraId="6CDD9A55" w14:textId="77777777" w:rsidTr="001820B4">
        <w:trPr>
          <w:trHeight w:val="227"/>
        </w:trPr>
        <w:tc>
          <w:tcPr>
            <w:tcW w:w="1438" w:type="dxa"/>
            <w:shd w:val="clear" w:color="auto" w:fill="auto"/>
            <w:vAlign w:val="center"/>
            <w:hideMark/>
          </w:tcPr>
          <w:p w14:paraId="3E62CDBE"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Row 2 Column 1</w:t>
            </w:r>
          </w:p>
        </w:tc>
        <w:tc>
          <w:tcPr>
            <w:tcW w:w="1416" w:type="dxa"/>
            <w:shd w:val="clear" w:color="auto" w:fill="auto"/>
            <w:vAlign w:val="center"/>
            <w:hideMark/>
          </w:tcPr>
          <w:p w14:paraId="6F7BD8BF"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Micro Sign</w:t>
            </w:r>
          </w:p>
        </w:tc>
        <w:tc>
          <w:tcPr>
            <w:tcW w:w="1258" w:type="dxa"/>
            <w:shd w:val="clear" w:color="auto" w:fill="auto"/>
            <w:noWrap/>
            <w:vAlign w:val="center"/>
            <w:hideMark/>
          </w:tcPr>
          <w:p w14:paraId="7D3718B6" w14:textId="77777777" w:rsidR="00C31C5F" w:rsidRPr="00C56655" w:rsidRDefault="00C31C5F" w:rsidP="001820B4">
            <w:pPr>
              <w:keepNext/>
              <w:spacing w:before="20" w:after="20" w:line="240" w:lineRule="auto"/>
              <w:jc w:val="center"/>
              <w:rPr>
                <w:rFonts w:ascii="Calibri" w:hAnsi="Calibri" w:cs="Calibri"/>
                <w:color w:val="000000"/>
                <w:sz w:val="20"/>
                <w:lang w:eastAsia="en-GB"/>
              </w:rPr>
            </w:pPr>
            <w:r w:rsidRPr="00C56655">
              <w:rPr>
                <w:rFonts w:ascii="Calibri" w:hAnsi="Calibri" w:cs="Calibri"/>
                <w:color w:val="000000"/>
                <w:sz w:val="20"/>
                <w:lang w:eastAsia="en-GB"/>
              </w:rPr>
              <w:t>μ</w:t>
            </w:r>
          </w:p>
        </w:tc>
        <w:tc>
          <w:tcPr>
            <w:tcW w:w="490" w:type="dxa"/>
            <w:shd w:val="clear" w:color="auto" w:fill="auto"/>
            <w:vAlign w:val="center"/>
            <w:hideMark/>
          </w:tcPr>
          <w:p w14:paraId="45BBEBBD" w14:textId="77777777" w:rsidR="00C31C5F" w:rsidRPr="00C56655" w:rsidRDefault="00C31C5F" w:rsidP="001820B4">
            <w:pPr>
              <w:keepNext/>
              <w:spacing w:before="20" w:after="20" w:line="240" w:lineRule="auto"/>
              <w:jc w:val="center"/>
              <w:rPr>
                <w:rFonts w:ascii="Calibri" w:hAnsi="Calibri" w:cs="Calibri"/>
                <w:color w:val="000000"/>
                <w:sz w:val="20"/>
                <w:lang w:eastAsia="en-GB"/>
              </w:rPr>
            </w:pPr>
            <w:r w:rsidRPr="00C56655">
              <w:rPr>
                <w:rFonts w:ascii="Calibri" w:hAnsi="Calibri" w:cs="Calibri"/>
                <w:color w:val="000000"/>
                <w:sz w:val="20"/>
                <w:lang w:eastAsia="en-GB"/>
              </w:rPr>
              <w:t>Arial</w:t>
            </w:r>
          </w:p>
        </w:tc>
        <w:tc>
          <w:tcPr>
            <w:tcW w:w="597" w:type="dxa"/>
            <w:shd w:val="clear" w:color="auto" w:fill="auto"/>
            <w:vAlign w:val="center"/>
            <w:hideMark/>
          </w:tcPr>
          <w:p w14:paraId="554F819C" w14:textId="77777777" w:rsidR="00C31C5F" w:rsidRPr="00C56655" w:rsidRDefault="00C31C5F" w:rsidP="001820B4">
            <w:pPr>
              <w:keepNext/>
              <w:spacing w:before="20" w:after="20" w:line="240" w:lineRule="auto"/>
              <w:jc w:val="center"/>
              <w:rPr>
                <w:rFonts w:ascii="Calibri" w:hAnsi="Calibri" w:cs="Calibri"/>
                <w:color w:val="000000"/>
                <w:sz w:val="20"/>
                <w:lang w:eastAsia="en-GB"/>
              </w:rPr>
            </w:pPr>
          </w:p>
        </w:tc>
        <w:tc>
          <w:tcPr>
            <w:tcW w:w="1270" w:type="dxa"/>
            <w:shd w:val="clear" w:color="auto" w:fill="auto"/>
            <w:vAlign w:val="center"/>
            <w:hideMark/>
          </w:tcPr>
          <w:p w14:paraId="662C103E" w14:textId="77777777" w:rsidR="00C31C5F" w:rsidRPr="00C56655" w:rsidRDefault="00C31C5F" w:rsidP="001820B4">
            <w:pPr>
              <w:keepNext/>
              <w:spacing w:before="20" w:after="20" w:line="240" w:lineRule="auto"/>
              <w:jc w:val="center"/>
              <w:rPr>
                <w:rFonts w:ascii="Calibri" w:hAnsi="Calibri" w:cs="Calibri"/>
                <w:color w:val="000000"/>
                <w:sz w:val="20"/>
                <w:lang w:eastAsia="en-GB"/>
              </w:rPr>
            </w:pPr>
            <w:r w:rsidRPr="00C56655">
              <w:rPr>
                <w:rFonts w:ascii="Calibri" w:hAnsi="Calibri" w:cs="Calibri"/>
                <w:color w:val="000000"/>
                <w:sz w:val="20"/>
                <w:lang w:eastAsia="en-GB"/>
              </w:rPr>
              <w:t>03BC</w:t>
            </w:r>
          </w:p>
        </w:tc>
        <w:tc>
          <w:tcPr>
            <w:tcW w:w="584" w:type="dxa"/>
            <w:shd w:val="clear" w:color="auto" w:fill="auto"/>
            <w:vAlign w:val="center"/>
            <w:hideMark/>
          </w:tcPr>
          <w:p w14:paraId="4377FACE" w14:textId="77777777" w:rsidR="00C31C5F" w:rsidRPr="00C56655" w:rsidRDefault="00C31C5F" w:rsidP="001820B4">
            <w:pPr>
              <w:keepNext/>
              <w:spacing w:before="20" w:after="20" w:line="240" w:lineRule="auto"/>
              <w:jc w:val="center"/>
              <w:rPr>
                <w:rFonts w:ascii="Calibri" w:hAnsi="Calibri" w:cs="Calibri"/>
                <w:color w:val="000000"/>
                <w:sz w:val="20"/>
                <w:lang w:eastAsia="en-GB"/>
              </w:rPr>
            </w:pPr>
          </w:p>
        </w:tc>
      </w:tr>
      <w:tr w:rsidR="003010E9" w:rsidRPr="00C56655" w14:paraId="5A724F20" w14:textId="77777777" w:rsidTr="001820B4">
        <w:trPr>
          <w:trHeight w:val="227"/>
        </w:trPr>
        <w:tc>
          <w:tcPr>
            <w:tcW w:w="1438" w:type="dxa"/>
            <w:shd w:val="clear" w:color="auto" w:fill="auto"/>
            <w:vAlign w:val="center"/>
            <w:hideMark/>
          </w:tcPr>
          <w:p w14:paraId="0C76A57E"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Row 3 Column 1</w:t>
            </w:r>
          </w:p>
        </w:tc>
        <w:tc>
          <w:tcPr>
            <w:tcW w:w="1416" w:type="dxa"/>
            <w:shd w:val="clear" w:color="auto" w:fill="auto"/>
            <w:vAlign w:val="center"/>
            <w:hideMark/>
          </w:tcPr>
          <w:p w14:paraId="3EB79AEE"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En Dash</w:t>
            </w:r>
          </w:p>
        </w:tc>
        <w:tc>
          <w:tcPr>
            <w:tcW w:w="1258" w:type="dxa"/>
            <w:shd w:val="clear" w:color="auto" w:fill="auto"/>
            <w:vAlign w:val="center"/>
            <w:hideMark/>
          </w:tcPr>
          <w:p w14:paraId="24BF733B" w14:textId="77777777" w:rsidR="00C31C5F" w:rsidRPr="00C56655" w:rsidRDefault="00C31C5F" w:rsidP="001820B4">
            <w:pPr>
              <w:keepNext/>
              <w:spacing w:before="20" w:after="20" w:line="240" w:lineRule="auto"/>
              <w:jc w:val="center"/>
              <w:rPr>
                <w:rFonts w:ascii="Calibri" w:hAnsi="Calibri" w:cs="Calibri"/>
                <w:color w:val="000000"/>
                <w:sz w:val="20"/>
                <w:lang w:eastAsia="en-GB"/>
              </w:rPr>
            </w:pPr>
            <w:r w:rsidRPr="00C56655">
              <w:rPr>
                <w:rFonts w:ascii="Calibri" w:hAnsi="Calibri" w:cs="Calibri"/>
                <w:color w:val="000000"/>
                <w:sz w:val="20"/>
                <w:lang w:eastAsia="en-GB"/>
              </w:rPr>
              <w:t>–</w:t>
            </w:r>
          </w:p>
        </w:tc>
        <w:tc>
          <w:tcPr>
            <w:tcW w:w="490" w:type="dxa"/>
            <w:shd w:val="clear" w:color="auto" w:fill="auto"/>
            <w:vAlign w:val="center"/>
            <w:hideMark/>
          </w:tcPr>
          <w:p w14:paraId="5FB45EF2" w14:textId="77777777" w:rsidR="00C31C5F" w:rsidRPr="00C56655" w:rsidRDefault="00C31C5F" w:rsidP="001820B4">
            <w:pPr>
              <w:keepNext/>
              <w:spacing w:before="20" w:after="20" w:line="240" w:lineRule="auto"/>
              <w:jc w:val="center"/>
              <w:rPr>
                <w:rFonts w:ascii="Calibri" w:hAnsi="Calibri" w:cs="Calibri"/>
                <w:color w:val="000000"/>
                <w:sz w:val="20"/>
                <w:lang w:eastAsia="en-GB"/>
              </w:rPr>
            </w:pPr>
            <w:r w:rsidRPr="00C56655">
              <w:rPr>
                <w:rFonts w:ascii="Calibri" w:hAnsi="Calibri" w:cs="Calibri"/>
                <w:color w:val="000000"/>
                <w:sz w:val="20"/>
                <w:lang w:eastAsia="en-GB"/>
              </w:rPr>
              <w:t>Arial</w:t>
            </w:r>
          </w:p>
        </w:tc>
        <w:tc>
          <w:tcPr>
            <w:tcW w:w="597" w:type="dxa"/>
            <w:shd w:val="clear" w:color="auto" w:fill="auto"/>
            <w:vAlign w:val="center"/>
            <w:hideMark/>
          </w:tcPr>
          <w:p w14:paraId="25AB52D1" w14:textId="77777777" w:rsidR="00C31C5F" w:rsidRPr="00C56655" w:rsidRDefault="00C31C5F" w:rsidP="001820B4">
            <w:pPr>
              <w:keepNext/>
              <w:spacing w:before="20" w:after="20" w:line="240" w:lineRule="auto"/>
              <w:jc w:val="center"/>
              <w:rPr>
                <w:rFonts w:ascii="Calibri" w:hAnsi="Calibri" w:cs="Calibri"/>
                <w:color w:val="000000"/>
                <w:sz w:val="20"/>
                <w:lang w:eastAsia="en-GB"/>
              </w:rPr>
            </w:pPr>
          </w:p>
        </w:tc>
        <w:tc>
          <w:tcPr>
            <w:tcW w:w="1270" w:type="dxa"/>
            <w:shd w:val="clear" w:color="auto" w:fill="auto"/>
            <w:vAlign w:val="center"/>
            <w:hideMark/>
          </w:tcPr>
          <w:p w14:paraId="3894DACB" w14:textId="77777777" w:rsidR="00C31C5F" w:rsidRPr="00C56655" w:rsidRDefault="00C31C5F" w:rsidP="001820B4">
            <w:pPr>
              <w:keepNext/>
              <w:spacing w:before="20" w:after="20" w:line="240" w:lineRule="auto"/>
              <w:jc w:val="center"/>
              <w:rPr>
                <w:rFonts w:ascii="Calibri" w:hAnsi="Calibri" w:cs="Calibri"/>
                <w:color w:val="000000"/>
                <w:sz w:val="20"/>
                <w:lang w:eastAsia="en-GB"/>
              </w:rPr>
            </w:pPr>
            <w:r w:rsidRPr="00C56655">
              <w:rPr>
                <w:rFonts w:ascii="Calibri" w:hAnsi="Calibri" w:cs="Calibri"/>
                <w:color w:val="000000"/>
                <w:sz w:val="20"/>
                <w:lang w:eastAsia="en-GB"/>
              </w:rPr>
              <w:t>2013</w:t>
            </w:r>
          </w:p>
        </w:tc>
        <w:tc>
          <w:tcPr>
            <w:tcW w:w="584" w:type="dxa"/>
            <w:shd w:val="clear" w:color="auto" w:fill="auto"/>
            <w:vAlign w:val="center"/>
            <w:hideMark/>
          </w:tcPr>
          <w:p w14:paraId="419A606F" w14:textId="77777777" w:rsidR="00C31C5F" w:rsidRPr="00C56655" w:rsidRDefault="00C31C5F" w:rsidP="001820B4">
            <w:pPr>
              <w:keepNext/>
              <w:spacing w:before="20" w:after="20" w:line="240" w:lineRule="auto"/>
              <w:jc w:val="center"/>
              <w:rPr>
                <w:rFonts w:ascii="Calibri" w:hAnsi="Calibri" w:cs="Calibri"/>
                <w:color w:val="000000"/>
                <w:sz w:val="20"/>
                <w:lang w:eastAsia="en-GB"/>
              </w:rPr>
            </w:pPr>
          </w:p>
        </w:tc>
      </w:tr>
      <w:tr w:rsidR="003010E9" w:rsidRPr="00C56655" w14:paraId="27963CED" w14:textId="77777777" w:rsidTr="001820B4">
        <w:trPr>
          <w:trHeight w:val="227"/>
        </w:trPr>
        <w:tc>
          <w:tcPr>
            <w:tcW w:w="1438" w:type="dxa"/>
            <w:shd w:val="clear" w:color="auto" w:fill="auto"/>
            <w:vAlign w:val="center"/>
            <w:hideMark/>
          </w:tcPr>
          <w:p w14:paraId="6E525F6E"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Row 4 Column 1</w:t>
            </w:r>
          </w:p>
        </w:tc>
        <w:tc>
          <w:tcPr>
            <w:tcW w:w="1416" w:type="dxa"/>
            <w:shd w:val="clear" w:color="auto" w:fill="auto"/>
            <w:vAlign w:val="center"/>
            <w:hideMark/>
          </w:tcPr>
          <w:p w14:paraId="6923F2DF"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Em Dash</w:t>
            </w:r>
          </w:p>
        </w:tc>
        <w:tc>
          <w:tcPr>
            <w:tcW w:w="1258" w:type="dxa"/>
            <w:shd w:val="clear" w:color="auto" w:fill="auto"/>
            <w:vAlign w:val="center"/>
            <w:hideMark/>
          </w:tcPr>
          <w:p w14:paraId="23295537" w14:textId="77777777" w:rsidR="00C31C5F" w:rsidRPr="00C56655" w:rsidRDefault="00C31C5F" w:rsidP="001820B4">
            <w:pPr>
              <w:keepNext/>
              <w:spacing w:before="20" w:after="20" w:line="240" w:lineRule="auto"/>
              <w:jc w:val="center"/>
              <w:rPr>
                <w:rFonts w:ascii="Calibri" w:hAnsi="Calibri" w:cs="Calibri"/>
                <w:color w:val="000000"/>
                <w:sz w:val="20"/>
                <w:lang w:eastAsia="en-GB"/>
              </w:rPr>
            </w:pPr>
            <w:r w:rsidRPr="00C56655">
              <w:rPr>
                <w:rFonts w:ascii="Calibri" w:hAnsi="Calibri" w:cs="Calibri"/>
                <w:color w:val="000000"/>
                <w:sz w:val="20"/>
                <w:lang w:eastAsia="en-GB"/>
              </w:rPr>
              <w:t>—</w:t>
            </w:r>
          </w:p>
        </w:tc>
        <w:tc>
          <w:tcPr>
            <w:tcW w:w="490" w:type="dxa"/>
            <w:shd w:val="clear" w:color="auto" w:fill="auto"/>
            <w:vAlign w:val="center"/>
            <w:hideMark/>
          </w:tcPr>
          <w:p w14:paraId="03B6F0A8" w14:textId="77777777" w:rsidR="00C31C5F" w:rsidRPr="00C56655" w:rsidRDefault="00C31C5F" w:rsidP="001820B4">
            <w:pPr>
              <w:keepNext/>
              <w:spacing w:before="20" w:after="20" w:line="240" w:lineRule="auto"/>
              <w:jc w:val="center"/>
              <w:rPr>
                <w:rFonts w:ascii="Calibri" w:hAnsi="Calibri" w:cs="Calibri"/>
                <w:color w:val="000000"/>
                <w:sz w:val="20"/>
                <w:lang w:eastAsia="en-GB"/>
              </w:rPr>
            </w:pPr>
            <w:r w:rsidRPr="00C56655">
              <w:rPr>
                <w:rFonts w:ascii="Calibri" w:hAnsi="Calibri" w:cs="Calibri"/>
                <w:color w:val="000000"/>
                <w:sz w:val="20"/>
                <w:lang w:eastAsia="en-GB"/>
              </w:rPr>
              <w:t>Arial</w:t>
            </w:r>
          </w:p>
        </w:tc>
        <w:tc>
          <w:tcPr>
            <w:tcW w:w="597" w:type="dxa"/>
            <w:shd w:val="clear" w:color="auto" w:fill="auto"/>
            <w:vAlign w:val="center"/>
            <w:hideMark/>
          </w:tcPr>
          <w:p w14:paraId="1C3B100F" w14:textId="77777777" w:rsidR="00C31C5F" w:rsidRPr="00C56655" w:rsidRDefault="00C31C5F" w:rsidP="001820B4">
            <w:pPr>
              <w:keepNext/>
              <w:spacing w:before="20" w:after="20" w:line="240" w:lineRule="auto"/>
              <w:jc w:val="center"/>
              <w:rPr>
                <w:rFonts w:ascii="Calibri" w:hAnsi="Calibri" w:cs="Calibri"/>
                <w:color w:val="000000"/>
                <w:sz w:val="20"/>
                <w:lang w:eastAsia="en-GB"/>
              </w:rPr>
            </w:pPr>
          </w:p>
        </w:tc>
        <w:tc>
          <w:tcPr>
            <w:tcW w:w="1270" w:type="dxa"/>
            <w:shd w:val="clear" w:color="auto" w:fill="auto"/>
            <w:vAlign w:val="center"/>
            <w:hideMark/>
          </w:tcPr>
          <w:p w14:paraId="20E3DDAD" w14:textId="77777777" w:rsidR="00C31C5F" w:rsidRPr="00C56655" w:rsidRDefault="00C31C5F" w:rsidP="001820B4">
            <w:pPr>
              <w:keepNext/>
              <w:spacing w:before="20" w:after="20" w:line="240" w:lineRule="auto"/>
              <w:jc w:val="center"/>
              <w:rPr>
                <w:rFonts w:ascii="Calibri" w:hAnsi="Calibri" w:cs="Calibri"/>
                <w:color w:val="000000"/>
                <w:sz w:val="20"/>
                <w:lang w:eastAsia="en-GB"/>
              </w:rPr>
            </w:pPr>
            <w:r w:rsidRPr="00C56655">
              <w:rPr>
                <w:rFonts w:ascii="Calibri" w:hAnsi="Calibri" w:cs="Calibri"/>
                <w:color w:val="000000"/>
                <w:sz w:val="20"/>
                <w:lang w:eastAsia="en-GB"/>
              </w:rPr>
              <w:t>2014</w:t>
            </w:r>
          </w:p>
        </w:tc>
        <w:tc>
          <w:tcPr>
            <w:tcW w:w="584" w:type="dxa"/>
            <w:shd w:val="clear" w:color="auto" w:fill="auto"/>
            <w:vAlign w:val="center"/>
            <w:hideMark/>
          </w:tcPr>
          <w:p w14:paraId="60BC0199" w14:textId="77777777" w:rsidR="00C31C5F" w:rsidRPr="00C56655" w:rsidRDefault="00C31C5F" w:rsidP="001820B4">
            <w:pPr>
              <w:keepNext/>
              <w:spacing w:before="20" w:after="20" w:line="240" w:lineRule="auto"/>
              <w:jc w:val="center"/>
              <w:rPr>
                <w:rFonts w:ascii="Calibri" w:hAnsi="Calibri" w:cs="Calibri"/>
                <w:color w:val="000000"/>
                <w:sz w:val="20"/>
                <w:lang w:eastAsia="en-GB"/>
              </w:rPr>
            </w:pPr>
          </w:p>
        </w:tc>
      </w:tr>
      <w:tr w:rsidR="003010E9" w:rsidRPr="00C56655" w14:paraId="5E68543C" w14:textId="77777777" w:rsidTr="001820B4">
        <w:trPr>
          <w:trHeight w:val="227"/>
        </w:trPr>
        <w:tc>
          <w:tcPr>
            <w:tcW w:w="1438" w:type="dxa"/>
            <w:shd w:val="clear" w:color="auto" w:fill="auto"/>
            <w:vAlign w:val="center"/>
            <w:hideMark/>
          </w:tcPr>
          <w:p w14:paraId="49AC0A9E"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Row 5 Column 1</w:t>
            </w:r>
          </w:p>
        </w:tc>
        <w:tc>
          <w:tcPr>
            <w:tcW w:w="1416" w:type="dxa"/>
            <w:shd w:val="clear" w:color="auto" w:fill="auto"/>
            <w:vAlign w:val="center"/>
            <w:hideMark/>
          </w:tcPr>
          <w:p w14:paraId="682023EA"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Plus-Minus Sign</w:t>
            </w:r>
          </w:p>
        </w:tc>
        <w:tc>
          <w:tcPr>
            <w:tcW w:w="1258" w:type="dxa"/>
            <w:shd w:val="clear" w:color="auto" w:fill="auto"/>
            <w:noWrap/>
            <w:vAlign w:val="center"/>
            <w:hideMark/>
          </w:tcPr>
          <w:p w14:paraId="340EC404" w14:textId="77777777" w:rsidR="00C31C5F" w:rsidRPr="00C56655" w:rsidRDefault="00C31C5F" w:rsidP="001820B4">
            <w:pPr>
              <w:keepNext/>
              <w:spacing w:before="20" w:after="20" w:line="240" w:lineRule="auto"/>
              <w:jc w:val="center"/>
              <w:rPr>
                <w:rFonts w:ascii="Calibri" w:hAnsi="Calibri" w:cs="Calibri"/>
                <w:color w:val="000000"/>
                <w:sz w:val="20"/>
                <w:lang w:eastAsia="en-GB"/>
              </w:rPr>
            </w:pPr>
            <w:r w:rsidRPr="00C56655">
              <w:rPr>
                <w:rFonts w:ascii="Calibri" w:hAnsi="Calibri" w:cs="Calibri"/>
                <w:color w:val="000000"/>
                <w:sz w:val="20"/>
                <w:lang w:eastAsia="en-GB"/>
              </w:rPr>
              <w:t>±</w:t>
            </w:r>
          </w:p>
        </w:tc>
        <w:tc>
          <w:tcPr>
            <w:tcW w:w="490" w:type="dxa"/>
            <w:shd w:val="clear" w:color="auto" w:fill="auto"/>
            <w:vAlign w:val="center"/>
            <w:hideMark/>
          </w:tcPr>
          <w:p w14:paraId="35829888" w14:textId="77777777" w:rsidR="00C31C5F" w:rsidRPr="00C56655" w:rsidRDefault="00C31C5F" w:rsidP="001820B4">
            <w:pPr>
              <w:keepNext/>
              <w:spacing w:before="20" w:after="20" w:line="240" w:lineRule="auto"/>
              <w:jc w:val="center"/>
              <w:rPr>
                <w:rFonts w:ascii="Calibri" w:hAnsi="Calibri" w:cs="Calibri"/>
                <w:color w:val="000000"/>
                <w:sz w:val="20"/>
                <w:lang w:eastAsia="en-GB"/>
              </w:rPr>
            </w:pPr>
            <w:r w:rsidRPr="00C56655">
              <w:rPr>
                <w:rFonts w:ascii="Calibri" w:hAnsi="Calibri" w:cs="Calibri"/>
                <w:color w:val="000000"/>
                <w:sz w:val="20"/>
                <w:lang w:eastAsia="en-GB"/>
              </w:rPr>
              <w:t>Arial</w:t>
            </w:r>
          </w:p>
        </w:tc>
        <w:tc>
          <w:tcPr>
            <w:tcW w:w="597" w:type="dxa"/>
            <w:shd w:val="clear" w:color="auto" w:fill="auto"/>
            <w:vAlign w:val="center"/>
            <w:hideMark/>
          </w:tcPr>
          <w:p w14:paraId="6E227365" w14:textId="77777777" w:rsidR="00C31C5F" w:rsidRPr="00C56655" w:rsidRDefault="00C31C5F" w:rsidP="001820B4">
            <w:pPr>
              <w:keepNext/>
              <w:spacing w:before="20" w:after="20" w:line="240" w:lineRule="auto"/>
              <w:jc w:val="center"/>
              <w:rPr>
                <w:rFonts w:ascii="Calibri" w:hAnsi="Calibri" w:cs="Calibri"/>
                <w:color w:val="000000"/>
                <w:sz w:val="20"/>
                <w:lang w:eastAsia="en-GB"/>
              </w:rPr>
            </w:pPr>
          </w:p>
        </w:tc>
        <w:tc>
          <w:tcPr>
            <w:tcW w:w="1270" w:type="dxa"/>
            <w:shd w:val="clear" w:color="auto" w:fill="auto"/>
            <w:vAlign w:val="center"/>
            <w:hideMark/>
          </w:tcPr>
          <w:p w14:paraId="3AB1C94D" w14:textId="77777777" w:rsidR="00C31C5F" w:rsidRPr="00C56655" w:rsidRDefault="00C31C5F" w:rsidP="001820B4">
            <w:pPr>
              <w:keepNext/>
              <w:spacing w:before="20" w:after="20" w:line="240" w:lineRule="auto"/>
              <w:jc w:val="center"/>
              <w:rPr>
                <w:rFonts w:ascii="Calibri" w:hAnsi="Calibri" w:cs="Calibri"/>
                <w:color w:val="000000"/>
                <w:sz w:val="20"/>
                <w:lang w:eastAsia="en-GB"/>
              </w:rPr>
            </w:pPr>
            <w:r w:rsidRPr="00C56655">
              <w:rPr>
                <w:rFonts w:ascii="Calibri" w:hAnsi="Calibri" w:cs="Calibri"/>
                <w:color w:val="000000"/>
                <w:sz w:val="20"/>
                <w:lang w:eastAsia="en-GB"/>
              </w:rPr>
              <w:t>00B1</w:t>
            </w:r>
          </w:p>
        </w:tc>
        <w:tc>
          <w:tcPr>
            <w:tcW w:w="584" w:type="dxa"/>
            <w:shd w:val="clear" w:color="auto" w:fill="auto"/>
            <w:vAlign w:val="center"/>
            <w:hideMark/>
          </w:tcPr>
          <w:p w14:paraId="5184601F" w14:textId="77777777" w:rsidR="00C31C5F" w:rsidRPr="00C56655" w:rsidRDefault="00C31C5F" w:rsidP="001820B4">
            <w:pPr>
              <w:keepNext/>
              <w:spacing w:before="20" w:after="20" w:line="240" w:lineRule="auto"/>
              <w:jc w:val="center"/>
              <w:rPr>
                <w:rFonts w:ascii="Calibri" w:hAnsi="Calibri" w:cs="Calibri"/>
                <w:color w:val="000000"/>
                <w:sz w:val="20"/>
                <w:lang w:eastAsia="en-GB"/>
              </w:rPr>
            </w:pPr>
          </w:p>
        </w:tc>
      </w:tr>
    </w:tbl>
    <w:p w14:paraId="088B03A9" w14:textId="77777777" w:rsidR="003E6517" w:rsidRPr="00C56655" w:rsidRDefault="003E6517" w:rsidP="003E6517">
      <w:pPr>
        <w:spacing w:after="0"/>
        <w:rPr>
          <w:sz w:val="16"/>
          <w:szCs w:val="16"/>
        </w:rPr>
      </w:pPr>
      <w:bookmarkStart w:id="542" w:name="_Ref506026014"/>
    </w:p>
    <w:p w14:paraId="63746CDE" w14:textId="77777777" w:rsidR="00C31C5F" w:rsidRPr="00C56655" w:rsidRDefault="00C31C5F" w:rsidP="00C31C5F">
      <w:pPr>
        <w:pStyle w:val="Heading2"/>
      </w:pPr>
      <w:bookmarkStart w:id="543" w:name="_Toc513580763"/>
      <w:r w:rsidRPr="00C56655">
        <w:t>Business Contacts Database</w:t>
      </w:r>
      <w:bookmarkEnd w:id="541"/>
      <w:bookmarkEnd w:id="542"/>
      <w:bookmarkEnd w:id="543"/>
    </w:p>
    <w:p w14:paraId="3F108A2C" w14:textId="78919984" w:rsidR="00642865" w:rsidRPr="00C56655" w:rsidRDefault="00642865" w:rsidP="00642865">
      <w:pPr>
        <w:pStyle w:val="Heading3"/>
      </w:pPr>
      <w:bookmarkStart w:id="544" w:name="_Toc513580764"/>
      <w:ins w:id="545" w:author="J A Odendaal" w:date="2018-05-02T21:57:00Z">
        <w:r w:rsidRPr="00C56655">
          <w:t>Contents</w:t>
        </w:r>
      </w:ins>
      <w:bookmarkEnd w:id="544"/>
    </w:p>
    <w:p w14:paraId="04817025" w14:textId="24B60B9E" w:rsidR="00C31C5F" w:rsidRPr="00C56655" w:rsidRDefault="00C31C5F" w:rsidP="00C31C5F">
      <w:pPr>
        <w:keepNext/>
        <w:keepLines/>
      </w:pPr>
      <w:r w:rsidRPr="00C56655">
        <w:t>The business contacts database (paragraph </w:t>
      </w:r>
      <w:r w:rsidRPr="00C56655">
        <w:fldChar w:fldCharType="begin"/>
      </w:r>
      <w:r w:rsidRPr="00C56655">
        <w:instrText xml:space="preserve"> REF _Ref400200488 \r \h </w:instrText>
      </w:r>
      <w:r w:rsidRPr="00C56655">
        <w:fldChar w:fldCharType="separate"/>
      </w:r>
      <w:r w:rsidR="00C56655">
        <w:t>2.1.3</w:t>
      </w:r>
      <w:r w:rsidRPr="00C56655">
        <w:fldChar w:fldCharType="end"/>
      </w:r>
      <w:r w:rsidRPr="00C56655">
        <w:t xml:space="preserve">) is used to populate business contact details in documents based on the default Letter Microsoft Word template. It may be edited by any user, but all changes will be overwritten when the Automated Template System is updated. It is thus important to centrally manage and change this database and distribute it via the Automated Template System release package. This database </w:t>
      </w:r>
      <w:del w:id="546" w:author="J A Odendaal" w:date="2018-05-03T12:34:00Z">
        <w:r w:rsidRPr="00C56655" w:rsidDel="00B7791A">
          <w:delText xml:space="preserve">only consists of one table, which </w:delText>
        </w:r>
      </w:del>
      <w:r w:rsidRPr="00C56655">
        <w:t xml:space="preserve">defines the contents of the recipient’s </w:t>
      </w:r>
      <w:del w:id="547" w:author="J A Odendaal" w:date="2018-05-03T12:34:00Z">
        <w:r w:rsidRPr="00C56655" w:rsidDel="00B7791A">
          <w:delText xml:space="preserve">Name </w:delText>
        </w:r>
      </w:del>
      <w:ins w:id="548" w:author="J A Odendaal" w:date="2018-05-03T12:34:00Z">
        <w:r w:rsidR="00B7791A" w:rsidRPr="00C56655">
          <w:t xml:space="preserve">company, </w:t>
        </w:r>
      </w:ins>
      <w:ins w:id="549" w:author="J A Odendaal" w:date="2018-05-03T12:36:00Z">
        <w:r w:rsidR="00B7791A" w:rsidRPr="00C56655">
          <w:t xml:space="preserve">company address, </w:t>
        </w:r>
      </w:ins>
      <w:ins w:id="550" w:author="J A Odendaal" w:date="2018-05-03T12:34:00Z">
        <w:r w:rsidR="00B7791A" w:rsidRPr="00C56655">
          <w:t xml:space="preserve">name and </w:t>
        </w:r>
      </w:ins>
      <w:ins w:id="551" w:author="J A Odendaal" w:date="2018-05-03T12:35:00Z">
        <w:r w:rsidR="00B7791A" w:rsidRPr="00C56655">
          <w:t>designation</w:t>
        </w:r>
      </w:ins>
      <w:del w:id="552" w:author="J A Odendaal" w:date="2018-05-03T12:35:00Z">
        <w:r w:rsidRPr="00C56655" w:rsidDel="00B7791A">
          <w:delText>drop</w:delText>
        </w:r>
        <w:r w:rsidRPr="00C56655" w:rsidDel="00B7791A">
          <w:noBreakHyphen/>
          <w:delText>down list</w:delText>
        </w:r>
      </w:del>
      <w:r w:rsidRPr="00C56655">
        <w:t xml:space="preserve"> when using the </w:t>
      </w:r>
      <w:ins w:id="553" w:author="J A Odendaal" w:date="2018-05-03T12:35:00Z">
        <w:r w:rsidR="00B7791A" w:rsidRPr="00C56655">
          <w:t xml:space="preserve">Letter template’s </w:t>
        </w:r>
      </w:ins>
      <w:r w:rsidRPr="00C56655">
        <w:t>Update Document utility (paragraph </w:t>
      </w:r>
      <w:r w:rsidRPr="00C56655">
        <w:fldChar w:fldCharType="begin"/>
      </w:r>
      <w:r w:rsidRPr="00C56655">
        <w:instrText xml:space="preserve"> REF _Ref400264971 \r \h </w:instrText>
      </w:r>
      <w:r w:rsidRPr="00C56655">
        <w:fldChar w:fldCharType="separate"/>
      </w:r>
      <w:r w:rsidR="00C56655">
        <w:t>4.3.1.1.3.1</w:t>
      </w:r>
      <w:r w:rsidRPr="00C56655">
        <w:fldChar w:fldCharType="end"/>
      </w:r>
      <w:r w:rsidRPr="00C56655">
        <w:t>).</w:t>
      </w:r>
      <w:del w:id="554" w:author="J A Odendaal" w:date="2018-05-03T12:35:00Z">
        <w:r w:rsidRPr="00C56655" w:rsidDel="00B7791A">
          <w:delText xml:space="preserve"> The Designation and Recipient Address edit boxes’ information is populated upon selecting a contact.</w:delText>
        </w:r>
      </w:del>
    </w:p>
    <w:p w14:paraId="406A29B3" w14:textId="77777777" w:rsidR="00B21B8F" w:rsidRPr="00C56655" w:rsidRDefault="00B21B8F" w:rsidP="00B21B8F">
      <w:ins w:id="555" w:author="J A Odendaal" w:date="2018-05-03T12:23:00Z">
        <w:r w:rsidRPr="00C56655">
          <w:t>The following tables, with pre</w:t>
        </w:r>
        <w:r w:rsidRPr="00C56655">
          <w:noBreakHyphen/>
          <w:t>populated example data, are included in the database:</w:t>
        </w:r>
      </w:ins>
    </w:p>
    <w:p w14:paraId="43CEA07A" w14:textId="5A5F945D" w:rsidR="00B21B8F" w:rsidRPr="00C56655" w:rsidRDefault="00B21B8F" w:rsidP="00C55A27">
      <w:pPr>
        <w:pStyle w:val="ListParagraph"/>
        <w:keepNext/>
        <w:numPr>
          <w:ilvl w:val="0"/>
          <w:numId w:val="44"/>
        </w:numPr>
      </w:pPr>
      <w:ins w:id="556" w:author="J A Odendaal" w:date="2018-05-03T12:25:00Z">
        <w:r w:rsidRPr="00C56655">
          <w:lastRenderedPageBreak/>
          <w:t>BusinessContacts</w:t>
        </w:r>
      </w:ins>
    </w:p>
    <w:p w14:paraId="01045F38" w14:textId="4EBA955C" w:rsidR="00B7791A" w:rsidRPr="00C56655" w:rsidRDefault="00B7791A" w:rsidP="00B7791A">
      <w:pPr>
        <w:pStyle w:val="NormalIndent"/>
        <w:keepNext/>
      </w:pPr>
      <w:ins w:id="557" w:author="J A Odendaal" w:date="2018-05-03T12:40:00Z">
        <w:r w:rsidRPr="00C56655">
          <w:t xml:space="preserve">All entries in the Company column are selected with </w:t>
        </w:r>
      </w:ins>
      <w:ins w:id="558" w:author="J A Odendaal" w:date="2018-05-03T12:43:00Z">
        <w:r w:rsidR="003E6517" w:rsidRPr="00C56655">
          <w:t xml:space="preserve">a </w:t>
        </w:r>
      </w:ins>
      <w:ins w:id="559" w:author="J A Odendaal" w:date="2018-05-03T12:40:00Z">
        <w:r w:rsidRPr="00C56655">
          <w:t>drop</w:t>
        </w:r>
      </w:ins>
      <w:ins w:id="560" w:author="J A Odendaal" w:date="2018-05-03T12:45:00Z">
        <w:r w:rsidR="003E6517" w:rsidRPr="00C56655">
          <w:noBreakHyphen/>
        </w:r>
      </w:ins>
      <w:ins w:id="561" w:author="J A Odendaal" w:date="2018-05-03T12:41:00Z">
        <w:r w:rsidRPr="00C56655">
          <w:t>down list of values defined in the Companies</w:t>
        </w:r>
      </w:ins>
      <w:ins w:id="562" w:author="J A Odendaal" w:date="2018-05-03T12:42:00Z">
        <w:r w:rsidRPr="00C56655">
          <w:t xml:space="preserve"> </w:t>
        </w:r>
      </w:ins>
      <w:ins w:id="563" w:author="J A Odendaal" w:date="2018-05-03T12:41:00Z">
        <w:r w:rsidRPr="00C56655">
          <w:t>table.</w:t>
        </w:r>
      </w:ins>
    </w:p>
    <w:tbl>
      <w:tblPr>
        <w:tblW w:w="0" w:type="auto"/>
        <w:tblInd w:w="454"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57" w:type="dxa"/>
          <w:right w:w="57" w:type="dxa"/>
        </w:tblCellMar>
        <w:tblLook w:val="04A0" w:firstRow="1" w:lastRow="0" w:firstColumn="1" w:lastColumn="0" w:noHBand="0" w:noVBand="1"/>
      </w:tblPr>
      <w:tblGrid>
        <w:gridCol w:w="216"/>
        <w:gridCol w:w="1407"/>
        <w:gridCol w:w="1791"/>
        <w:gridCol w:w="1452"/>
      </w:tblGrid>
      <w:tr w:rsidR="00B21B8F" w:rsidRPr="00C56655" w14:paraId="7130A80E" w14:textId="77777777" w:rsidTr="001820B4">
        <w:trPr>
          <w:cantSplit/>
          <w:trHeight w:val="227"/>
          <w:tblHeader/>
        </w:trPr>
        <w:tc>
          <w:tcPr>
            <w:tcW w:w="216" w:type="dxa"/>
            <w:shd w:val="clear" w:color="auto" w:fill="D9D9D9" w:themeFill="background1" w:themeFillShade="D9"/>
          </w:tcPr>
          <w:p w14:paraId="421C8DC1" w14:textId="7980DC90" w:rsidR="00B21B8F" w:rsidRPr="00C56655" w:rsidRDefault="00B21B8F" w:rsidP="001820B4">
            <w:pPr>
              <w:keepNext/>
              <w:keepLines/>
              <w:spacing w:before="20" w:after="20" w:line="240" w:lineRule="auto"/>
              <w:jc w:val="center"/>
              <w:rPr>
                <w:rFonts w:ascii="Calibri" w:hAnsi="Calibri" w:cs="Calibri"/>
                <w:b/>
                <w:bCs/>
                <w:color w:val="000000"/>
                <w:sz w:val="20"/>
              </w:rPr>
            </w:pPr>
            <w:r w:rsidRPr="00C56655">
              <w:rPr>
                <w:rFonts w:ascii="Calibri" w:hAnsi="Calibri" w:cs="Calibri"/>
                <w:b/>
                <w:bCs/>
                <w:color w:val="000000"/>
                <w:sz w:val="20"/>
              </w:rPr>
              <w:t>#</w:t>
            </w:r>
          </w:p>
        </w:tc>
        <w:tc>
          <w:tcPr>
            <w:tcW w:w="1407" w:type="dxa"/>
            <w:shd w:val="clear" w:color="auto" w:fill="D9D9D9" w:themeFill="background1" w:themeFillShade="D9"/>
            <w:noWrap/>
            <w:hideMark/>
          </w:tcPr>
          <w:p w14:paraId="25913D5C" w14:textId="459D1590" w:rsidR="00B21B8F" w:rsidRPr="00C56655" w:rsidRDefault="00B21B8F" w:rsidP="001820B4">
            <w:pPr>
              <w:keepNext/>
              <w:keepLines/>
              <w:spacing w:before="20" w:after="20" w:line="240" w:lineRule="auto"/>
              <w:jc w:val="left"/>
              <w:rPr>
                <w:rFonts w:ascii="Calibri" w:hAnsi="Calibri" w:cs="Calibri"/>
                <w:b/>
                <w:bCs/>
                <w:color w:val="000000"/>
                <w:sz w:val="20"/>
                <w:lang w:eastAsia="en-GB"/>
              </w:rPr>
            </w:pPr>
            <w:r w:rsidRPr="00C56655">
              <w:rPr>
                <w:rFonts w:ascii="Calibri" w:hAnsi="Calibri" w:cs="Calibri"/>
                <w:b/>
                <w:bCs/>
                <w:color w:val="000000"/>
                <w:sz w:val="20"/>
              </w:rPr>
              <w:t>Contact Name</w:t>
            </w:r>
          </w:p>
        </w:tc>
        <w:tc>
          <w:tcPr>
            <w:tcW w:w="1791" w:type="dxa"/>
            <w:shd w:val="clear" w:color="auto" w:fill="D9D9D9" w:themeFill="background1" w:themeFillShade="D9"/>
            <w:noWrap/>
            <w:hideMark/>
          </w:tcPr>
          <w:p w14:paraId="4FEBB123" w14:textId="5D354E8E" w:rsidR="00B21B8F" w:rsidRPr="00C56655" w:rsidRDefault="00B21B8F" w:rsidP="001820B4">
            <w:pPr>
              <w:keepNext/>
              <w:keepLines/>
              <w:spacing w:before="20" w:after="20" w:line="240" w:lineRule="auto"/>
              <w:jc w:val="left"/>
              <w:rPr>
                <w:rFonts w:ascii="Calibri" w:hAnsi="Calibri" w:cs="Calibri"/>
                <w:b/>
                <w:bCs/>
                <w:color w:val="000000"/>
                <w:sz w:val="20"/>
                <w:lang w:eastAsia="en-GB"/>
              </w:rPr>
            </w:pPr>
            <w:r w:rsidRPr="00C56655">
              <w:rPr>
                <w:rFonts w:ascii="Calibri" w:hAnsi="Calibri" w:cs="Calibri"/>
                <w:b/>
                <w:bCs/>
                <w:color w:val="000000"/>
                <w:sz w:val="20"/>
              </w:rPr>
              <w:t>Contact Designation</w:t>
            </w:r>
          </w:p>
        </w:tc>
        <w:tc>
          <w:tcPr>
            <w:tcW w:w="1452" w:type="dxa"/>
            <w:shd w:val="clear" w:color="auto" w:fill="D9D9D9" w:themeFill="background1" w:themeFillShade="D9"/>
            <w:noWrap/>
            <w:hideMark/>
          </w:tcPr>
          <w:p w14:paraId="1FF766D4" w14:textId="46E71395" w:rsidR="00B21B8F" w:rsidRPr="00C56655" w:rsidRDefault="00B21B8F" w:rsidP="001820B4">
            <w:pPr>
              <w:keepNext/>
              <w:keepLines/>
              <w:spacing w:before="20" w:after="20" w:line="240" w:lineRule="auto"/>
              <w:jc w:val="left"/>
              <w:rPr>
                <w:rFonts w:ascii="Calibri" w:hAnsi="Calibri" w:cs="Calibri"/>
                <w:b/>
                <w:bCs/>
                <w:color w:val="000000"/>
                <w:sz w:val="20"/>
                <w:lang w:eastAsia="en-GB"/>
              </w:rPr>
            </w:pPr>
            <w:r w:rsidRPr="00C56655">
              <w:rPr>
                <w:rFonts w:ascii="Calibri" w:hAnsi="Calibri" w:cs="Calibri"/>
                <w:b/>
                <w:bCs/>
                <w:color w:val="000000"/>
                <w:sz w:val="20"/>
              </w:rPr>
              <w:t>Company</w:t>
            </w:r>
          </w:p>
        </w:tc>
      </w:tr>
      <w:tr w:rsidR="00B21B8F" w:rsidRPr="00C56655" w14:paraId="63D76686" w14:textId="77777777" w:rsidTr="001820B4">
        <w:trPr>
          <w:cantSplit/>
          <w:trHeight w:val="227"/>
        </w:trPr>
        <w:tc>
          <w:tcPr>
            <w:tcW w:w="216" w:type="dxa"/>
          </w:tcPr>
          <w:p w14:paraId="5A791B52" w14:textId="224FD1EE" w:rsidR="00B21B8F" w:rsidRPr="00C56655" w:rsidRDefault="00B21B8F" w:rsidP="001820B4">
            <w:pPr>
              <w:keepNext/>
              <w:keepLines/>
              <w:spacing w:before="20" w:after="20" w:line="240" w:lineRule="auto"/>
              <w:jc w:val="center"/>
              <w:rPr>
                <w:rFonts w:ascii="Calibri" w:hAnsi="Calibri" w:cs="Calibri"/>
                <w:color w:val="000000"/>
                <w:sz w:val="20"/>
              </w:rPr>
            </w:pPr>
            <w:r w:rsidRPr="00C56655">
              <w:rPr>
                <w:rFonts w:ascii="Calibri" w:hAnsi="Calibri" w:cs="Calibri"/>
                <w:color w:val="000000"/>
                <w:sz w:val="20"/>
              </w:rPr>
              <w:t>1</w:t>
            </w:r>
          </w:p>
        </w:tc>
        <w:tc>
          <w:tcPr>
            <w:tcW w:w="1407" w:type="dxa"/>
            <w:shd w:val="clear" w:color="auto" w:fill="auto"/>
            <w:noWrap/>
            <w:hideMark/>
          </w:tcPr>
          <w:p w14:paraId="72AC2781" w14:textId="795FEA23" w:rsidR="00B21B8F" w:rsidRPr="00C56655" w:rsidRDefault="00B21B8F" w:rsidP="001820B4">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Big Boss</w:t>
            </w:r>
          </w:p>
        </w:tc>
        <w:tc>
          <w:tcPr>
            <w:tcW w:w="1791" w:type="dxa"/>
            <w:shd w:val="clear" w:color="auto" w:fill="auto"/>
            <w:noWrap/>
            <w:hideMark/>
          </w:tcPr>
          <w:p w14:paraId="51747AF8" w14:textId="57015588" w:rsidR="00B21B8F" w:rsidRPr="00C56655" w:rsidRDefault="00B21B8F" w:rsidP="001820B4">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Managing Director</w:t>
            </w:r>
          </w:p>
        </w:tc>
        <w:tc>
          <w:tcPr>
            <w:tcW w:w="1452" w:type="dxa"/>
            <w:shd w:val="clear" w:color="auto" w:fill="auto"/>
            <w:hideMark/>
          </w:tcPr>
          <w:p w14:paraId="7C9E66B7" w14:textId="1E804E7D" w:rsidR="00B21B8F" w:rsidRPr="00C56655" w:rsidRDefault="00B21B8F" w:rsidP="001820B4">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TheCompany - A</w:t>
            </w:r>
          </w:p>
        </w:tc>
      </w:tr>
      <w:tr w:rsidR="00B21B8F" w:rsidRPr="00C56655" w14:paraId="7A9232B6" w14:textId="77777777" w:rsidTr="001820B4">
        <w:trPr>
          <w:cantSplit/>
          <w:trHeight w:val="227"/>
        </w:trPr>
        <w:tc>
          <w:tcPr>
            <w:tcW w:w="216" w:type="dxa"/>
          </w:tcPr>
          <w:p w14:paraId="49F8C88F" w14:textId="0040B31F" w:rsidR="00B21B8F" w:rsidRPr="00C56655" w:rsidRDefault="00B21B8F" w:rsidP="001820B4">
            <w:pPr>
              <w:keepNext/>
              <w:keepLines/>
              <w:spacing w:before="20" w:after="20" w:line="240" w:lineRule="auto"/>
              <w:jc w:val="center"/>
              <w:rPr>
                <w:rFonts w:ascii="Calibri" w:hAnsi="Calibri" w:cs="Calibri"/>
                <w:color w:val="000000"/>
                <w:sz w:val="20"/>
              </w:rPr>
            </w:pPr>
            <w:r w:rsidRPr="00C56655">
              <w:rPr>
                <w:rFonts w:ascii="Calibri" w:hAnsi="Calibri" w:cs="Calibri"/>
                <w:color w:val="000000"/>
                <w:sz w:val="20"/>
              </w:rPr>
              <w:t>2</w:t>
            </w:r>
          </w:p>
        </w:tc>
        <w:tc>
          <w:tcPr>
            <w:tcW w:w="1407" w:type="dxa"/>
            <w:shd w:val="clear" w:color="auto" w:fill="auto"/>
            <w:noWrap/>
            <w:hideMark/>
          </w:tcPr>
          <w:p w14:paraId="5985202F" w14:textId="06B63022" w:rsidR="00B21B8F" w:rsidRPr="00C56655" w:rsidRDefault="00B21B8F" w:rsidP="001820B4">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Secret Fairy</w:t>
            </w:r>
          </w:p>
        </w:tc>
        <w:tc>
          <w:tcPr>
            <w:tcW w:w="1791" w:type="dxa"/>
            <w:shd w:val="clear" w:color="auto" w:fill="auto"/>
            <w:noWrap/>
            <w:hideMark/>
          </w:tcPr>
          <w:p w14:paraId="63308E6D" w14:textId="29585BAD" w:rsidR="00B21B8F" w:rsidRPr="00C56655" w:rsidRDefault="00B21B8F" w:rsidP="001820B4">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Executive Secretary</w:t>
            </w:r>
          </w:p>
        </w:tc>
        <w:tc>
          <w:tcPr>
            <w:tcW w:w="1452" w:type="dxa"/>
            <w:shd w:val="clear" w:color="auto" w:fill="auto"/>
            <w:hideMark/>
          </w:tcPr>
          <w:p w14:paraId="58D4E641" w14:textId="4BDFC445" w:rsidR="00B21B8F" w:rsidRPr="00C56655" w:rsidRDefault="00B21B8F" w:rsidP="001820B4">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TheCompany - A</w:t>
            </w:r>
          </w:p>
        </w:tc>
      </w:tr>
      <w:tr w:rsidR="00B21B8F" w:rsidRPr="00C56655" w14:paraId="28537534" w14:textId="77777777" w:rsidTr="001820B4">
        <w:trPr>
          <w:cantSplit/>
          <w:trHeight w:val="227"/>
        </w:trPr>
        <w:tc>
          <w:tcPr>
            <w:tcW w:w="216" w:type="dxa"/>
          </w:tcPr>
          <w:p w14:paraId="7213E09A" w14:textId="677F9A2C" w:rsidR="00B21B8F" w:rsidRPr="00C56655" w:rsidRDefault="00B21B8F" w:rsidP="001820B4">
            <w:pPr>
              <w:keepNext/>
              <w:keepLines/>
              <w:spacing w:before="20" w:after="20" w:line="240" w:lineRule="auto"/>
              <w:jc w:val="center"/>
              <w:rPr>
                <w:rFonts w:ascii="Calibri" w:hAnsi="Calibri" w:cs="Calibri"/>
                <w:color w:val="000000"/>
                <w:sz w:val="20"/>
              </w:rPr>
            </w:pPr>
            <w:r w:rsidRPr="00C56655">
              <w:rPr>
                <w:rFonts w:ascii="Calibri" w:hAnsi="Calibri" w:cs="Calibri"/>
                <w:color w:val="000000"/>
                <w:sz w:val="20"/>
              </w:rPr>
              <w:t>3</w:t>
            </w:r>
          </w:p>
        </w:tc>
        <w:tc>
          <w:tcPr>
            <w:tcW w:w="1407" w:type="dxa"/>
            <w:shd w:val="clear" w:color="auto" w:fill="auto"/>
            <w:noWrap/>
          </w:tcPr>
          <w:p w14:paraId="7F9C6682" w14:textId="36F7ACDF" w:rsidR="00B21B8F" w:rsidRPr="00C56655" w:rsidRDefault="00B21B8F" w:rsidP="001820B4">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Eat Rite</w:t>
            </w:r>
          </w:p>
        </w:tc>
        <w:tc>
          <w:tcPr>
            <w:tcW w:w="1791" w:type="dxa"/>
            <w:shd w:val="clear" w:color="auto" w:fill="auto"/>
            <w:noWrap/>
          </w:tcPr>
          <w:p w14:paraId="2E157F17" w14:textId="2C44A260" w:rsidR="00B21B8F" w:rsidRPr="00C56655" w:rsidRDefault="00B21B8F" w:rsidP="001820B4">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Dietitian</w:t>
            </w:r>
          </w:p>
        </w:tc>
        <w:tc>
          <w:tcPr>
            <w:tcW w:w="1452" w:type="dxa"/>
            <w:shd w:val="clear" w:color="auto" w:fill="auto"/>
          </w:tcPr>
          <w:p w14:paraId="09B9648F" w14:textId="4581750E" w:rsidR="00B21B8F" w:rsidRPr="00C56655" w:rsidRDefault="00B21B8F" w:rsidP="001820B4">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TheCompany - A</w:t>
            </w:r>
          </w:p>
        </w:tc>
      </w:tr>
      <w:tr w:rsidR="00B21B8F" w:rsidRPr="00C56655" w14:paraId="20BEEE33" w14:textId="77777777" w:rsidTr="001820B4">
        <w:trPr>
          <w:cantSplit/>
          <w:trHeight w:val="227"/>
        </w:trPr>
        <w:tc>
          <w:tcPr>
            <w:tcW w:w="216" w:type="dxa"/>
          </w:tcPr>
          <w:p w14:paraId="24C408A9" w14:textId="1A05CBF6" w:rsidR="00B21B8F" w:rsidRPr="00C56655" w:rsidRDefault="00B21B8F" w:rsidP="001820B4">
            <w:pPr>
              <w:keepNext/>
              <w:keepLines/>
              <w:spacing w:before="20" w:after="20" w:line="240" w:lineRule="auto"/>
              <w:jc w:val="center"/>
              <w:rPr>
                <w:rFonts w:ascii="Calibri" w:hAnsi="Calibri" w:cs="Calibri"/>
                <w:color w:val="000000"/>
                <w:sz w:val="20"/>
              </w:rPr>
            </w:pPr>
            <w:r w:rsidRPr="00C56655">
              <w:rPr>
                <w:rFonts w:ascii="Calibri" w:hAnsi="Calibri" w:cs="Calibri"/>
                <w:color w:val="000000"/>
                <w:sz w:val="20"/>
              </w:rPr>
              <w:t>4</w:t>
            </w:r>
          </w:p>
        </w:tc>
        <w:tc>
          <w:tcPr>
            <w:tcW w:w="1407" w:type="dxa"/>
            <w:shd w:val="clear" w:color="auto" w:fill="auto"/>
            <w:noWrap/>
          </w:tcPr>
          <w:p w14:paraId="0F8CFACA" w14:textId="021C6198" w:rsidR="00B21B8F" w:rsidRPr="00C56655" w:rsidRDefault="00B21B8F" w:rsidP="001820B4">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Money Spender</w:t>
            </w:r>
          </w:p>
        </w:tc>
        <w:tc>
          <w:tcPr>
            <w:tcW w:w="1791" w:type="dxa"/>
            <w:shd w:val="clear" w:color="auto" w:fill="auto"/>
            <w:noWrap/>
          </w:tcPr>
          <w:p w14:paraId="2E7DBE1F" w14:textId="34570CFF" w:rsidR="00B21B8F" w:rsidRPr="00C56655" w:rsidRDefault="00B21B8F" w:rsidP="001820B4">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Procurement Officer</w:t>
            </w:r>
          </w:p>
        </w:tc>
        <w:tc>
          <w:tcPr>
            <w:tcW w:w="1452" w:type="dxa"/>
            <w:shd w:val="clear" w:color="auto" w:fill="auto"/>
          </w:tcPr>
          <w:p w14:paraId="28F38195" w14:textId="60C4BB8D" w:rsidR="00B21B8F" w:rsidRPr="00C56655" w:rsidRDefault="00B21B8F" w:rsidP="001820B4">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TheCompany - A</w:t>
            </w:r>
          </w:p>
        </w:tc>
      </w:tr>
      <w:tr w:rsidR="00B21B8F" w:rsidRPr="00C56655" w14:paraId="4D72E099" w14:textId="77777777" w:rsidTr="001820B4">
        <w:trPr>
          <w:cantSplit/>
          <w:trHeight w:val="227"/>
        </w:trPr>
        <w:tc>
          <w:tcPr>
            <w:tcW w:w="216" w:type="dxa"/>
          </w:tcPr>
          <w:p w14:paraId="57C4CF6D" w14:textId="42AD3144" w:rsidR="00B21B8F" w:rsidRPr="00C56655" w:rsidRDefault="00B21B8F" w:rsidP="001820B4">
            <w:pPr>
              <w:keepNext/>
              <w:keepLines/>
              <w:spacing w:before="20" w:after="20" w:line="240" w:lineRule="auto"/>
              <w:jc w:val="center"/>
              <w:rPr>
                <w:rFonts w:ascii="Calibri" w:hAnsi="Calibri" w:cs="Calibri"/>
                <w:color w:val="000000"/>
                <w:sz w:val="20"/>
              </w:rPr>
            </w:pPr>
            <w:r w:rsidRPr="00C56655">
              <w:rPr>
                <w:rFonts w:ascii="Calibri" w:hAnsi="Calibri" w:cs="Calibri"/>
                <w:color w:val="000000"/>
                <w:sz w:val="20"/>
              </w:rPr>
              <w:t>5</w:t>
            </w:r>
          </w:p>
        </w:tc>
        <w:tc>
          <w:tcPr>
            <w:tcW w:w="1407" w:type="dxa"/>
            <w:shd w:val="clear" w:color="auto" w:fill="auto"/>
            <w:noWrap/>
          </w:tcPr>
          <w:p w14:paraId="34566B94" w14:textId="21BD9CD9" w:rsidR="00B21B8F" w:rsidRPr="00C56655" w:rsidRDefault="00B21B8F" w:rsidP="001820B4">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Money Guru</w:t>
            </w:r>
          </w:p>
        </w:tc>
        <w:tc>
          <w:tcPr>
            <w:tcW w:w="1791" w:type="dxa"/>
            <w:shd w:val="clear" w:color="auto" w:fill="auto"/>
            <w:noWrap/>
          </w:tcPr>
          <w:p w14:paraId="7269E494" w14:textId="0EBEFDED" w:rsidR="00B21B8F" w:rsidRPr="00C56655" w:rsidRDefault="00B21B8F" w:rsidP="001820B4">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Financial Director</w:t>
            </w:r>
          </w:p>
        </w:tc>
        <w:tc>
          <w:tcPr>
            <w:tcW w:w="1452" w:type="dxa"/>
            <w:shd w:val="clear" w:color="auto" w:fill="auto"/>
          </w:tcPr>
          <w:p w14:paraId="6372FD78" w14:textId="7D26BDB6" w:rsidR="00B21B8F" w:rsidRPr="00C56655" w:rsidRDefault="00B21B8F" w:rsidP="001820B4">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TheCompany - B</w:t>
            </w:r>
          </w:p>
        </w:tc>
      </w:tr>
      <w:tr w:rsidR="00B21B8F" w:rsidRPr="00C56655" w14:paraId="6908F31A" w14:textId="77777777" w:rsidTr="001820B4">
        <w:trPr>
          <w:cantSplit/>
          <w:trHeight w:val="227"/>
        </w:trPr>
        <w:tc>
          <w:tcPr>
            <w:tcW w:w="216" w:type="dxa"/>
          </w:tcPr>
          <w:p w14:paraId="4B1F3F06" w14:textId="502F2FD9" w:rsidR="00B21B8F" w:rsidRPr="00C56655" w:rsidRDefault="00B21B8F" w:rsidP="001820B4">
            <w:pPr>
              <w:keepNext/>
              <w:keepLines/>
              <w:spacing w:before="20" w:after="20" w:line="240" w:lineRule="auto"/>
              <w:jc w:val="center"/>
              <w:rPr>
                <w:rFonts w:ascii="Calibri" w:hAnsi="Calibri" w:cs="Calibri"/>
                <w:color w:val="000000"/>
                <w:sz w:val="20"/>
              </w:rPr>
            </w:pPr>
            <w:r w:rsidRPr="00C56655">
              <w:rPr>
                <w:rFonts w:ascii="Calibri" w:hAnsi="Calibri" w:cs="Calibri"/>
                <w:color w:val="000000"/>
                <w:sz w:val="20"/>
              </w:rPr>
              <w:t>6</w:t>
            </w:r>
          </w:p>
        </w:tc>
        <w:tc>
          <w:tcPr>
            <w:tcW w:w="1407" w:type="dxa"/>
            <w:shd w:val="clear" w:color="auto" w:fill="auto"/>
            <w:noWrap/>
          </w:tcPr>
          <w:p w14:paraId="08C1A32C" w14:textId="121847E0" w:rsidR="00B21B8F" w:rsidRPr="00C56655" w:rsidRDefault="00B21B8F" w:rsidP="001820B4">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Clean Alldays</w:t>
            </w:r>
          </w:p>
        </w:tc>
        <w:tc>
          <w:tcPr>
            <w:tcW w:w="1791" w:type="dxa"/>
            <w:shd w:val="clear" w:color="auto" w:fill="auto"/>
            <w:noWrap/>
          </w:tcPr>
          <w:p w14:paraId="079D883C" w14:textId="74F63FB3" w:rsidR="00B21B8F" w:rsidRPr="00C56655" w:rsidRDefault="00B21B8F" w:rsidP="001820B4">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Janitor</w:t>
            </w:r>
          </w:p>
        </w:tc>
        <w:tc>
          <w:tcPr>
            <w:tcW w:w="1452" w:type="dxa"/>
            <w:shd w:val="clear" w:color="auto" w:fill="auto"/>
          </w:tcPr>
          <w:p w14:paraId="41801095" w14:textId="0233045C" w:rsidR="00B21B8F" w:rsidRPr="00C56655" w:rsidRDefault="00B21B8F" w:rsidP="001820B4">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TheCompany - B</w:t>
            </w:r>
          </w:p>
        </w:tc>
      </w:tr>
      <w:tr w:rsidR="00B21B8F" w:rsidRPr="00C56655" w14:paraId="49D54E50" w14:textId="77777777" w:rsidTr="001820B4">
        <w:trPr>
          <w:cantSplit/>
          <w:trHeight w:val="227"/>
        </w:trPr>
        <w:tc>
          <w:tcPr>
            <w:tcW w:w="216" w:type="dxa"/>
          </w:tcPr>
          <w:p w14:paraId="17631785" w14:textId="3F7838EA" w:rsidR="00B21B8F" w:rsidRPr="00C56655" w:rsidRDefault="00B21B8F" w:rsidP="001820B4">
            <w:pPr>
              <w:keepNext/>
              <w:keepLines/>
              <w:spacing w:before="20" w:after="20" w:line="240" w:lineRule="auto"/>
              <w:jc w:val="center"/>
              <w:rPr>
                <w:rFonts w:ascii="Calibri" w:hAnsi="Calibri" w:cs="Calibri"/>
                <w:color w:val="000000"/>
                <w:sz w:val="20"/>
              </w:rPr>
            </w:pPr>
            <w:r w:rsidRPr="00C56655">
              <w:rPr>
                <w:rFonts w:ascii="Calibri" w:hAnsi="Calibri" w:cs="Calibri"/>
                <w:color w:val="000000"/>
                <w:sz w:val="20"/>
              </w:rPr>
              <w:t>7</w:t>
            </w:r>
          </w:p>
        </w:tc>
        <w:tc>
          <w:tcPr>
            <w:tcW w:w="1407" w:type="dxa"/>
            <w:shd w:val="clear" w:color="auto" w:fill="auto"/>
            <w:noWrap/>
          </w:tcPr>
          <w:p w14:paraId="4F8A1272" w14:textId="768356B5" w:rsidR="00B21B8F" w:rsidRPr="00C56655" w:rsidRDefault="00B21B8F" w:rsidP="001820B4">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Nosey Nellie</w:t>
            </w:r>
          </w:p>
        </w:tc>
        <w:tc>
          <w:tcPr>
            <w:tcW w:w="1791" w:type="dxa"/>
            <w:shd w:val="clear" w:color="auto" w:fill="auto"/>
            <w:noWrap/>
          </w:tcPr>
          <w:p w14:paraId="7EF2840A" w14:textId="1BD01F1C" w:rsidR="00B21B8F" w:rsidRPr="00C56655" w:rsidRDefault="00B21B8F" w:rsidP="001820B4">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Receptionist</w:t>
            </w:r>
          </w:p>
        </w:tc>
        <w:tc>
          <w:tcPr>
            <w:tcW w:w="1452" w:type="dxa"/>
            <w:shd w:val="clear" w:color="auto" w:fill="auto"/>
          </w:tcPr>
          <w:p w14:paraId="38C071AA" w14:textId="152FA4D4" w:rsidR="00B21B8F" w:rsidRPr="00C56655" w:rsidRDefault="00B21B8F" w:rsidP="001820B4">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TheCompany - B</w:t>
            </w:r>
          </w:p>
        </w:tc>
      </w:tr>
    </w:tbl>
    <w:p w14:paraId="57E508AF" w14:textId="77777777" w:rsidR="003E6517" w:rsidRPr="00C56655" w:rsidRDefault="003E6517" w:rsidP="003E6517">
      <w:pPr>
        <w:spacing w:after="0"/>
        <w:rPr>
          <w:sz w:val="16"/>
          <w:szCs w:val="16"/>
        </w:rPr>
      </w:pPr>
    </w:p>
    <w:p w14:paraId="1FEDC3E5" w14:textId="283A4F1A" w:rsidR="00B21B8F" w:rsidRPr="00C56655" w:rsidRDefault="00B21B8F" w:rsidP="00C55A27">
      <w:pPr>
        <w:keepNext/>
        <w:numPr>
          <w:ilvl w:val="0"/>
          <w:numId w:val="44"/>
        </w:numPr>
      </w:pPr>
      <w:ins w:id="564" w:author="J A Odendaal" w:date="2018-05-03T12:25:00Z">
        <w:r w:rsidRPr="00C56655">
          <w:t>Companies</w:t>
        </w:r>
      </w:ins>
    </w:p>
    <w:p w14:paraId="5FF95210" w14:textId="5B3AFCE2" w:rsidR="00B21B8F" w:rsidRPr="00C56655" w:rsidRDefault="00B21B8F" w:rsidP="00B7791A">
      <w:pPr>
        <w:pStyle w:val="NormalIndent"/>
        <w:keepNext/>
      </w:pPr>
      <w:del w:id="565" w:author="J A Odendaal" w:date="2018-05-03T12:39:00Z">
        <w:r w:rsidRPr="00C56655" w:rsidDel="00B7791A">
          <w:rPr>
            <w:b/>
          </w:rPr>
          <w:delText>Note:</w:delText>
        </w:r>
        <w:r w:rsidRPr="00C56655" w:rsidDel="00B7791A">
          <w:delText xml:space="preserve"> </w:delText>
        </w:r>
      </w:del>
      <w:r w:rsidRPr="00C56655">
        <w:t xml:space="preserve">Each address line in the </w:t>
      </w:r>
      <w:ins w:id="566" w:author="J A Odendaal" w:date="2018-05-03T12:39:00Z">
        <w:r w:rsidR="00B7791A" w:rsidRPr="00C56655">
          <w:t xml:space="preserve">Company </w:t>
        </w:r>
      </w:ins>
      <w:del w:id="567" w:author="J A Odendaal" w:date="2018-05-03T12:39:00Z">
        <w:r w:rsidRPr="00C56655" w:rsidDel="00B7791A">
          <w:delText xml:space="preserve">Contact </w:delText>
        </w:r>
      </w:del>
      <w:r w:rsidRPr="00C56655">
        <w:t>Address column must be separated with ALT</w:t>
      </w:r>
      <w:r w:rsidRPr="00C56655">
        <w:noBreakHyphen/>
        <w:t>Enter for the address information to appear like that in a letter document.</w:t>
      </w:r>
    </w:p>
    <w:tbl>
      <w:tblPr>
        <w:tblW w:w="0" w:type="auto"/>
        <w:tblInd w:w="454"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57" w:type="dxa"/>
          <w:right w:w="57" w:type="dxa"/>
        </w:tblCellMar>
        <w:tblLook w:val="04A0" w:firstRow="1" w:lastRow="0" w:firstColumn="1" w:lastColumn="0" w:noHBand="0" w:noVBand="1"/>
      </w:tblPr>
      <w:tblGrid>
        <w:gridCol w:w="216"/>
        <w:gridCol w:w="1452"/>
        <w:gridCol w:w="2107"/>
      </w:tblGrid>
      <w:tr w:rsidR="00B21B8F" w:rsidRPr="00C56655" w14:paraId="5D84E278" w14:textId="77777777" w:rsidTr="001820B4">
        <w:trPr>
          <w:cantSplit/>
          <w:trHeight w:val="227"/>
          <w:tblHeader/>
        </w:trPr>
        <w:tc>
          <w:tcPr>
            <w:tcW w:w="216" w:type="dxa"/>
            <w:shd w:val="clear" w:color="auto" w:fill="D9D9D9" w:themeFill="background1" w:themeFillShade="D9"/>
            <w:noWrap/>
            <w:hideMark/>
          </w:tcPr>
          <w:p w14:paraId="50F36C6B" w14:textId="15A1CA3C" w:rsidR="00B21B8F" w:rsidRPr="00C56655" w:rsidRDefault="00B21B8F" w:rsidP="001820B4">
            <w:pPr>
              <w:keepNext/>
              <w:keepLines/>
              <w:spacing w:before="20" w:after="20" w:line="240" w:lineRule="auto"/>
              <w:jc w:val="center"/>
              <w:rPr>
                <w:rFonts w:ascii="Calibri" w:hAnsi="Calibri" w:cs="Calibri"/>
                <w:b/>
                <w:bCs/>
                <w:color w:val="000000"/>
                <w:sz w:val="20"/>
                <w:lang w:eastAsia="en-GB"/>
              </w:rPr>
            </w:pPr>
            <w:r w:rsidRPr="00C56655">
              <w:rPr>
                <w:rFonts w:ascii="Calibri" w:hAnsi="Calibri" w:cs="Calibri"/>
                <w:b/>
                <w:bCs/>
                <w:color w:val="000000"/>
                <w:sz w:val="20"/>
              </w:rPr>
              <w:t>#</w:t>
            </w:r>
          </w:p>
        </w:tc>
        <w:tc>
          <w:tcPr>
            <w:tcW w:w="1452" w:type="dxa"/>
            <w:shd w:val="clear" w:color="auto" w:fill="D9D9D9" w:themeFill="background1" w:themeFillShade="D9"/>
            <w:noWrap/>
            <w:hideMark/>
          </w:tcPr>
          <w:p w14:paraId="259332CB" w14:textId="528A0682" w:rsidR="00B21B8F" w:rsidRPr="00C56655" w:rsidRDefault="00B21B8F" w:rsidP="001820B4">
            <w:pPr>
              <w:keepNext/>
              <w:keepLines/>
              <w:spacing w:before="20" w:after="20" w:line="240" w:lineRule="auto"/>
              <w:jc w:val="left"/>
              <w:rPr>
                <w:rFonts w:ascii="Calibri" w:hAnsi="Calibri" w:cs="Calibri"/>
                <w:b/>
                <w:bCs/>
                <w:color w:val="000000"/>
                <w:sz w:val="20"/>
                <w:lang w:eastAsia="en-GB"/>
              </w:rPr>
            </w:pPr>
            <w:r w:rsidRPr="00C56655">
              <w:rPr>
                <w:rFonts w:ascii="Calibri" w:hAnsi="Calibri" w:cs="Calibri"/>
                <w:b/>
                <w:bCs/>
                <w:color w:val="000000"/>
                <w:sz w:val="20"/>
              </w:rPr>
              <w:t>Company</w:t>
            </w:r>
          </w:p>
        </w:tc>
        <w:tc>
          <w:tcPr>
            <w:tcW w:w="2107" w:type="dxa"/>
            <w:shd w:val="clear" w:color="auto" w:fill="D9D9D9" w:themeFill="background1" w:themeFillShade="D9"/>
            <w:noWrap/>
            <w:hideMark/>
          </w:tcPr>
          <w:p w14:paraId="1B105B22" w14:textId="73DF5653" w:rsidR="00B21B8F" w:rsidRPr="00C56655" w:rsidRDefault="00B21B8F" w:rsidP="001820B4">
            <w:pPr>
              <w:keepNext/>
              <w:keepLines/>
              <w:spacing w:before="20" w:after="20" w:line="240" w:lineRule="auto"/>
              <w:jc w:val="left"/>
              <w:rPr>
                <w:rFonts w:ascii="Calibri" w:hAnsi="Calibri" w:cs="Calibri"/>
                <w:b/>
                <w:bCs/>
                <w:color w:val="000000"/>
                <w:sz w:val="20"/>
                <w:lang w:eastAsia="en-GB"/>
              </w:rPr>
            </w:pPr>
            <w:r w:rsidRPr="00C56655">
              <w:rPr>
                <w:rFonts w:ascii="Calibri" w:hAnsi="Calibri" w:cs="Calibri"/>
                <w:b/>
                <w:bCs/>
                <w:color w:val="000000"/>
                <w:sz w:val="20"/>
              </w:rPr>
              <w:t>Company Address</w:t>
            </w:r>
          </w:p>
        </w:tc>
      </w:tr>
      <w:tr w:rsidR="00B21B8F" w:rsidRPr="00C56655" w14:paraId="366C116A" w14:textId="77777777" w:rsidTr="001820B4">
        <w:trPr>
          <w:cantSplit/>
          <w:trHeight w:val="227"/>
        </w:trPr>
        <w:tc>
          <w:tcPr>
            <w:tcW w:w="216" w:type="dxa"/>
            <w:shd w:val="clear" w:color="auto" w:fill="auto"/>
            <w:noWrap/>
            <w:hideMark/>
          </w:tcPr>
          <w:p w14:paraId="4DF0FB7F" w14:textId="3EBA02DC" w:rsidR="00B21B8F" w:rsidRPr="00C56655" w:rsidRDefault="00B21B8F" w:rsidP="001820B4">
            <w:pPr>
              <w:keepNext/>
              <w:keepLines/>
              <w:spacing w:before="20" w:after="20" w:line="240" w:lineRule="auto"/>
              <w:jc w:val="center"/>
              <w:rPr>
                <w:rFonts w:ascii="Calibri" w:hAnsi="Calibri" w:cs="Calibri"/>
                <w:color w:val="000000"/>
                <w:sz w:val="20"/>
                <w:lang w:eastAsia="en-GB"/>
              </w:rPr>
            </w:pPr>
            <w:r w:rsidRPr="00C56655">
              <w:rPr>
                <w:rFonts w:ascii="Calibri" w:hAnsi="Calibri" w:cs="Calibri"/>
                <w:color w:val="000000"/>
                <w:sz w:val="20"/>
              </w:rPr>
              <w:t>1</w:t>
            </w:r>
          </w:p>
        </w:tc>
        <w:tc>
          <w:tcPr>
            <w:tcW w:w="1452" w:type="dxa"/>
            <w:shd w:val="clear" w:color="auto" w:fill="auto"/>
            <w:noWrap/>
            <w:hideMark/>
          </w:tcPr>
          <w:p w14:paraId="30ED122D" w14:textId="5A37DF8D" w:rsidR="00B21B8F" w:rsidRPr="00C56655" w:rsidRDefault="00B21B8F" w:rsidP="001820B4">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TheCompany - A</w:t>
            </w:r>
          </w:p>
        </w:tc>
        <w:tc>
          <w:tcPr>
            <w:tcW w:w="2107" w:type="dxa"/>
            <w:shd w:val="clear" w:color="auto" w:fill="auto"/>
            <w:hideMark/>
          </w:tcPr>
          <w:p w14:paraId="11DF166D" w14:textId="7C49797B" w:rsidR="00B21B8F" w:rsidRPr="00C56655" w:rsidRDefault="00B21B8F" w:rsidP="001820B4">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TheOfficePark - A</w:t>
            </w:r>
            <w:r w:rsidRPr="00C56655">
              <w:rPr>
                <w:rFonts w:ascii="Calibri" w:hAnsi="Calibri" w:cs="Calibri"/>
                <w:color w:val="000000"/>
                <w:sz w:val="20"/>
              </w:rPr>
              <w:br/>
              <w:t>TheStreetName - A</w:t>
            </w:r>
            <w:r w:rsidRPr="00C56655">
              <w:rPr>
                <w:rFonts w:ascii="Calibri" w:hAnsi="Calibri" w:cs="Calibri"/>
                <w:color w:val="000000"/>
                <w:sz w:val="20"/>
              </w:rPr>
              <w:br/>
              <w:t>TheSuburb - A</w:t>
            </w:r>
            <w:r w:rsidRPr="00C56655">
              <w:rPr>
                <w:rFonts w:ascii="Calibri" w:hAnsi="Calibri" w:cs="Calibri"/>
                <w:color w:val="000000"/>
                <w:sz w:val="20"/>
              </w:rPr>
              <w:br/>
              <w:t>TheState-or-Province - A</w:t>
            </w:r>
            <w:r w:rsidRPr="00C56655">
              <w:rPr>
                <w:rFonts w:ascii="Calibri" w:hAnsi="Calibri" w:cs="Calibri"/>
                <w:color w:val="000000"/>
                <w:sz w:val="20"/>
              </w:rPr>
              <w:br/>
              <w:t>TheAreaCode - A</w:t>
            </w:r>
          </w:p>
        </w:tc>
      </w:tr>
      <w:tr w:rsidR="00B21B8F" w:rsidRPr="00C56655" w14:paraId="4BF5B300" w14:textId="77777777" w:rsidTr="001820B4">
        <w:trPr>
          <w:cantSplit/>
          <w:trHeight w:val="227"/>
        </w:trPr>
        <w:tc>
          <w:tcPr>
            <w:tcW w:w="216" w:type="dxa"/>
            <w:shd w:val="clear" w:color="auto" w:fill="auto"/>
            <w:noWrap/>
            <w:hideMark/>
          </w:tcPr>
          <w:p w14:paraId="6AE4E3BA" w14:textId="3CFDF5AD" w:rsidR="00B21B8F" w:rsidRPr="00C56655" w:rsidRDefault="00B21B8F" w:rsidP="001820B4">
            <w:pPr>
              <w:keepNext/>
              <w:keepLines/>
              <w:spacing w:before="20" w:after="20" w:line="240" w:lineRule="auto"/>
              <w:jc w:val="center"/>
              <w:rPr>
                <w:rFonts w:ascii="Calibri" w:hAnsi="Calibri" w:cs="Calibri"/>
                <w:color w:val="000000"/>
                <w:sz w:val="20"/>
                <w:lang w:eastAsia="en-GB"/>
              </w:rPr>
            </w:pPr>
            <w:r w:rsidRPr="00C56655">
              <w:rPr>
                <w:rFonts w:ascii="Calibri" w:hAnsi="Calibri" w:cs="Calibri"/>
                <w:color w:val="000000"/>
                <w:sz w:val="20"/>
              </w:rPr>
              <w:t>2</w:t>
            </w:r>
          </w:p>
        </w:tc>
        <w:tc>
          <w:tcPr>
            <w:tcW w:w="1452" w:type="dxa"/>
            <w:shd w:val="clear" w:color="auto" w:fill="auto"/>
            <w:noWrap/>
            <w:hideMark/>
          </w:tcPr>
          <w:p w14:paraId="6A0136B3" w14:textId="63B6F5D3" w:rsidR="00B21B8F" w:rsidRPr="00C56655" w:rsidRDefault="00B21B8F" w:rsidP="001820B4">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TheCompany - B</w:t>
            </w:r>
          </w:p>
        </w:tc>
        <w:tc>
          <w:tcPr>
            <w:tcW w:w="2107" w:type="dxa"/>
            <w:shd w:val="clear" w:color="auto" w:fill="auto"/>
            <w:hideMark/>
          </w:tcPr>
          <w:p w14:paraId="4B9C7307" w14:textId="42026A5E" w:rsidR="00B21B8F" w:rsidRPr="00C56655" w:rsidRDefault="00B21B8F" w:rsidP="001820B4">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TheOfficePark - B</w:t>
            </w:r>
            <w:r w:rsidRPr="00C56655">
              <w:rPr>
                <w:rFonts w:ascii="Calibri" w:hAnsi="Calibri" w:cs="Calibri"/>
                <w:color w:val="000000"/>
                <w:sz w:val="20"/>
              </w:rPr>
              <w:br/>
              <w:t>TheStreetName - B</w:t>
            </w:r>
            <w:r w:rsidRPr="00C56655">
              <w:rPr>
                <w:rFonts w:ascii="Calibri" w:hAnsi="Calibri" w:cs="Calibri"/>
                <w:color w:val="000000"/>
                <w:sz w:val="20"/>
              </w:rPr>
              <w:br/>
              <w:t>TheSuburb - B</w:t>
            </w:r>
            <w:r w:rsidRPr="00C56655">
              <w:rPr>
                <w:rFonts w:ascii="Calibri" w:hAnsi="Calibri" w:cs="Calibri"/>
                <w:color w:val="000000"/>
                <w:sz w:val="20"/>
              </w:rPr>
              <w:br/>
              <w:t>TheState-or-Province - B</w:t>
            </w:r>
            <w:r w:rsidRPr="00C56655">
              <w:rPr>
                <w:rFonts w:ascii="Calibri" w:hAnsi="Calibri" w:cs="Calibri"/>
                <w:color w:val="000000"/>
                <w:sz w:val="20"/>
              </w:rPr>
              <w:br/>
              <w:t>TheAreaCode - B</w:t>
            </w:r>
          </w:p>
        </w:tc>
      </w:tr>
    </w:tbl>
    <w:p w14:paraId="5C6013D1" w14:textId="77777777" w:rsidR="00642865" w:rsidRPr="00C56655" w:rsidRDefault="00642865" w:rsidP="00642865">
      <w:pPr>
        <w:spacing w:after="0"/>
        <w:rPr>
          <w:ins w:id="568" w:author="J A Odendaal" w:date="2018-05-02T21:57:00Z"/>
          <w:sz w:val="16"/>
          <w:szCs w:val="16"/>
        </w:rPr>
      </w:pPr>
      <w:bookmarkStart w:id="569" w:name="_Ref400263717"/>
    </w:p>
    <w:p w14:paraId="093677B0" w14:textId="50B939E8" w:rsidR="00642865" w:rsidRPr="00C56655" w:rsidRDefault="00593487" w:rsidP="00593487">
      <w:pPr>
        <w:pStyle w:val="Heading3"/>
      </w:pPr>
      <w:bookmarkStart w:id="570" w:name="_Toc513580765"/>
      <w:ins w:id="571" w:author="J A Odendaal" w:date="2018-05-02T21:58:00Z">
        <w:r w:rsidRPr="00C56655">
          <w:t xml:space="preserve">Using </w:t>
        </w:r>
      </w:ins>
      <w:ins w:id="572" w:author="J A Odendaal" w:date="2018-05-02T22:00:00Z">
        <w:r w:rsidRPr="00C56655">
          <w:t xml:space="preserve">the </w:t>
        </w:r>
      </w:ins>
      <w:ins w:id="573" w:author="J A Odendaal" w:date="2018-05-02T21:58:00Z">
        <w:r w:rsidRPr="00C56655">
          <w:t>Embedded Macro</w:t>
        </w:r>
      </w:ins>
      <w:bookmarkEnd w:id="570"/>
    </w:p>
    <w:p w14:paraId="23772E82" w14:textId="14FF4E52" w:rsidR="00593487" w:rsidRPr="00C56655" w:rsidRDefault="00593487" w:rsidP="00593487">
      <w:ins w:id="574" w:author="J A Odendaal" w:date="2018-05-02T22:03:00Z">
        <w:r w:rsidRPr="00C56655">
          <w:t xml:space="preserve">If </w:t>
        </w:r>
      </w:ins>
      <w:ins w:id="575" w:author="J A Odendaal" w:date="2018-05-03T12:38:00Z">
        <w:r w:rsidR="00B7791A" w:rsidRPr="00C56655">
          <w:t xml:space="preserve">any </w:t>
        </w:r>
      </w:ins>
      <w:ins w:id="576" w:author="J A Odendaal" w:date="2018-05-02T22:03:00Z">
        <w:r w:rsidRPr="00C56655">
          <w:t>basic data is added or changed, the built</w:t>
        </w:r>
        <w:r w:rsidRPr="00C56655">
          <w:noBreakHyphen/>
          <w:t>in macro ‘ResetDataValidationRanges’ must be used to reset data validation ranges. This will then encircle all invalid entries throughout the database, upon which the user then has the chance to correct it by choosing a valid data entry from the corresponding drop</w:t>
        </w:r>
        <w:r w:rsidRPr="00C56655">
          <w:noBreakHyphen/>
          <w:t>down list. Th</w:t>
        </w:r>
      </w:ins>
      <w:ins w:id="577" w:author="J A Odendaal" w:date="2018-05-02T22:04:00Z">
        <w:r w:rsidRPr="00C56655">
          <w:t>is</w:t>
        </w:r>
      </w:ins>
      <w:ins w:id="578" w:author="J A Odendaal" w:date="2018-05-02T22:03:00Z">
        <w:r w:rsidRPr="00C56655">
          <w:t xml:space="preserve"> macro </w:t>
        </w:r>
      </w:ins>
      <w:ins w:id="579" w:author="J A Odendaal" w:date="2018-05-02T22:04:00Z">
        <w:r w:rsidRPr="00C56655">
          <w:t>is</w:t>
        </w:r>
      </w:ins>
      <w:ins w:id="580" w:author="J A Odendaal" w:date="2018-05-02T22:03:00Z">
        <w:r w:rsidRPr="00C56655">
          <w:t xml:space="preserve"> launched with ALT-F8.</w:t>
        </w:r>
      </w:ins>
    </w:p>
    <w:p w14:paraId="2BE0F093" w14:textId="77777777" w:rsidR="00C31C5F" w:rsidRPr="00C56655" w:rsidRDefault="00C31C5F" w:rsidP="00C31C5F">
      <w:pPr>
        <w:pStyle w:val="Heading2"/>
      </w:pPr>
      <w:bookmarkStart w:id="581" w:name="_Toc513580766"/>
      <w:r w:rsidRPr="00C56655">
        <w:t>User Abbreviations Database</w:t>
      </w:r>
      <w:bookmarkEnd w:id="569"/>
      <w:bookmarkEnd w:id="581"/>
    </w:p>
    <w:p w14:paraId="6F7A0E9E" w14:textId="79178BC8" w:rsidR="00C31C5F" w:rsidRPr="00C56655" w:rsidRDefault="00C31C5F" w:rsidP="00C31C5F">
      <w:r w:rsidRPr="00C56655">
        <w:t>The user abbreviations database (paragraph </w:t>
      </w:r>
      <w:r w:rsidRPr="00C56655">
        <w:fldChar w:fldCharType="begin"/>
      </w:r>
      <w:r w:rsidRPr="00C56655">
        <w:instrText xml:space="preserve"> REF _Ref400200660 \r \h </w:instrText>
      </w:r>
      <w:r w:rsidRPr="00C56655">
        <w:fldChar w:fldCharType="separate"/>
      </w:r>
      <w:r w:rsidR="00C56655">
        <w:t>2.1.4</w:t>
      </w:r>
      <w:r w:rsidRPr="00C56655">
        <w:fldChar w:fldCharType="end"/>
      </w:r>
      <w:r w:rsidRPr="00C56655">
        <w:t>) contains additional abbreviations that can be added by the owning user. This database is not overwritten when the Automated Template System is updated.</w:t>
      </w:r>
    </w:p>
    <w:p w14:paraId="388FADB9" w14:textId="3EA54DD9" w:rsidR="00C31C5F" w:rsidRPr="00C56655" w:rsidRDefault="00C31C5F" w:rsidP="00C31C5F">
      <w:r w:rsidRPr="00C56655">
        <w:t>Tables included in the database</w:t>
      </w:r>
      <w:ins w:id="582" w:author="J A Odendaal" w:date="2018-05-03T12:47:00Z">
        <w:r w:rsidR="003E6517" w:rsidRPr="00C56655">
          <w:t>, with pre</w:t>
        </w:r>
        <w:r w:rsidR="003E6517" w:rsidRPr="00C56655">
          <w:noBreakHyphen/>
          <w:t>populated example data,</w:t>
        </w:r>
      </w:ins>
      <w:r w:rsidRPr="00C56655">
        <w:t xml:space="preserve"> are:</w:t>
      </w:r>
    </w:p>
    <w:p w14:paraId="7B086274" w14:textId="77777777" w:rsidR="00C31C5F" w:rsidRPr="00C56655" w:rsidRDefault="00C31C5F" w:rsidP="00421E6B">
      <w:pPr>
        <w:keepNext/>
        <w:numPr>
          <w:ilvl w:val="0"/>
          <w:numId w:val="33"/>
        </w:numPr>
      </w:pPr>
      <w:r w:rsidRPr="00C56655">
        <w:t>Abbreviations</w:t>
      </w:r>
    </w:p>
    <w:p w14:paraId="0BB5EA97" w14:textId="0478A777" w:rsidR="00C31C5F" w:rsidRPr="00C56655" w:rsidRDefault="00C31C5F" w:rsidP="00C31C5F">
      <w:pPr>
        <w:pStyle w:val="NormalIndent"/>
        <w:keepNext/>
      </w:pPr>
      <w:r w:rsidRPr="00C56655">
        <w:t>This table defines abbreviations that can be automatically recognized when using the Abbreviations utility (paragraph </w:t>
      </w:r>
      <w:r w:rsidRPr="00C56655">
        <w:fldChar w:fldCharType="begin"/>
      </w:r>
      <w:r w:rsidRPr="00C56655">
        <w:instrText xml:space="preserve"> REF _Ref380729501 \r \h  \* MERGEFORMAT </w:instrText>
      </w:r>
      <w:r w:rsidRPr="00C56655">
        <w:fldChar w:fldCharType="separate"/>
      </w:r>
      <w:r w:rsidR="00C56655">
        <w:t>4.3.3.3</w:t>
      </w:r>
      <w:r w:rsidRPr="00C56655">
        <w:fldChar w:fldCharType="end"/>
      </w:r>
      <w:r w:rsidRPr="00C56655">
        <w:t>) to compile an abbreviations table in the document.</w:t>
      </w:r>
    </w:p>
    <w:tbl>
      <w:tblPr>
        <w:tblW w:w="0" w:type="auto"/>
        <w:tblInd w:w="454"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57" w:type="dxa"/>
          <w:right w:w="57" w:type="dxa"/>
        </w:tblCellMar>
        <w:tblLook w:val="04A0" w:firstRow="1" w:lastRow="0" w:firstColumn="1" w:lastColumn="0" w:noHBand="0" w:noVBand="1"/>
      </w:tblPr>
      <w:tblGrid>
        <w:gridCol w:w="1198"/>
        <w:gridCol w:w="3098"/>
      </w:tblGrid>
      <w:tr w:rsidR="00C31C5F" w:rsidRPr="00C56655" w14:paraId="294E7D0C" w14:textId="77777777" w:rsidTr="001820B4">
        <w:trPr>
          <w:trHeight w:val="227"/>
        </w:trPr>
        <w:tc>
          <w:tcPr>
            <w:tcW w:w="1198" w:type="dxa"/>
            <w:shd w:val="clear" w:color="auto" w:fill="D9D9D9" w:themeFill="background1" w:themeFillShade="D9"/>
            <w:noWrap/>
            <w:vAlign w:val="bottom"/>
            <w:hideMark/>
          </w:tcPr>
          <w:p w14:paraId="5CF54C70" w14:textId="77777777" w:rsidR="00C31C5F" w:rsidRPr="00C56655" w:rsidRDefault="00C31C5F" w:rsidP="001820B4">
            <w:pPr>
              <w:keepNext/>
              <w:spacing w:before="20" w:after="20" w:line="240" w:lineRule="auto"/>
              <w:jc w:val="left"/>
              <w:rPr>
                <w:rFonts w:ascii="Calibri" w:hAnsi="Calibri" w:cs="Calibri"/>
                <w:b/>
                <w:bCs/>
                <w:color w:val="000000"/>
                <w:sz w:val="20"/>
                <w:lang w:eastAsia="en-GB"/>
              </w:rPr>
            </w:pPr>
            <w:r w:rsidRPr="00C56655">
              <w:rPr>
                <w:rFonts w:ascii="Calibri" w:hAnsi="Calibri" w:cs="Calibri"/>
                <w:b/>
                <w:bCs/>
                <w:color w:val="000000"/>
                <w:sz w:val="20"/>
                <w:lang w:eastAsia="en-GB"/>
              </w:rPr>
              <w:t>Abbreviation</w:t>
            </w:r>
          </w:p>
        </w:tc>
        <w:tc>
          <w:tcPr>
            <w:tcW w:w="3098" w:type="dxa"/>
            <w:shd w:val="clear" w:color="auto" w:fill="D9D9D9" w:themeFill="background1" w:themeFillShade="D9"/>
            <w:noWrap/>
            <w:vAlign w:val="bottom"/>
            <w:hideMark/>
          </w:tcPr>
          <w:p w14:paraId="49825D9F" w14:textId="77777777" w:rsidR="00C31C5F" w:rsidRPr="00C56655" w:rsidRDefault="00C31C5F" w:rsidP="001820B4">
            <w:pPr>
              <w:keepNext/>
              <w:spacing w:before="20" w:after="20" w:line="240" w:lineRule="auto"/>
              <w:jc w:val="left"/>
              <w:rPr>
                <w:rFonts w:ascii="Calibri" w:hAnsi="Calibri" w:cs="Calibri"/>
                <w:b/>
                <w:bCs/>
                <w:color w:val="000000"/>
                <w:sz w:val="20"/>
                <w:lang w:eastAsia="en-GB"/>
              </w:rPr>
            </w:pPr>
            <w:r w:rsidRPr="00C56655">
              <w:rPr>
                <w:rFonts w:ascii="Calibri" w:hAnsi="Calibri" w:cs="Calibri"/>
                <w:b/>
                <w:bCs/>
                <w:color w:val="000000"/>
                <w:sz w:val="20"/>
                <w:lang w:eastAsia="en-GB"/>
              </w:rPr>
              <w:t>Description</w:t>
            </w:r>
          </w:p>
        </w:tc>
      </w:tr>
      <w:tr w:rsidR="00C31C5F" w:rsidRPr="00C56655" w14:paraId="05EECE0D" w14:textId="77777777" w:rsidTr="001820B4">
        <w:trPr>
          <w:trHeight w:val="227"/>
        </w:trPr>
        <w:tc>
          <w:tcPr>
            <w:tcW w:w="1198" w:type="dxa"/>
            <w:shd w:val="clear" w:color="auto" w:fill="auto"/>
            <w:noWrap/>
            <w:vAlign w:val="bottom"/>
            <w:hideMark/>
          </w:tcPr>
          <w:p w14:paraId="431FF87F"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ABCDWXYZ</w:t>
            </w:r>
          </w:p>
        </w:tc>
        <w:tc>
          <w:tcPr>
            <w:tcW w:w="3098" w:type="dxa"/>
            <w:shd w:val="clear" w:color="auto" w:fill="auto"/>
            <w:noWrap/>
            <w:vAlign w:val="bottom"/>
            <w:hideMark/>
          </w:tcPr>
          <w:p w14:paraId="3C8CF063"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My Normal Abbreviation Description</w:t>
            </w:r>
          </w:p>
        </w:tc>
      </w:tr>
    </w:tbl>
    <w:p w14:paraId="35637229" w14:textId="77777777" w:rsidR="00C31C5F" w:rsidRPr="00C56655" w:rsidRDefault="00C31C5F" w:rsidP="00C31C5F">
      <w:pPr>
        <w:pStyle w:val="NormalIndent"/>
        <w:spacing w:after="0"/>
        <w:rPr>
          <w:sz w:val="16"/>
          <w:szCs w:val="16"/>
        </w:rPr>
      </w:pPr>
    </w:p>
    <w:p w14:paraId="431F5387" w14:textId="77777777" w:rsidR="00C31C5F" w:rsidRPr="00C56655" w:rsidRDefault="00C31C5F" w:rsidP="00421E6B">
      <w:pPr>
        <w:keepNext/>
        <w:keepLines/>
        <w:numPr>
          <w:ilvl w:val="0"/>
          <w:numId w:val="33"/>
        </w:numPr>
      </w:pPr>
      <w:r w:rsidRPr="00C56655">
        <w:lastRenderedPageBreak/>
        <w:t>AbbreviationsSpecial</w:t>
      </w:r>
    </w:p>
    <w:p w14:paraId="23D44A92" w14:textId="2A33B26C" w:rsidR="00C31C5F" w:rsidRPr="00C56655" w:rsidRDefault="00C31C5F" w:rsidP="00C31C5F">
      <w:pPr>
        <w:pStyle w:val="NormalIndent"/>
        <w:keepNext/>
        <w:keepLines/>
      </w:pPr>
      <w:r w:rsidRPr="00C56655">
        <w:t>This table defines abbreviations that consist of two or more groups of characters such that it is not recognizable as a single word in a find all words operation. Special find methods are used to recognize these abbreviations when using the Abbreviations utility (paragraph </w:t>
      </w:r>
      <w:r w:rsidRPr="00C56655">
        <w:fldChar w:fldCharType="begin"/>
      </w:r>
      <w:r w:rsidRPr="00C56655">
        <w:instrText xml:space="preserve"> REF _Ref380729501 \r \h  \* MERGEFORMAT </w:instrText>
      </w:r>
      <w:r w:rsidRPr="00C56655">
        <w:fldChar w:fldCharType="separate"/>
      </w:r>
      <w:r w:rsidR="00C56655">
        <w:t>4.3.3.3</w:t>
      </w:r>
      <w:r w:rsidRPr="00C56655">
        <w:fldChar w:fldCharType="end"/>
      </w:r>
      <w:r w:rsidRPr="00C56655">
        <w:t>) to compile an abbreviations table in the document.</w:t>
      </w:r>
    </w:p>
    <w:tbl>
      <w:tblPr>
        <w:tblW w:w="0" w:type="auto"/>
        <w:tblInd w:w="454"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57" w:type="dxa"/>
          <w:right w:w="57" w:type="dxa"/>
        </w:tblCellMar>
        <w:tblLook w:val="04A0" w:firstRow="1" w:lastRow="0" w:firstColumn="1" w:lastColumn="0" w:noHBand="0" w:noVBand="1"/>
      </w:tblPr>
      <w:tblGrid>
        <w:gridCol w:w="1198"/>
        <w:gridCol w:w="3060"/>
      </w:tblGrid>
      <w:tr w:rsidR="00C31C5F" w:rsidRPr="00C56655" w14:paraId="51CE5EC1" w14:textId="77777777" w:rsidTr="001820B4">
        <w:trPr>
          <w:trHeight w:val="227"/>
        </w:trPr>
        <w:tc>
          <w:tcPr>
            <w:tcW w:w="1198" w:type="dxa"/>
            <w:shd w:val="clear" w:color="auto" w:fill="D9D9D9" w:themeFill="background1" w:themeFillShade="D9"/>
            <w:noWrap/>
            <w:vAlign w:val="bottom"/>
            <w:hideMark/>
          </w:tcPr>
          <w:p w14:paraId="223D856D" w14:textId="77777777" w:rsidR="00C31C5F" w:rsidRPr="00C56655" w:rsidRDefault="00C31C5F" w:rsidP="001820B4">
            <w:pPr>
              <w:keepNext/>
              <w:keepLines/>
              <w:spacing w:before="20" w:after="20" w:line="240" w:lineRule="auto"/>
              <w:jc w:val="left"/>
              <w:rPr>
                <w:rFonts w:ascii="Calibri" w:hAnsi="Calibri" w:cs="Calibri"/>
                <w:b/>
                <w:bCs/>
                <w:color w:val="000000"/>
                <w:sz w:val="20"/>
                <w:lang w:eastAsia="en-GB"/>
              </w:rPr>
            </w:pPr>
            <w:r w:rsidRPr="00C56655">
              <w:rPr>
                <w:rFonts w:ascii="Calibri" w:hAnsi="Calibri" w:cs="Calibri"/>
                <w:b/>
                <w:bCs/>
                <w:color w:val="000000"/>
                <w:sz w:val="20"/>
                <w:lang w:eastAsia="en-GB"/>
              </w:rPr>
              <w:t>Abbreviation</w:t>
            </w:r>
          </w:p>
        </w:tc>
        <w:tc>
          <w:tcPr>
            <w:tcW w:w="3060" w:type="dxa"/>
            <w:shd w:val="clear" w:color="auto" w:fill="D9D9D9" w:themeFill="background1" w:themeFillShade="D9"/>
            <w:noWrap/>
            <w:vAlign w:val="bottom"/>
            <w:hideMark/>
          </w:tcPr>
          <w:p w14:paraId="2D347DE4" w14:textId="77777777" w:rsidR="00C31C5F" w:rsidRPr="00C56655" w:rsidRDefault="00C31C5F" w:rsidP="001820B4">
            <w:pPr>
              <w:keepNext/>
              <w:keepLines/>
              <w:spacing w:before="20" w:after="20" w:line="240" w:lineRule="auto"/>
              <w:jc w:val="left"/>
              <w:rPr>
                <w:rFonts w:ascii="Calibri" w:hAnsi="Calibri" w:cs="Calibri"/>
                <w:b/>
                <w:bCs/>
                <w:color w:val="000000"/>
                <w:sz w:val="20"/>
                <w:lang w:eastAsia="en-GB"/>
              </w:rPr>
            </w:pPr>
            <w:r w:rsidRPr="00C56655">
              <w:rPr>
                <w:rFonts w:ascii="Calibri" w:hAnsi="Calibri" w:cs="Calibri"/>
                <w:b/>
                <w:bCs/>
                <w:color w:val="000000"/>
                <w:sz w:val="20"/>
                <w:lang w:eastAsia="en-GB"/>
              </w:rPr>
              <w:t>Description</w:t>
            </w:r>
          </w:p>
        </w:tc>
      </w:tr>
      <w:tr w:rsidR="00C31C5F" w:rsidRPr="00C56655" w14:paraId="0C819FBE" w14:textId="77777777" w:rsidTr="001820B4">
        <w:trPr>
          <w:trHeight w:val="227"/>
        </w:trPr>
        <w:tc>
          <w:tcPr>
            <w:tcW w:w="1198" w:type="dxa"/>
            <w:shd w:val="clear" w:color="auto" w:fill="auto"/>
            <w:noWrap/>
            <w:vAlign w:val="bottom"/>
            <w:hideMark/>
          </w:tcPr>
          <w:p w14:paraId="75160487" w14:textId="77777777" w:rsidR="00C31C5F" w:rsidRPr="00C56655" w:rsidRDefault="00C31C5F" w:rsidP="001820B4">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ABCD/WXYZ</w:t>
            </w:r>
          </w:p>
        </w:tc>
        <w:tc>
          <w:tcPr>
            <w:tcW w:w="3060" w:type="dxa"/>
            <w:shd w:val="clear" w:color="auto" w:fill="auto"/>
            <w:noWrap/>
            <w:vAlign w:val="bottom"/>
            <w:hideMark/>
          </w:tcPr>
          <w:p w14:paraId="68B896E4" w14:textId="77777777" w:rsidR="00C31C5F" w:rsidRPr="00C56655" w:rsidRDefault="00C31C5F" w:rsidP="001820B4">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My Special Abbreviation Description</w:t>
            </w:r>
          </w:p>
        </w:tc>
      </w:tr>
      <w:tr w:rsidR="00C31C5F" w:rsidRPr="00C56655" w14:paraId="7964EF9C" w14:textId="77777777" w:rsidTr="001820B4">
        <w:trPr>
          <w:trHeight w:val="227"/>
        </w:trPr>
        <w:tc>
          <w:tcPr>
            <w:tcW w:w="1198" w:type="dxa"/>
            <w:shd w:val="clear" w:color="auto" w:fill="auto"/>
            <w:noWrap/>
            <w:vAlign w:val="bottom"/>
            <w:hideMark/>
          </w:tcPr>
          <w:p w14:paraId="63D9F99D" w14:textId="77777777" w:rsidR="00C31C5F" w:rsidRPr="00C56655" w:rsidRDefault="00C31C5F" w:rsidP="001820B4">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ABCD&amp;WXYZ</w:t>
            </w:r>
          </w:p>
        </w:tc>
        <w:tc>
          <w:tcPr>
            <w:tcW w:w="3060" w:type="dxa"/>
            <w:shd w:val="clear" w:color="auto" w:fill="auto"/>
            <w:noWrap/>
            <w:vAlign w:val="bottom"/>
            <w:hideMark/>
          </w:tcPr>
          <w:p w14:paraId="3C49E1B7" w14:textId="77777777" w:rsidR="00C31C5F" w:rsidRPr="00C56655" w:rsidRDefault="00C31C5F" w:rsidP="001820B4">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My Special Abbreviation Description</w:t>
            </w:r>
          </w:p>
        </w:tc>
      </w:tr>
      <w:tr w:rsidR="00C31C5F" w:rsidRPr="00C56655" w14:paraId="50F0D6BE" w14:textId="77777777" w:rsidTr="001820B4">
        <w:trPr>
          <w:trHeight w:val="227"/>
        </w:trPr>
        <w:tc>
          <w:tcPr>
            <w:tcW w:w="1198" w:type="dxa"/>
            <w:shd w:val="clear" w:color="auto" w:fill="auto"/>
            <w:noWrap/>
            <w:vAlign w:val="bottom"/>
            <w:hideMark/>
          </w:tcPr>
          <w:p w14:paraId="3049347A" w14:textId="77777777" w:rsidR="00C31C5F" w:rsidRPr="00C56655" w:rsidRDefault="00C31C5F" w:rsidP="001820B4">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ABCD-WXYZ</w:t>
            </w:r>
          </w:p>
        </w:tc>
        <w:tc>
          <w:tcPr>
            <w:tcW w:w="3060" w:type="dxa"/>
            <w:shd w:val="clear" w:color="auto" w:fill="auto"/>
            <w:noWrap/>
            <w:vAlign w:val="bottom"/>
            <w:hideMark/>
          </w:tcPr>
          <w:p w14:paraId="036EE917" w14:textId="77777777" w:rsidR="00C31C5F" w:rsidRPr="00C56655" w:rsidRDefault="00C31C5F" w:rsidP="001820B4">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My Special Abbreviation Description</w:t>
            </w:r>
          </w:p>
        </w:tc>
      </w:tr>
      <w:tr w:rsidR="00C31C5F" w:rsidRPr="00C56655" w14:paraId="3F4C6A00" w14:textId="77777777" w:rsidTr="001820B4">
        <w:trPr>
          <w:trHeight w:val="227"/>
        </w:trPr>
        <w:tc>
          <w:tcPr>
            <w:tcW w:w="1198" w:type="dxa"/>
            <w:shd w:val="clear" w:color="auto" w:fill="auto"/>
            <w:noWrap/>
            <w:vAlign w:val="bottom"/>
            <w:hideMark/>
          </w:tcPr>
          <w:p w14:paraId="426B2A7D" w14:textId="77777777" w:rsidR="00C31C5F" w:rsidRPr="00C56655" w:rsidRDefault="00C31C5F" w:rsidP="001820B4">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ABCD.WXYZ.</w:t>
            </w:r>
          </w:p>
        </w:tc>
        <w:tc>
          <w:tcPr>
            <w:tcW w:w="3060" w:type="dxa"/>
            <w:shd w:val="clear" w:color="auto" w:fill="auto"/>
            <w:noWrap/>
            <w:vAlign w:val="bottom"/>
            <w:hideMark/>
          </w:tcPr>
          <w:p w14:paraId="2449D3BB" w14:textId="77777777" w:rsidR="00C31C5F" w:rsidRPr="00C56655" w:rsidRDefault="00C31C5F" w:rsidP="001820B4">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My Special Abbreviation Description</w:t>
            </w:r>
          </w:p>
        </w:tc>
      </w:tr>
    </w:tbl>
    <w:p w14:paraId="00704649" w14:textId="77777777" w:rsidR="00642865" w:rsidRPr="00C56655" w:rsidRDefault="00642865" w:rsidP="00642865">
      <w:pPr>
        <w:spacing w:after="0"/>
        <w:rPr>
          <w:sz w:val="16"/>
          <w:szCs w:val="16"/>
        </w:rPr>
      </w:pPr>
      <w:bookmarkStart w:id="583" w:name="_Toc381802983"/>
      <w:bookmarkStart w:id="584" w:name="_Ref400263789"/>
      <w:bookmarkStart w:id="585" w:name="_Ref401467787"/>
      <w:bookmarkStart w:id="586" w:name="_Ref401468783"/>
    </w:p>
    <w:p w14:paraId="718B5D43" w14:textId="77777777" w:rsidR="00C31C5F" w:rsidRPr="00C56655" w:rsidRDefault="00C31C5F" w:rsidP="00C31C5F">
      <w:pPr>
        <w:pStyle w:val="Heading2"/>
        <w:keepNext w:val="0"/>
        <w:keepLines w:val="0"/>
      </w:pPr>
      <w:bookmarkStart w:id="587" w:name="_Toc513580767"/>
      <w:r w:rsidRPr="00C56655">
        <w:t>Resources and Competencies Database</w:t>
      </w:r>
      <w:bookmarkEnd w:id="583"/>
      <w:bookmarkEnd w:id="584"/>
      <w:bookmarkEnd w:id="585"/>
      <w:bookmarkEnd w:id="586"/>
      <w:bookmarkEnd w:id="587"/>
    </w:p>
    <w:p w14:paraId="0A85B653" w14:textId="5C88AD61" w:rsidR="00C31C5F" w:rsidRPr="00C56655" w:rsidRDefault="00C31C5F" w:rsidP="00C31C5F">
      <w:r w:rsidRPr="00C56655">
        <w:t>The resources and competencies database (paragraph </w:t>
      </w:r>
      <w:r w:rsidRPr="00C56655">
        <w:fldChar w:fldCharType="begin"/>
      </w:r>
      <w:r w:rsidRPr="00C56655">
        <w:instrText xml:space="preserve"> REF _Ref376550610 \r \h  \* MERGEFORMAT </w:instrText>
      </w:r>
      <w:r w:rsidRPr="00C56655">
        <w:fldChar w:fldCharType="separate"/>
      </w:r>
      <w:r w:rsidR="00C56655">
        <w:t>2.1.5</w:t>
      </w:r>
      <w:r w:rsidRPr="00C56655">
        <w:fldChar w:fldCharType="end"/>
      </w:r>
      <w:r w:rsidRPr="00C56655">
        <w:t>) contains resource information with its competency graded according to specific competency areas, competency functions and a particular project phase. These tables may be edited by any user, but all changes will be overwritten when the Automated Template System is updated. It is thus important to centrally manage and change this database and distribute it via the Automated Template System release package.</w:t>
      </w:r>
    </w:p>
    <w:p w14:paraId="46B03FAE" w14:textId="2F4A45FD" w:rsidR="00C31C5F" w:rsidRPr="00C56655" w:rsidRDefault="00C31C5F" w:rsidP="00C31C5F">
      <w:r w:rsidRPr="00C56655">
        <w:t>Tables included in the database</w:t>
      </w:r>
      <w:ins w:id="588" w:author="J A Odendaal" w:date="2018-05-03T12:51:00Z">
        <w:r w:rsidR="003E6517" w:rsidRPr="00C56655">
          <w:t>, with pre</w:t>
        </w:r>
        <w:r w:rsidR="003E6517" w:rsidRPr="00C56655">
          <w:noBreakHyphen/>
          <w:t>populated example data,</w:t>
        </w:r>
      </w:ins>
      <w:r w:rsidRPr="00C56655">
        <w:t xml:space="preserve"> are:</w:t>
      </w:r>
    </w:p>
    <w:p w14:paraId="7287D285" w14:textId="77777777" w:rsidR="00C31C5F" w:rsidRPr="00C56655" w:rsidRDefault="00C31C5F" w:rsidP="00421E6B">
      <w:pPr>
        <w:keepNext/>
        <w:numPr>
          <w:ilvl w:val="0"/>
          <w:numId w:val="24"/>
        </w:numPr>
      </w:pPr>
      <w:r w:rsidRPr="00C56655">
        <w:t>Competencies</w:t>
      </w:r>
    </w:p>
    <w:p w14:paraId="5FA43020" w14:textId="139B97B7" w:rsidR="00C31C5F" w:rsidRPr="00C56655" w:rsidRDefault="00C31C5F" w:rsidP="00C31C5F">
      <w:pPr>
        <w:pStyle w:val="NormalIndent"/>
        <w:keepNext/>
      </w:pPr>
      <w:bookmarkStart w:id="589" w:name="OLE_LINK1"/>
      <w:bookmarkStart w:id="590" w:name="OLE_LINK2"/>
      <w:bookmarkStart w:id="591" w:name="OLE_LINK3"/>
      <w:bookmarkStart w:id="592" w:name="OLE_LINK4"/>
      <w:r w:rsidRPr="00C56655">
        <w:t xml:space="preserve">This table defines which resources can perform selected competency functions based on competency area and project phase </w:t>
      </w:r>
      <w:bookmarkEnd w:id="589"/>
      <w:bookmarkEnd w:id="590"/>
      <w:bookmarkEnd w:id="591"/>
      <w:bookmarkEnd w:id="592"/>
      <w:r w:rsidRPr="00C56655">
        <w:t>if competency validation is enabled. It is used to populate the resource drop</w:t>
      </w:r>
      <w:r w:rsidRPr="00C56655">
        <w:noBreakHyphen/>
        <w:t>down list when using with the Update Document utility (paragraphs </w:t>
      </w:r>
      <w:r w:rsidRPr="00C56655">
        <w:fldChar w:fldCharType="begin"/>
      </w:r>
      <w:r w:rsidRPr="00C56655">
        <w:instrText xml:space="preserve"> REF _Ref387961503 \r \h </w:instrText>
      </w:r>
      <w:r w:rsidRPr="00C56655">
        <w:fldChar w:fldCharType="separate"/>
      </w:r>
      <w:r w:rsidR="00C56655">
        <w:t>4.3.1.1.1.2</w:t>
      </w:r>
      <w:r w:rsidRPr="00C56655">
        <w:fldChar w:fldCharType="end"/>
      </w:r>
      <w:r w:rsidRPr="00C56655">
        <w:t xml:space="preserve"> and </w:t>
      </w:r>
      <w:r w:rsidRPr="00C56655">
        <w:fldChar w:fldCharType="begin"/>
      </w:r>
      <w:r w:rsidRPr="00C56655">
        <w:instrText xml:space="preserve"> REF _Ref400282796 \r \h </w:instrText>
      </w:r>
      <w:r w:rsidRPr="00C56655">
        <w:fldChar w:fldCharType="separate"/>
      </w:r>
      <w:r w:rsidR="00C56655">
        <w:t>4.3.1.1.2.2</w:t>
      </w:r>
      <w:r w:rsidRPr="00C56655">
        <w:fldChar w:fldCharType="end"/>
      </w:r>
      <w:r w:rsidRPr="00C56655">
        <w:t>).</w:t>
      </w:r>
    </w:p>
    <w:tbl>
      <w:tblPr>
        <w:tblW w:w="0" w:type="auto"/>
        <w:tblInd w:w="454"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57" w:type="dxa"/>
          <w:right w:w="57" w:type="dxa"/>
        </w:tblCellMar>
        <w:tblLook w:val="04A0" w:firstRow="1" w:lastRow="0" w:firstColumn="1" w:lastColumn="0" w:noHBand="0" w:noVBand="1"/>
      </w:tblPr>
      <w:tblGrid>
        <w:gridCol w:w="2956"/>
        <w:gridCol w:w="1878"/>
        <w:gridCol w:w="1914"/>
        <w:gridCol w:w="2122"/>
      </w:tblGrid>
      <w:tr w:rsidR="007B1AEA" w:rsidRPr="00C56655" w14:paraId="2A7AD667" w14:textId="77777777" w:rsidTr="001820B4">
        <w:trPr>
          <w:trHeight w:val="227"/>
        </w:trPr>
        <w:tc>
          <w:tcPr>
            <w:tcW w:w="2956" w:type="dxa"/>
            <w:shd w:val="clear" w:color="auto" w:fill="D9D9D9" w:themeFill="background1" w:themeFillShade="D9"/>
            <w:noWrap/>
            <w:vAlign w:val="center"/>
          </w:tcPr>
          <w:p w14:paraId="44334E62" w14:textId="29CB7C8C" w:rsidR="00EB53D7" w:rsidRPr="00C56655" w:rsidRDefault="00EB53D7" w:rsidP="001820B4">
            <w:pPr>
              <w:keepNext/>
              <w:keepLines/>
              <w:spacing w:before="20" w:after="20" w:line="240" w:lineRule="auto"/>
              <w:jc w:val="left"/>
              <w:rPr>
                <w:rFonts w:ascii="Calibri" w:hAnsi="Calibri" w:cs="Calibri"/>
                <w:b/>
                <w:bCs/>
                <w:color w:val="000000"/>
                <w:sz w:val="20"/>
                <w:lang w:eastAsia="en-GB"/>
              </w:rPr>
            </w:pPr>
            <w:r w:rsidRPr="00C56655">
              <w:rPr>
                <w:rFonts w:ascii="Calibri" w:hAnsi="Calibri" w:cs="Calibri"/>
                <w:b/>
                <w:bCs/>
                <w:color w:val="000000"/>
                <w:sz w:val="20"/>
              </w:rPr>
              <w:t>Person &amp; ID_Number</w:t>
            </w:r>
          </w:p>
        </w:tc>
        <w:tc>
          <w:tcPr>
            <w:tcW w:w="1878" w:type="dxa"/>
            <w:shd w:val="clear" w:color="auto" w:fill="D9D9D9" w:themeFill="background1" w:themeFillShade="D9"/>
            <w:vAlign w:val="center"/>
          </w:tcPr>
          <w:p w14:paraId="5CD6E5A1" w14:textId="06EA365D" w:rsidR="00EB53D7" w:rsidRPr="00C56655" w:rsidRDefault="00EB53D7" w:rsidP="001820B4">
            <w:pPr>
              <w:keepNext/>
              <w:keepLines/>
              <w:spacing w:before="20" w:after="20" w:line="240" w:lineRule="auto"/>
              <w:jc w:val="left"/>
              <w:rPr>
                <w:rFonts w:ascii="Calibri" w:hAnsi="Calibri" w:cs="Calibri"/>
                <w:b/>
                <w:bCs/>
                <w:color w:val="000000"/>
                <w:sz w:val="20"/>
                <w:lang w:eastAsia="en-GB"/>
              </w:rPr>
            </w:pPr>
            <w:r w:rsidRPr="00C56655">
              <w:rPr>
                <w:rFonts w:ascii="Calibri" w:hAnsi="Calibri" w:cs="Calibri"/>
                <w:b/>
                <w:bCs/>
                <w:color w:val="000000"/>
                <w:sz w:val="20"/>
              </w:rPr>
              <w:t>CompetencyFunction</w:t>
            </w:r>
          </w:p>
        </w:tc>
        <w:tc>
          <w:tcPr>
            <w:tcW w:w="1914" w:type="dxa"/>
            <w:shd w:val="clear" w:color="auto" w:fill="D9D9D9" w:themeFill="background1" w:themeFillShade="D9"/>
            <w:vAlign w:val="center"/>
          </w:tcPr>
          <w:p w14:paraId="6F5C4211" w14:textId="0B1CE8FB" w:rsidR="00EB53D7" w:rsidRPr="00C56655" w:rsidRDefault="00EB53D7" w:rsidP="001820B4">
            <w:pPr>
              <w:keepNext/>
              <w:keepLines/>
              <w:spacing w:before="20" w:after="20" w:line="240" w:lineRule="auto"/>
              <w:jc w:val="left"/>
              <w:rPr>
                <w:rFonts w:ascii="Calibri" w:hAnsi="Calibri" w:cs="Calibri"/>
                <w:b/>
                <w:bCs/>
                <w:color w:val="000000"/>
                <w:sz w:val="20"/>
                <w:lang w:eastAsia="en-GB"/>
              </w:rPr>
            </w:pPr>
            <w:r w:rsidRPr="00C56655">
              <w:rPr>
                <w:rFonts w:ascii="Calibri" w:hAnsi="Calibri" w:cs="Calibri"/>
                <w:b/>
                <w:bCs/>
                <w:color w:val="000000"/>
                <w:sz w:val="20"/>
              </w:rPr>
              <w:t>CompetencyArea</w:t>
            </w:r>
          </w:p>
        </w:tc>
        <w:tc>
          <w:tcPr>
            <w:tcW w:w="2122" w:type="dxa"/>
            <w:shd w:val="clear" w:color="auto" w:fill="D9D9D9" w:themeFill="background1" w:themeFillShade="D9"/>
            <w:noWrap/>
            <w:vAlign w:val="center"/>
          </w:tcPr>
          <w:p w14:paraId="7F52E728" w14:textId="1B5EB30E" w:rsidR="00EB53D7" w:rsidRPr="00C56655" w:rsidRDefault="00EB53D7" w:rsidP="001820B4">
            <w:pPr>
              <w:keepNext/>
              <w:keepLines/>
              <w:spacing w:before="20" w:after="20" w:line="240" w:lineRule="auto"/>
              <w:jc w:val="left"/>
              <w:rPr>
                <w:rFonts w:ascii="Calibri" w:hAnsi="Calibri" w:cs="Calibri"/>
                <w:b/>
                <w:bCs/>
                <w:color w:val="000000"/>
                <w:sz w:val="20"/>
                <w:lang w:eastAsia="en-GB"/>
              </w:rPr>
            </w:pPr>
            <w:r w:rsidRPr="00C56655">
              <w:rPr>
                <w:rFonts w:ascii="Calibri" w:hAnsi="Calibri" w:cs="Calibri"/>
                <w:b/>
                <w:bCs/>
                <w:color w:val="000000"/>
                <w:sz w:val="20"/>
              </w:rPr>
              <w:t>ProjectPhase</w:t>
            </w:r>
          </w:p>
        </w:tc>
      </w:tr>
      <w:tr w:rsidR="007B1AEA" w:rsidRPr="00C56655" w14:paraId="428041D9" w14:textId="77777777" w:rsidTr="001820B4">
        <w:trPr>
          <w:trHeight w:val="227"/>
        </w:trPr>
        <w:tc>
          <w:tcPr>
            <w:tcW w:w="2956" w:type="dxa"/>
            <w:shd w:val="clear" w:color="auto" w:fill="auto"/>
            <w:noWrap/>
            <w:vAlign w:val="center"/>
          </w:tcPr>
          <w:p w14:paraId="45800469" w14:textId="17BBFC6F" w:rsidR="00EB53D7" w:rsidRPr="00C56655" w:rsidRDefault="00EB53D7" w:rsidP="001820B4">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John Doe - 6402224444669</w:t>
            </w:r>
          </w:p>
        </w:tc>
        <w:tc>
          <w:tcPr>
            <w:tcW w:w="1878" w:type="dxa"/>
            <w:vAlign w:val="center"/>
          </w:tcPr>
          <w:p w14:paraId="6009922A" w14:textId="4074F75E" w:rsidR="00EB53D7" w:rsidRPr="00C56655" w:rsidRDefault="00EB53D7" w:rsidP="001820B4">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External Reviewer</w:t>
            </w:r>
          </w:p>
        </w:tc>
        <w:tc>
          <w:tcPr>
            <w:tcW w:w="1914" w:type="dxa"/>
            <w:vAlign w:val="center"/>
          </w:tcPr>
          <w:p w14:paraId="06D5DE75" w14:textId="3ACB0DAA" w:rsidR="00EB53D7" w:rsidRPr="00C56655" w:rsidRDefault="003010E9" w:rsidP="001820B4">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Basic</w:t>
            </w:r>
            <w:r w:rsidR="00EB53D7" w:rsidRPr="00C56655">
              <w:rPr>
                <w:rFonts w:ascii="Calibri" w:hAnsi="Calibri" w:cs="Calibri"/>
                <w:color w:val="000000"/>
                <w:sz w:val="20"/>
              </w:rPr>
              <w:t xml:space="preserve"> Reactor Systems</w:t>
            </w:r>
          </w:p>
        </w:tc>
        <w:tc>
          <w:tcPr>
            <w:tcW w:w="2122" w:type="dxa"/>
            <w:shd w:val="clear" w:color="auto" w:fill="auto"/>
            <w:noWrap/>
            <w:vAlign w:val="center"/>
          </w:tcPr>
          <w:p w14:paraId="5B360590" w14:textId="5BB46E60" w:rsidR="00EB53D7" w:rsidRPr="00C56655" w:rsidRDefault="00EB53D7" w:rsidP="001820B4">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5 - Concept, Basic, Detail</w:t>
            </w:r>
          </w:p>
        </w:tc>
      </w:tr>
      <w:tr w:rsidR="007B1AEA" w:rsidRPr="00C56655" w14:paraId="0FD6E89E" w14:textId="77777777" w:rsidTr="001820B4">
        <w:trPr>
          <w:trHeight w:val="227"/>
        </w:trPr>
        <w:tc>
          <w:tcPr>
            <w:tcW w:w="2956" w:type="dxa"/>
            <w:shd w:val="clear" w:color="auto" w:fill="auto"/>
            <w:noWrap/>
            <w:vAlign w:val="center"/>
          </w:tcPr>
          <w:p w14:paraId="136ED7D3" w14:textId="41D14243" w:rsidR="00EB53D7" w:rsidRPr="00C56655" w:rsidRDefault="00EB53D7" w:rsidP="001820B4">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John Doe - 6402224444669</w:t>
            </w:r>
          </w:p>
        </w:tc>
        <w:tc>
          <w:tcPr>
            <w:tcW w:w="1878" w:type="dxa"/>
            <w:vAlign w:val="center"/>
          </w:tcPr>
          <w:p w14:paraId="3758E969" w14:textId="3FF02BA5" w:rsidR="00EB53D7" w:rsidRPr="00C56655" w:rsidRDefault="00EB53D7" w:rsidP="001820B4">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Preparer</w:t>
            </w:r>
          </w:p>
        </w:tc>
        <w:tc>
          <w:tcPr>
            <w:tcW w:w="1914" w:type="dxa"/>
            <w:vAlign w:val="center"/>
          </w:tcPr>
          <w:p w14:paraId="14BA0DB5" w14:textId="22058A93" w:rsidR="00EB53D7" w:rsidRPr="00C56655" w:rsidRDefault="00EB53D7" w:rsidP="001820B4">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Reactor - Neutronic</w:t>
            </w:r>
          </w:p>
        </w:tc>
        <w:tc>
          <w:tcPr>
            <w:tcW w:w="2122" w:type="dxa"/>
            <w:shd w:val="clear" w:color="auto" w:fill="auto"/>
            <w:noWrap/>
            <w:vAlign w:val="center"/>
          </w:tcPr>
          <w:p w14:paraId="1E5A78BF" w14:textId="6455565F" w:rsidR="00EB53D7" w:rsidRPr="00C56655" w:rsidRDefault="00EB53D7" w:rsidP="001820B4">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5 - Concept, Basic, Detail</w:t>
            </w:r>
          </w:p>
        </w:tc>
      </w:tr>
      <w:tr w:rsidR="007B1AEA" w:rsidRPr="00C56655" w14:paraId="5F1ED5B0" w14:textId="77777777" w:rsidTr="001820B4">
        <w:trPr>
          <w:trHeight w:val="227"/>
        </w:trPr>
        <w:tc>
          <w:tcPr>
            <w:tcW w:w="2956" w:type="dxa"/>
            <w:shd w:val="clear" w:color="auto" w:fill="auto"/>
            <w:noWrap/>
            <w:vAlign w:val="center"/>
          </w:tcPr>
          <w:p w14:paraId="22C0E97B" w14:textId="3E34C924" w:rsidR="00EB53D7" w:rsidRPr="00C56655" w:rsidRDefault="00EB53D7" w:rsidP="001820B4">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John Doe - 6402224444669</w:t>
            </w:r>
          </w:p>
        </w:tc>
        <w:tc>
          <w:tcPr>
            <w:tcW w:w="1878" w:type="dxa"/>
            <w:vAlign w:val="center"/>
          </w:tcPr>
          <w:p w14:paraId="5DC9EA00" w14:textId="69604822" w:rsidR="00EB53D7" w:rsidRPr="00C56655" w:rsidRDefault="00EB53D7" w:rsidP="001820B4">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Release Reviewer</w:t>
            </w:r>
          </w:p>
        </w:tc>
        <w:tc>
          <w:tcPr>
            <w:tcW w:w="1914" w:type="dxa"/>
            <w:vAlign w:val="center"/>
          </w:tcPr>
          <w:p w14:paraId="2622E56F" w14:textId="25EF0856" w:rsidR="00EB53D7" w:rsidRPr="00C56655" w:rsidRDefault="00EB53D7" w:rsidP="001820B4">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Reactor - Neutronic</w:t>
            </w:r>
          </w:p>
        </w:tc>
        <w:tc>
          <w:tcPr>
            <w:tcW w:w="2122" w:type="dxa"/>
            <w:shd w:val="clear" w:color="auto" w:fill="auto"/>
            <w:noWrap/>
            <w:vAlign w:val="center"/>
          </w:tcPr>
          <w:p w14:paraId="23C8883A" w14:textId="79D16490" w:rsidR="00EB53D7" w:rsidRPr="00C56655" w:rsidRDefault="00EB53D7" w:rsidP="001820B4">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5 - Concept, Basic, Detail</w:t>
            </w:r>
          </w:p>
        </w:tc>
      </w:tr>
      <w:tr w:rsidR="007B1AEA" w:rsidRPr="00C56655" w14:paraId="12632CEB" w14:textId="77777777" w:rsidTr="001820B4">
        <w:trPr>
          <w:trHeight w:val="227"/>
        </w:trPr>
        <w:tc>
          <w:tcPr>
            <w:tcW w:w="2956" w:type="dxa"/>
            <w:shd w:val="clear" w:color="auto" w:fill="auto"/>
            <w:noWrap/>
            <w:vAlign w:val="center"/>
          </w:tcPr>
          <w:p w14:paraId="35616B26" w14:textId="2578FA17" w:rsidR="00EB53D7" w:rsidRPr="00C56655" w:rsidRDefault="00EB53D7" w:rsidP="001820B4">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Piet Pompies - 6705033333558</w:t>
            </w:r>
          </w:p>
        </w:tc>
        <w:tc>
          <w:tcPr>
            <w:tcW w:w="1878" w:type="dxa"/>
            <w:vAlign w:val="center"/>
          </w:tcPr>
          <w:p w14:paraId="75586060" w14:textId="197AE804" w:rsidR="00EB53D7" w:rsidRPr="00C56655" w:rsidRDefault="00EB53D7" w:rsidP="001820B4">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Comments Reviewer</w:t>
            </w:r>
          </w:p>
        </w:tc>
        <w:tc>
          <w:tcPr>
            <w:tcW w:w="1914" w:type="dxa"/>
            <w:vAlign w:val="center"/>
          </w:tcPr>
          <w:p w14:paraId="5A763F54" w14:textId="42EC53E7" w:rsidR="00EB53D7" w:rsidRPr="00C56655" w:rsidRDefault="00EB53D7" w:rsidP="001820B4">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Reactor - Neutronic</w:t>
            </w:r>
          </w:p>
        </w:tc>
        <w:tc>
          <w:tcPr>
            <w:tcW w:w="2122" w:type="dxa"/>
            <w:shd w:val="clear" w:color="auto" w:fill="auto"/>
            <w:noWrap/>
            <w:vAlign w:val="center"/>
          </w:tcPr>
          <w:p w14:paraId="05686E7C" w14:textId="7A563997" w:rsidR="00EB53D7" w:rsidRPr="00C56655" w:rsidRDefault="00EB53D7" w:rsidP="001820B4">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5 - Concept, Basic, Detail</w:t>
            </w:r>
          </w:p>
        </w:tc>
      </w:tr>
      <w:tr w:rsidR="007B1AEA" w:rsidRPr="00C56655" w14:paraId="67D2F4A9" w14:textId="77777777" w:rsidTr="001820B4">
        <w:trPr>
          <w:trHeight w:val="227"/>
        </w:trPr>
        <w:tc>
          <w:tcPr>
            <w:tcW w:w="2956" w:type="dxa"/>
            <w:shd w:val="clear" w:color="auto" w:fill="auto"/>
            <w:noWrap/>
            <w:vAlign w:val="center"/>
          </w:tcPr>
          <w:p w14:paraId="57CE4C57" w14:textId="7F12BF28" w:rsidR="00EB53D7" w:rsidRPr="00C56655" w:rsidRDefault="00EB53D7" w:rsidP="001820B4">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Piet Pompies - 6705033333558</w:t>
            </w:r>
          </w:p>
        </w:tc>
        <w:tc>
          <w:tcPr>
            <w:tcW w:w="1878" w:type="dxa"/>
            <w:vAlign w:val="center"/>
          </w:tcPr>
          <w:p w14:paraId="20539B78" w14:textId="5FA0E513" w:rsidR="00EB53D7" w:rsidRPr="00C56655" w:rsidRDefault="00EB53D7" w:rsidP="001820B4">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Comments Reviewer</w:t>
            </w:r>
          </w:p>
        </w:tc>
        <w:tc>
          <w:tcPr>
            <w:tcW w:w="1914" w:type="dxa"/>
            <w:vAlign w:val="center"/>
          </w:tcPr>
          <w:p w14:paraId="428019B8" w14:textId="0142B872" w:rsidR="00EB53D7" w:rsidRPr="00C56655" w:rsidRDefault="00EB53D7" w:rsidP="001820B4">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Building &amp; Civils</w:t>
            </w:r>
          </w:p>
        </w:tc>
        <w:tc>
          <w:tcPr>
            <w:tcW w:w="2122" w:type="dxa"/>
            <w:shd w:val="clear" w:color="auto" w:fill="auto"/>
            <w:noWrap/>
            <w:vAlign w:val="center"/>
          </w:tcPr>
          <w:p w14:paraId="47677A7D" w14:textId="66500EFE" w:rsidR="00EB53D7" w:rsidRPr="00C56655" w:rsidRDefault="00EB53D7" w:rsidP="001820B4">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5 - Concept, Basic, Detail</w:t>
            </w:r>
          </w:p>
        </w:tc>
      </w:tr>
      <w:tr w:rsidR="007B1AEA" w:rsidRPr="00C56655" w14:paraId="143D7AEF" w14:textId="77777777" w:rsidTr="001820B4">
        <w:trPr>
          <w:trHeight w:val="227"/>
        </w:trPr>
        <w:tc>
          <w:tcPr>
            <w:tcW w:w="2956" w:type="dxa"/>
            <w:shd w:val="clear" w:color="auto" w:fill="auto"/>
            <w:noWrap/>
            <w:vAlign w:val="center"/>
          </w:tcPr>
          <w:p w14:paraId="6A72B360" w14:textId="703D3F02" w:rsidR="00EB53D7" w:rsidRPr="00C56655" w:rsidRDefault="00EB53D7" w:rsidP="001820B4">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Piet Pompies - 6705033333558</w:t>
            </w:r>
          </w:p>
        </w:tc>
        <w:tc>
          <w:tcPr>
            <w:tcW w:w="1878" w:type="dxa"/>
            <w:vAlign w:val="center"/>
          </w:tcPr>
          <w:p w14:paraId="4D586309" w14:textId="418787F7" w:rsidR="00EB53D7" w:rsidRPr="00C56655" w:rsidRDefault="00EB53D7" w:rsidP="001820B4">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Approver</w:t>
            </w:r>
          </w:p>
        </w:tc>
        <w:tc>
          <w:tcPr>
            <w:tcW w:w="1914" w:type="dxa"/>
            <w:vAlign w:val="center"/>
          </w:tcPr>
          <w:p w14:paraId="52DC1F18" w14:textId="2708261B" w:rsidR="00EB53D7" w:rsidRPr="00C56655" w:rsidRDefault="003010E9" w:rsidP="001820B4">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 xml:space="preserve">Basic </w:t>
            </w:r>
            <w:r w:rsidR="00EB53D7" w:rsidRPr="00C56655">
              <w:rPr>
                <w:rFonts w:ascii="Calibri" w:hAnsi="Calibri" w:cs="Calibri"/>
                <w:color w:val="000000"/>
                <w:sz w:val="20"/>
              </w:rPr>
              <w:t>Reactor Systems</w:t>
            </w:r>
          </w:p>
        </w:tc>
        <w:tc>
          <w:tcPr>
            <w:tcW w:w="2122" w:type="dxa"/>
            <w:shd w:val="clear" w:color="auto" w:fill="auto"/>
            <w:noWrap/>
            <w:vAlign w:val="center"/>
          </w:tcPr>
          <w:p w14:paraId="61A1B8DA" w14:textId="3965E6AC" w:rsidR="00EB53D7" w:rsidRPr="00C56655" w:rsidRDefault="00EB53D7" w:rsidP="001820B4">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5 - Concept, Basic, Detail</w:t>
            </w:r>
          </w:p>
        </w:tc>
      </w:tr>
      <w:tr w:rsidR="009A3332" w:rsidRPr="00C56655" w14:paraId="20DDF25F" w14:textId="77777777" w:rsidTr="001820B4">
        <w:trPr>
          <w:trHeight w:val="227"/>
        </w:trPr>
        <w:tc>
          <w:tcPr>
            <w:tcW w:w="2956" w:type="dxa"/>
            <w:shd w:val="clear" w:color="auto" w:fill="auto"/>
            <w:noWrap/>
            <w:vAlign w:val="bottom"/>
          </w:tcPr>
          <w:p w14:paraId="0E28A642" w14:textId="61CD9EC6" w:rsidR="00EB53D7" w:rsidRPr="00C56655" w:rsidRDefault="00EB53D7" w:rsidP="001820B4">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Another Brother - 9404301234670</w:t>
            </w:r>
          </w:p>
        </w:tc>
        <w:tc>
          <w:tcPr>
            <w:tcW w:w="1878" w:type="dxa"/>
            <w:vAlign w:val="bottom"/>
          </w:tcPr>
          <w:p w14:paraId="487ED7F7" w14:textId="47BBC4D6" w:rsidR="00EB53D7" w:rsidRPr="00C56655" w:rsidRDefault="00EB53D7" w:rsidP="001820B4">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Comments Reviewer</w:t>
            </w:r>
          </w:p>
        </w:tc>
        <w:tc>
          <w:tcPr>
            <w:tcW w:w="1914" w:type="dxa"/>
            <w:vAlign w:val="center"/>
          </w:tcPr>
          <w:p w14:paraId="452FFC17" w14:textId="53326BE7" w:rsidR="00EB53D7" w:rsidRPr="00C56655" w:rsidRDefault="00EB53D7" w:rsidP="001820B4">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Reactor - Neutronic</w:t>
            </w:r>
          </w:p>
        </w:tc>
        <w:tc>
          <w:tcPr>
            <w:tcW w:w="2122" w:type="dxa"/>
            <w:shd w:val="clear" w:color="auto" w:fill="auto"/>
            <w:noWrap/>
            <w:vAlign w:val="bottom"/>
          </w:tcPr>
          <w:p w14:paraId="5CE6E4A2" w14:textId="6AE8BCA4" w:rsidR="00EB53D7" w:rsidRPr="00C56655" w:rsidRDefault="00EB53D7" w:rsidP="001820B4">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1 - Concept</w:t>
            </w:r>
          </w:p>
        </w:tc>
      </w:tr>
      <w:tr w:rsidR="00EB53D7" w:rsidRPr="00C56655" w14:paraId="53B048EC" w14:textId="77777777" w:rsidTr="001820B4">
        <w:trPr>
          <w:trHeight w:val="227"/>
        </w:trPr>
        <w:tc>
          <w:tcPr>
            <w:tcW w:w="2956" w:type="dxa"/>
            <w:shd w:val="clear" w:color="auto" w:fill="auto"/>
            <w:noWrap/>
            <w:vAlign w:val="bottom"/>
          </w:tcPr>
          <w:p w14:paraId="48406EFD" w14:textId="7D99D97C" w:rsidR="00EB53D7" w:rsidRPr="00C56655" w:rsidRDefault="00EB53D7" w:rsidP="001820B4">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Another Brother - 9404301234670</w:t>
            </w:r>
          </w:p>
        </w:tc>
        <w:tc>
          <w:tcPr>
            <w:tcW w:w="1878" w:type="dxa"/>
            <w:vAlign w:val="bottom"/>
          </w:tcPr>
          <w:p w14:paraId="6AEEBE64" w14:textId="12395845" w:rsidR="00EB53D7" w:rsidRPr="00C56655" w:rsidRDefault="00EB53D7" w:rsidP="001820B4">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Comments Reviewer</w:t>
            </w:r>
          </w:p>
        </w:tc>
        <w:tc>
          <w:tcPr>
            <w:tcW w:w="1914" w:type="dxa"/>
            <w:vAlign w:val="center"/>
          </w:tcPr>
          <w:p w14:paraId="640B0467" w14:textId="3CFC0A09" w:rsidR="00EB53D7" w:rsidRPr="00C56655" w:rsidRDefault="00EB53D7" w:rsidP="001820B4">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Building &amp; Civils</w:t>
            </w:r>
          </w:p>
        </w:tc>
        <w:tc>
          <w:tcPr>
            <w:tcW w:w="2122" w:type="dxa"/>
            <w:shd w:val="clear" w:color="auto" w:fill="auto"/>
            <w:noWrap/>
            <w:vAlign w:val="bottom"/>
          </w:tcPr>
          <w:p w14:paraId="15B4C9D9" w14:textId="2C19D33D" w:rsidR="00EB53D7" w:rsidRPr="00C56655" w:rsidRDefault="00EB53D7" w:rsidP="001820B4">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1 - Concept</w:t>
            </w:r>
          </w:p>
        </w:tc>
      </w:tr>
      <w:tr w:rsidR="00EB53D7" w:rsidRPr="00C56655" w14:paraId="1A4CF9F1" w14:textId="77777777" w:rsidTr="001820B4">
        <w:trPr>
          <w:trHeight w:val="227"/>
        </w:trPr>
        <w:tc>
          <w:tcPr>
            <w:tcW w:w="2956" w:type="dxa"/>
            <w:shd w:val="clear" w:color="auto" w:fill="auto"/>
            <w:noWrap/>
            <w:vAlign w:val="bottom"/>
          </w:tcPr>
          <w:p w14:paraId="55273DA4" w14:textId="75C98813" w:rsidR="00EB53D7" w:rsidRPr="00C56655" w:rsidRDefault="00EB53D7" w:rsidP="001820B4">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Koos Koekemoer - 8702013473555</w:t>
            </w:r>
          </w:p>
        </w:tc>
        <w:tc>
          <w:tcPr>
            <w:tcW w:w="1878" w:type="dxa"/>
            <w:vAlign w:val="bottom"/>
          </w:tcPr>
          <w:p w14:paraId="5D748CE6" w14:textId="4F763497" w:rsidR="00EB53D7" w:rsidRPr="00C56655" w:rsidRDefault="00EB53D7" w:rsidP="001820B4">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Comments Reviewer</w:t>
            </w:r>
          </w:p>
        </w:tc>
        <w:tc>
          <w:tcPr>
            <w:tcW w:w="1914" w:type="dxa"/>
            <w:vAlign w:val="center"/>
          </w:tcPr>
          <w:p w14:paraId="5B4E48F7" w14:textId="739288C8" w:rsidR="00EB53D7" w:rsidRPr="00C56655" w:rsidRDefault="003010E9" w:rsidP="001820B4">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 xml:space="preserve">Basic </w:t>
            </w:r>
            <w:r w:rsidR="00EB53D7" w:rsidRPr="00C56655">
              <w:rPr>
                <w:rFonts w:ascii="Calibri" w:hAnsi="Calibri" w:cs="Calibri"/>
                <w:color w:val="000000"/>
                <w:sz w:val="20"/>
              </w:rPr>
              <w:t>Reactor Systems</w:t>
            </w:r>
          </w:p>
        </w:tc>
        <w:tc>
          <w:tcPr>
            <w:tcW w:w="2122" w:type="dxa"/>
            <w:shd w:val="clear" w:color="auto" w:fill="auto"/>
            <w:noWrap/>
            <w:vAlign w:val="bottom"/>
          </w:tcPr>
          <w:p w14:paraId="65521DC5" w14:textId="31F48655" w:rsidR="00EB53D7" w:rsidRPr="00C56655" w:rsidRDefault="00EB53D7" w:rsidP="001820B4">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6 - n/a</w:t>
            </w:r>
          </w:p>
        </w:tc>
      </w:tr>
    </w:tbl>
    <w:p w14:paraId="307C657C" w14:textId="77777777" w:rsidR="007B1AEA" w:rsidRPr="00C56655" w:rsidRDefault="007B1AEA" w:rsidP="007B1AEA">
      <w:pPr>
        <w:spacing w:after="0"/>
        <w:rPr>
          <w:sz w:val="16"/>
          <w:szCs w:val="16"/>
        </w:rPr>
      </w:pPr>
    </w:p>
    <w:p w14:paraId="30EEAA6B" w14:textId="77777777" w:rsidR="00C31C5F" w:rsidRPr="00C56655" w:rsidRDefault="00C31C5F" w:rsidP="00421E6B">
      <w:pPr>
        <w:keepNext/>
        <w:numPr>
          <w:ilvl w:val="0"/>
          <w:numId w:val="24"/>
        </w:numPr>
      </w:pPr>
      <w:r w:rsidRPr="00C56655">
        <w:t>CompetencyAreas</w:t>
      </w:r>
    </w:p>
    <w:p w14:paraId="4F0C9161" w14:textId="7C339905" w:rsidR="00C31C5F" w:rsidRPr="00C56655" w:rsidRDefault="00C31C5F" w:rsidP="00C31C5F">
      <w:pPr>
        <w:pStyle w:val="NormalIndent"/>
        <w:keepNext/>
      </w:pPr>
      <w:r w:rsidRPr="00C56655">
        <w:t>This table defines the available competency areas. It is used to populate the competency areas drop</w:t>
      </w:r>
      <w:r w:rsidRPr="00C56655">
        <w:noBreakHyphen/>
        <w:t>down list when using the Update Document utility (paragraphs </w:t>
      </w:r>
      <w:r w:rsidRPr="00C56655">
        <w:fldChar w:fldCharType="begin"/>
      </w:r>
      <w:r w:rsidRPr="00C56655">
        <w:instrText xml:space="preserve"> REF _Ref387961503 \r \h </w:instrText>
      </w:r>
      <w:r w:rsidRPr="00C56655">
        <w:fldChar w:fldCharType="separate"/>
      </w:r>
      <w:r w:rsidR="00C56655">
        <w:t>4.3.1.1.1.2</w:t>
      </w:r>
      <w:r w:rsidRPr="00C56655">
        <w:fldChar w:fldCharType="end"/>
      </w:r>
      <w:r w:rsidRPr="00C56655">
        <w:t xml:space="preserve"> and </w:t>
      </w:r>
      <w:r w:rsidRPr="00C56655">
        <w:fldChar w:fldCharType="begin"/>
      </w:r>
      <w:r w:rsidRPr="00C56655">
        <w:instrText xml:space="preserve"> REF _Ref400282796 \r \h </w:instrText>
      </w:r>
      <w:r w:rsidRPr="00C56655">
        <w:fldChar w:fldCharType="separate"/>
      </w:r>
      <w:r w:rsidR="00C56655">
        <w:t>4.3.1.1.2.2</w:t>
      </w:r>
      <w:r w:rsidRPr="00C56655">
        <w:fldChar w:fldCharType="end"/>
      </w:r>
      <w:r w:rsidRPr="00C56655">
        <w:t>).</w:t>
      </w:r>
    </w:p>
    <w:tbl>
      <w:tblPr>
        <w:tblW w:w="0" w:type="auto"/>
        <w:tblInd w:w="454"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57" w:type="dxa"/>
          <w:right w:w="57" w:type="dxa"/>
        </w:tblCellMar>
        <w:tblLook w:val="04A0" w:firstRow="1" w:lastRow="0" w:firstColumn="1" w:lastColumn="0" w:noHBand="0" w:noVBand="1"/>
      </w:tblPr>
      <w:tblGrid>
        <w:gridCol w:w="1708"/>
      </w:tblGrid>
      <w:tr w:rsidR="007B1AEA" w:rsidRPr="00C56655" w14:paraId="2F471B5C" w14:textId="77777777" w:rsidTr="001820B4">
        <w:trPr>
          <w:trHeight w:val="227"/>
        </w:trPr>
        <w:tc>
          <w:tcPr>
            <w:tcW w:w="1708" w:type="dxa"/>
            <w:shd w:val="clear" w:color="auto" w:fill="D9D9D9" w:themeFill="background1" w:themeFillShade="D9"/>
            <w:noWrap/>
            <w:vAlign w:val="center"/>
            <w:hideMark/>
          </w:tcPr>
          <w:p w14:paraId="406C7E34" w14:textId="1832862E" w:rsidR="007B1AEA" w:rsidRPr="00C56655" w:rsidRDefault="007B1AEA" w:rsidP="001820B4">
            <w:pPr>
              <w:keepNext/>
              <w:keepLines/>
              <w:spacing w:before="20" w:after="20" w:line="240" w:lineRule="auto"/>
              <w:jc w:val="left"/>
              <w:rPr>
                <w:rFonts w:ascii="Calibri" w:hAnsi="Calibri" w:cs="Calibri"/>
                <w:b/>
                <w:bCs/>
                <w:color w:val="000000"/>
                <w:sz w:val="20"/>
                <w:lang w:eastAsia="en-GB"/>
              </w:rPr>
            </w:pPr>
            <w:r w:rsidRPr="00C56655">
              <w:rPr>
                <w:rFonts w:ascii="Calibri" w:hAnsi="Calibri" w:cs="Calibri"/>
                <w:b/>
                <w:bCs/>
                <w:color w:val="000000"/>
                <w:sz w:val="20"/>
              </w:rPr>
              <w:t>CompetencyArea</w:t>
            </w:r>
          </w:p>
        </w:tc>
      </w:tr>
      <w:tr w:rsidR="007B1AEA" w:rsidRPr="00C56655" w14:paraId="3A531B0F" w14:textId="77777777" w:rsidTr="001820B4">
        <w:trPr>
          <w:trHeight w:val="227"/>
        </w:trPr>
        <w:tc>
          <w:tcPr>
            <w:tcW w:w="1708" w:type="dxa"/>
            <w:shd w:val="clear" w:color="auto" w:fill="auto"/>
            <w:noWrap/>
            <w:vAlign w:val="center"/>
            <w:hideMark/>
          </w:tcPr>
          <w:p w14:paraId="55F1733C" w14:textId="232FD085" w:rsidR="007B1AEA" w:rsidRPr="00C56655" w:rsidRDefault="007B1AEA" w:rsidP="001820B4">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All Reactor Systems</w:t>
            </w:r>
          </w:p>
        </w:tc>
      </w:tr>
      <w:tr w:rsidR="007B1AEA" w:rsidRPr="00C56655" w14:paraId="178756D2" w14:textId="77777777" w:rsidTr="001820B4">
        <w:trPr>
          <w:trHeight w:val="227"/>
        </w:trPr>
        <w:tc>
          <w:tcPr>
            <w:tcW w:w="1708" w:type="dxa"/>
            <w:shd w:val="clear" w:color="auto" w:fill="auto"/>
            <w:noWrap/>
            <w:vAlign w:val="center"/>
            <w:hideMark/>
          </w:tcPr>
          <w:p w14:paraId="2141E18C" w14:textId="704D0DA2" w:rsidR="007B1AEA" w:rsidRPr="00C56655" w:rsidRDefault="007B1AEA" w:rsidP="001820B4">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Reactor - Neutronic</w:t>
            </w:r>
          </w:p>
        </w:tc>
      </w:tr>
      <w:tr w:rsidR="007B1AEA" w:rsidRPr="00C56655" w14:paraId="34953DD3" w14:textId="77777777" w:rsidTr="001820B4">
        <w:trPr>
          <w:trHeight w:val="227"/>
        </w:trPr>
        <w:tc>
          <w:tcPr>
            <w:tcW w:w="1708" w:type="dxa"/>
            <w:shd w:val="clear" w:color="auto" w:fill="auto"/>
            <w:noWrap/>
            <w:vAlign w:val="center"/>
            <w:hideMark/>
          </w:tcPr>
          <w:p w14:paraId="3E1A62DF" w14:textId="3F5C0BF1" w:rsidR="007B1AEA" w:rsidRPr="00C56655" w:rsidRDefault="007B1AEA" w:rsidP="001820B4">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Building &amp; Civils</w:t>
            </w:r>
          </w:p>
        </w:tc>
      </w:tr>
    </w:tbl>
    <w:p w14:paraId="2F4E0729" w14:textId="77777777" w:rsidR="007B1AEA" w:rsidRPr="00C56655" w:rsidRDefault="007B1AEA" w:rsidP="007B1AEA">
      <w:pPr>
        <w:spacing w:after="0"/>
        <w:rPr>
          <w:sz w:val="16"/>
          <w:szCs w:val="16"/>
        </w:rPr>
      </w:pPr>
    </w:p>
    <w:p w14:paraId="0B2F85FC" w14:textId="77777777" w:rsidR="00C31C5F" w:rsidRPr="00C56655" w:rsidRDefault="00C31C5F" w:rsidP="00421E6B">
      <w:pPr>
        <w:keepNext/>
        <w:numPr>
          <w:ilvl w:val="0"/>
          <w:numId w:val="24"/>
        </w:numPr>
      </w:pPr>
      <w:bookmarkStart w:id="593" w:name="_Ref401467815"/>
      <w:r w:rsidRPr="00C56655">
        <w:lastRenderedPageBreak/>
        <w:t>CompetencyFunctions</w:t>
      </w:r>
      <w:bookmarkEnd w:id="593"/>
    </w:p>
    <w:p w14:paraId="3933CED8" w14:textId="273524B6" w:rsidR="00C31C5F" w:rsidRPr="00C56655" w:rsidRDefault="00C31C5F" w:rsidP="00C31C5F">
      <w:pPr>
        <w:pStyle w:val="NormalIndent"/>
        <w:keepNext/>
      </w:pPr>
      <w:r w:rsidRPr="00C56655">
        <w:t>This table defines the available competency functions. It is used to populate the competency functions’ drop</w:t>
      </w:r>
      <w:r w:rsidRPr="00C56655">
        <w:noBreakHyphen/>
        <w:t>down lists when using the Update Document utility (paragraphs </w:t>
      </w:r>
      <w:r w:rsidRPr="00C56655">
        <w:fldChar w:fldCharType="begin"/>
      </w:r>
      <w:r w:rsidRPr="00C56655">
        <w:instrText xml:space="preserve"> REF _Ref387961503 \r \h </w:instrText>
      </w:r>
      <w:r w:rsidRPr="00C56655">
        <w:fldChar w:fldCharType="separate"/>
      </w:r>
      <w:r w:rsidR="00C56655">
        <w:t>4.3.1.1.1.2</w:t>
      </w:r>
      <w:r w:rsidRPr="00C56655">
        <w:fldChar w:fldCharType="end"/>
      </w:r>
      <w:r w:rsidRPr="00C56655">
        <w:t xml:space="preserve"> and </w:t>
      </w:r>
      <w:r w:rsidRPr="00C56655">
        <w:fldChar w:fldCharType="begin"/>
      </w:r>
      <w:r w:rsidRPr="00C56655">
        <w:instrText xml:space="preserve"> REF _Ref400282796 \r \h </w:instrText>
      </w:r>
      <w:r w:rsidRPr="00C56655">
        <w:fldChar w:fldCharType="separate"/>
      </w:r>
      <w:r w:rsidR="00C56655">
        <w:t>4.3.1.1.2.2</w:t>
      </w:r>
      <w:r w:rsidRPr="00C56655">
        <w:fldChar w:fldCharType="end"/>
      </w:r>
      <w:r w:rsidRPr="00C56655">
        <w:t>). The second column indicates which competency function appears first on the Approval tab sheet (marked by ‘Begin’) and which one last (marked by ‘End’). All other competency functions (marked by ‘n/a’) are available for selection in all other drop</w:t>
      </w:r>
      <w:r w:rsidRPr="00C56655">
        <w:noBreakHyphen/>
        <w:t>down lists.</w:t>
      </w:r>
    </w:p>
    <w:tbl>
      <w:tblPr>
        <w:tblW w:w="0" w:type="auto"/>
        <w:tblInd w:w="454"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57" w:type="dxa"/>
          <w:right w:w="57" w:type="dxa"/>
        </w:tblCellMar>
        <w:tblLook w:val="04A0" w:firstRow="1" w:lastRow="0" w:firstColumn="1" w:lastColumn="0" w:noHBand="0" w:noVBand="1"/>
      </w:tblPr>
      <w:tblGrid>
        <w:gridCol w:w="1878"/>
        <w:gridCol w:w="2371"/>
      </w:tblGrid>
      <w:tr w:rsidR="007B1AEA" w:rsidRPr="00C56655" w14:paraId="54EA695D" w14:textId="77777777" w:rsidTr="001820B4">
        <w:trPr>
          <w:trHeight w:val="227"/>
        </w:trPr>
        <w:tc>
          <w:tcPr>
            <w:tcW w:w="1878" w:type="dxa"/>
            <w:shd w:val="clear" w:color="auto" w:fill="D9D9D9" w:themeFill="background1" w:themeFillShade="D9"/>
            <w:vAlign w:val="center"/>
          </w:tcPr>
          <w:p w14:paraId="68C9F0C5" w14:textId="3BE35B58" w:rsidR="007B1AEA" w:rsidRPr="00C56655" w:rsidRDefault="007B1AEA" w:rsidP="001820B4">
            <w:pPr>
              <w:keepNext/>
              <w:keepLines/>
              <w:spacing w:before="20" w:after="20" w:line="240" w:lineRule="auto"/>
              <w:jc w:val="left"/>
              <w:rPr>
                <w:rFonts w:ascii="Calibri" w:hAnsi="Calibri" w:cs="Calibri"/>
                <w:b/>
                <w:bCs/>
                <w:color w:val="000000"/>
                <w:sz w:val="20"/>
              </w:rPr>
            </w:pPr>
            <w:r w:rsidRPr="00C56655">
              <w:rPr>
                <w:rFonts w:ascii="Calibri" w:hAnsi="Calibri" w:cs="Calibri"/>
                <w:b/>
                <w:bCs/>
                <w:color w:val="000000"/>
                <w:sz w:val="20"/>
              </w:rPr>
              <w:t>CompetencyFunction</w:t>
            </w:r>
          </w:p>
        </w:tc>
        <w:tc>
          <w:tcPr>
            <w:tcW w:w="2371" w:type="dxa"/>
            <w:shd w:val="clear" w:color="auto" w:fill="D9D9D9" w:themeFill="background1" w:themeFillShade="D9"/>
            <w:noWrap/>
            <w:vAlign w:val="center"/>
            <w:hideMark/>
          </w:tcPr>
          <w:p w14:paraId="1C2BBC7B" w14:textId="1646A7C3" w:rsidR="007B1AEA" w:rsidRPr="00C56655" w:rsidRDefault="007B1AEA" w:rsidP="001820B4">
            <w:pPr>
              <w:keepNext/>
              <w:keepLines/>
              <w:spacing w:before="20" w:after="20" w:line="240" w:lineRule="auto"/>
              <w:jc w:val="left"/>
              <w:rPr>
                <w:rFonts w:ascii="Calibri" w:hAnsi="Calibri" w:cs="Calibri"/>
                <w:b/>
                <w:bCs/>
                <w:color w:val="000000"/>
                <w:sz w:val="20"/>
                <w:lang w:eastAsia="en-GB"/>
              </w:rPr>
            </w:pPr>
            <w:r w:rsidRPr="00C56655">
              <w:rPr>
                <w:rFonts w:ascii="Calibri" w:hAnsi="Calibri" w:cs="Calibri"/>
                <w:b/>
                <w:bCs/>
                <w:color w:val="000000"/>
                <w:sz w:val="20"/>
              </w:rPr>
              <w:t>Workflow (Begin, n/a, End)</w:t>
            </w:r>
          </w:p>
        </w:tc>
      </w:tr>
      <w:tr w:rsidR="007B1AEA" w:rsidRPr="00C56655" w14:paraId="0135D711" w14:textId="77777777" w:rsidTr="001820B4">
        <w:trPr>
          <w:trHeight w:val="227"/>
        </w:trPr>
        <w:tc>
          <w:tcPr>
            <w:tcW w:w="1878" w:type="dxa"/>
            <w:vAlign w:val="center"/>
          </w:tcPr>
          <w:p w14:paraId="33CAD2C0" w14:textId="7295AACB" w:rsidR="007B1AEA" w:rsidRPr="00C56655" w:rsidRDefault="007B1AEA" w:rsidP="001820B4">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Preparer</w:t>
            </w:r>
          </w:p>
        </w:tc>
        <w:tc>
          <w:tcPr>
            <w:tcW w:w="2371" w:type="dxa"/>
            <w:shd w:val="clear" w:color="auto" w:fill="auto"/>
            <w:noWrap/>
            <w:vAlign w:val="center"/>
            <w:hideMark/>
          </w:tcPr>
          <w:p w14:paraId="3FD8F4D8" w14:textId="357950A5" w:rsidR="007B1AEA" w:rsidRPr="00C56655" w:rsidRDefault="007B1AEA" w:rsidP="001820B4">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Begin</w:t>
            </w:r>
          </w:p>
        </w:tc>
      </w:tr>
      <w:tr w:rsidR="007B1AEA" w:rsidRPr="00C56655" w14:paraId="4F74E58E" w14:textId="77777777" w:rsidTr="001820B4">
        <w:trPr>
          <w:trHeight w:val="227"/>
        </w:trPr>
        <w:tc>
          <w:tcPr>
            <w:tcW w:w="1878" w:type="dxa"/>
            <w:vAlign w:val="center"/>
          </w:tcPr>
          <w:p w14:paraId="3C3376E2" w14:textId="494BF1CF" w:rsidR="007B1AEA" w:rsidRPr="00C56655" w:rsidRDefault="007B1AEA" w:rsidP="001820B4">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Comments Reviewer</w:t>
            </w:r>
          </w:p>
        </w:tc>
        <w:tc>
          <w:tcPr>
            <w:tcW w:w="2371" w:type="dxa"/>
            <w:shd w:val="clear" w:color="auto" w:fill="auto"/>
            <w:noWrap/>
            <w:vAlign w:val="center"/>
            <w:hideMark/>
          </w:tcPr>
          <w:p w14:paraId="09885D6D" w14:textId="6A3546D6" w:rsidR="007B1AEA" w:rsidRPr="00C56655" w:rsidRDefault="007B1AEA" w:rsidP="001820B4">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n/a</w:t>
            </w:r>
          </w:p>
        </w:tc>
      </w:tr>
      <w:tr w:rsidR="007B1AEA" w:rsidRPr="00C56655" w14:paraId="140F4C7A" w14:textId="77777777" w:rsidTr="001820B4">
        <w:trPr>
          <w:trHeight w:val="227"/>
        </w:trPr>
        <w:tc>
          <w:tcPr>
            <w:tcW w:w="1878" w:type="dxa"/>
            <w:vAlign w:val="center"/>
          </w:tcPr>
          <w:p w14:paraId="33B15490" w14:textId="1B64DD66" w:rsidR="007B1AEA" w:rsidRPr="00C56655" w:rsidRDefault="007B1AEA" w:rsidP="001820B4">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Release Reviewer</w:t>
            </w:r>
          </w:p>
        </w:tc>
        <w:tc>
          <w:tcPr>
            <w:tcW w:w="2371" w:type="dxa"/>
            <w:shd w:val="clear" w:color="auto" w:fill="auto"/>
            <w:noWrap/>
            <w:vAlign w:val="center"/>
            <w:hideMark/>
          </w:tcPr>
          <w:p w14:paraId="52975E73" w14:textId="7CD9ACDA" w:rsidR="007B1AEA" w:rsidRPr="00C56655" w:rsidRDefault="007B1AEA" w:rsidP="001820B4">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n/a</w:t>
            </w:r>
          </w:p>
        </w:tc>
      </w:tr>
      <w:tr w:rsidR="007B1AEA" w:rsidRPr="00C56655" w14:paraId="51931354" w14:textId="77777777" w:rsidTr="001820B4">
        <w:trPr>
          <w:trHeight w:val="227"/>
        </w:trPr>
        <w:tc>
          <w:tcPr>
            <w:tcW w:w="1878" w:type="dxa"/>
            <w:vAlign w:val="center"/>
          </w:tcPr>
          <w:p w14:paraId="41276854" w14:textId="51A89DD6" w:rsidR="007B1AEA" w:rsidRPr="00C56655" w:rsidRDefault="007B1AEA" w:rsidP="001820B4">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Quality Reviewer</w:t>
            </w:r>
          </w:p>
        </w:tc>
        <w:tc>
          <w:tcPr>
            <w:tcW w:w="2371" w:type="dxa"/>
            <w:shd w:val="clear" w:color="auto" w:fill="auto"/>
            <w:noWrap/>
            <w:vAlign w:val="center"/>
            <w:hideMark/>
          </w:tcPr>
          <w:p w14:paraId="29F5B0F9" w14:textId="6423CCF6" w:rsidR="007B1AEA" w:rsidRPr="00C56655" w:rsidRDefault="007B1AEA" w:rsidP="001820B4">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n/a</w:t>
            </w:r>
          </w:p>
        </w:tc>
      </w:tr>
      <w:tr w:rsidR="007B1AEA" w:rsidRPr="00C56655" w14:paraId="7BBE4012" w14:textId="77777777" w:rsidTr="001820B4">
        <w:trPr>
          <w:trHeight w:val="227"/>
        </w:trPr>
        <w:tc>
          <w:tcPr>
            <w:tcW w:w="1878" w:type="dxa"/>
            <w:vAlign w:val="center"/>
          </w:tcPr>
          <w:p w14:paraId="112BB5C3" w14:textId="4C7AD47B" w:rsidR="007B1AEA" w:rsidRPr="00C56655" w:rsidRDefault="007B1AEA" w:rsidP="001820B4">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External Reviewer</w:t>
            </w:r>
          </w:p>
        </w:tc>
        <w:tc>
          <w:tcPr>
            <w:tcW w:w="2371" w:type="dxa"/>
            <w:shd w:val="clear" w:color="auto" w:fill="auto"/>
            <w:noWrap/>
            <w:vAlign w:val="center"/>
          </w:tcPr>
          <w:p w14:paraId="54E8A2E6" w14:textId="1F3647BB" w:rsidR="007B1AEA" w:rsidRPr="00C56655" w:rsidRDefault="007B1AEA" w:rsidP="001820B4">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n/a</w:t>
            </w:r>
          </w:p>
        </w:tc>
      </w:tr>
      <w:tr w:rsidR="007B1AEA" w:rsidRPr="00C56655" w14:paraId="4CC71017" w14:textId="77777777" w:rsidTr="001820B4">
        <w:trPr>
          <w:trHeight w:val="227"/>
        </w:trPr>
        <w:tc>
          <w:tcPr>
            <w:tcW w:w="1878" w:type="dxa"/>
            <w:vAlign w:val="center"/>
          </w:tcPr>
          <w:p w14:paraId="61563447" w14:textId="006A8AA2" w:rsidR="007B1AEA" w:rsidRPr="00C56655" w:rsidRDefault="007B1AEA" w:rsidP="001820B4">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Approver</w:t>
            </w:r>
          </w:p>
        </w:tc>
        <w:tc>
          <w:tcPr>
            <w:tcW w:w="2371" w:type="dxa"/>
            <w:shd w:val="clear" w:color="auto" w:fill="auto"/>
            <w:noWrap/>
            <w:vAlign w:val="center"/>
          </w:tcPr>
          <w:p w14:paraId="432064C7" w14:textId="12551716" w:rsidR="007B1AEA" w:rsidRPr="00C56655" w:rsidRDefault="007B1AEA" w:rsidP="001820B4">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End</w:t>
            </w:r>
          </w:p>
        </w:tc>
      </w:tr>
    </w:tbl>
    <w:p w14:paraId="3A4EAD30" w14:textId="77777777" w:rsidR="007B1AEA" w:rsidRPr="00C56655" w:rsidRDefault="007B1AEA" w:rsidP="007B1AEA">
      <w:pPr>
        <w:spacing w:after="0"/>
        <w:rPr>
          <w:sz w:val="16"/>
          <w:szCs w:val="16"/>
        </w:rPr>
      </w:pPr>
    </w:p>
    <w:p w14:paraId="07AAABA4" w14:textId="77777777" w:rsidR="00C31C5F" w:rsidRPr="00C56655" w:rsidRDefault="00C31C5F" w:rsidP="00421E6B">
      <w:pPr>
        <w:keepNext/>
        <w:numPr>
          <w:ilvl w:val="0"/>
          <w:numId w:val="24"/>
        </w:numPr>
      </w:pPr>
      <w:r w:rsidRPr="00C56655">
        <w:t>ProjectPhases</w:t>
      </w:r>
    </w:p>
    <w:p w14:paraId="3987562B" w14:textId="53AE9717" w:rsidR="00C31C5F" w:rsidRPr="00C56655" w:rsidRDefault="00C31C5F" w:rsidP="00C31C5F">
      <w:pPr>
        <w:pStyle w:val="NormalIndent"/>
        <w:keepNext/>
      </w:pPr>
      <w:r w:rsidRPr="00C56655">
        <w:t>This table defines the available project phases. It is used to populate the project phases drop</w:t>
      </w:r>
      <w:r w:rsidRPr="00C56655">
        <w:noBreakHyphen/>
        <w:t>down list when using the when using the Update Document utility (paragraphs </w:t>
      </w:r>
      <w:r w:rsidRPr="00C56655">
        <w:fldChar w:fldCharType="begin"/>
      </w:r>
      <w:r w:rsidRPr="00C56655">
        <w:instrText xml:space="preserve"> REF _Ref387961043 \r \h </w:instrText>
      </w:r>
      <w:r w:rsidRPr="00C56655">
        <w:fldChar w:fldCharType="separate"/>
      </w:r>
      <w:r w:rsidR="00C56655">
        <w:t>4.3.1.1.1.1</w:t>
      </w:r>
      <w:r w:rsidRPr="00C56655">
        <w:fldChar w:fldCharType="end"/>
      </w:r>
      <w:r w:rsidRPr="00C56655">
        <w:t xml:space="preserve"> and </w:t>
      </w:r>
      <w:r w:rsidRPr="00C56655">
        <w:fldChar w:fldCharType="begin"/>
      </w:r>
      <w:r w:rsidRPr="00C56655">
        <w:instrText xml:space="preserve"> REF _Ref400282974 \r \h </w:instrText>
      </w:r>
      <w:r w:rsidRPr="00C56655">
        <w:fldChar w:fldCharType="separate"/>
      </w:r>
      <w:r w:rsidR="00C56655">
        <w:t>4.3.1.1.2.1</w:t>
      </w:r>
      <w:r w:rsidRPr="00C56655">
        <w:fldChar w:fldCharType="end"/>
      </w:r>
      <w:r w:rsidRPr="00C56655">
        <w:t>).</w:t>
      </w:r>
    </w:p>
    <w:tbl>
      <w:tblPr>
        <w:tblW w:w="0" w:type="auto"/>
        <w:tblInd w:w="454"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57" w:type="dxa"/>
          <w:right w:w="57" w:type="dxa"/>
        </w:tblCellMar>
        <w:tblLook w:val="04A0" w:firstRow="1" w:lastRow="0" w:firstColumn="1" w:lastColumn="0" w:noHBand="0" w:noVBand="1"/>
      </w:tblPr>
      <w:tblGrid>
        <w:gridCol w:w="2122"/>
      </w:tblGrid>
      <w:tr w:rsidR="007B1AEA" w:rsidRPr="00C56655" w14:paraId="3B329731" w14:textId="77777777" w:rsidTr="001820B4">
        <w:trPr>
          <w:trHeight w:val="227"/>
        </w:trPr>
        <w:tc>
          <w:tcPr>
            <w:tcW w:w="2122" w:type="dxa"/>
            <w:shd w:val="clear" w:color="auto" w:fill="D9D9D9" w:themeFill="background1" w:themeFillShade="D9"/>
            <w:noWrap/>
            <w:vAlign w:val="center"/>
            <w:hideMark/>
          </w:tcPr>
          <w:p w14:paraId="14953583" w14:textId="3567ECE4" w:rsidR="007B1AEA" w:rsidRPr="00C56655" w:rsidRDefault="007B1AEA" w:rsidP="001820B4">
            <w:pPr>
              <w:keepNext/>
              <w:keepLines/>
              <w:spacing w:before="20" w:after="20" w:line="240" w:lineRule="auto"/>
              <w:jc w:val="left"/>
              <w:rPr>
                <w:rFonts w:ascii="Calibri" w:hAnsi="Calibri" w:cs="Calibri"/>
                <w:b/>
                <w:bCs/>
                <w:color w:val="000000"/>
                <w:sz w:val="20"/>
                <w:lang w:eastAsia="en-GB"/>
              </w:rPr>
            </w:pPr>
            <w:r w:rsidRPr="00C56655">
              <w:rPr>
                <w:rFonts w:ascii="Calibri" w:hAnsi="Calibri" w:cs="Calibri"/>
                <w:b/>
                <w:bCs/>
                <w:color w:val="000000"/>
                <w:sz w:val="20"/>
              </w:rPr>
              <w:t>ProjectPhase</w:t>
            </w:r>
          </w:p>
        </w:tc>
      </w:tr>
      <w:tr w:rsidR="007B1AEA" w:rsidRPr="00C56655" w14:paraId="6B262194" w14:textId="77777777" w:rsidTr="001820B4">
        <w:trPr>
          <w:trHeight w:val="227"/>
        </w:trPr>
        <w:tc>
          <w:tcPr>
            <w:tcW w:w="2122" w:type="dxa"/>
            <w:shd w:val="clear" w:color="auto" w:fill="auto"/>
            <w:noWrap/>
            <w:vAlign w:val="center"/>
            <w:hideMark/>
          </w:tcPr>
          <w:p w14:paraId="1EDEF9E9" w14:textId="2D6E626C" w:rsidR="007B1AEA" w:rsidRPr="00C56655" w:rsidRDefault="007B1AEA" w:rsidP="001820B4">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1 - Concept</w:t>
            </w:r>
          </w:p>
        </w:tc>
      </w:tr>
      <w:tr w:rsidR="007B1AEA" w:rsidRPr="00C56655" w14:paraId="150E4831" w14:textId="77777777" w:rsidTr="001820B4">
        <w:trPr>
          <w:trHeight w:val="227"/>
        </w:trPr>
        <w:tc>
          <w:tcPr>
            <w:tcW w:w="2122" w:type="dxa"/>
            <w:shd w:val="clear" w:color="auto" w:fill="auto"/>
            <w:noWrap/>
            <w:vAlign w:val="center"/>
            <w:hideMark/>
          </w:tcPr>
          <w:p w14:paraId="30E324FA" w14:textId="086A8A72" w:rsidR="007B1AEA" w:rsidRPr="00C56655" w:rsidRDefault="007B1AEA" w:rsidP="001820B4">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2 - Concept, Basic</w:t>
            </w:r>
          </w:p>
        </w:tc>
      </w:tr>
      <w:tr w:rsidR="007B1AEA" w:rsidRPr="00C56655" w14:paraId="35042C1D" w14:textId="77777777" w:rsidTr="001820B4">
        <w:trPr>
          <w:trHeight w:val="227"/>
        </w:trPr>
        <w:tc>
          <w:tcPr>
            <w:tcW w:w="2122" w:type="dxa"/>
            <w:shd w:val="clear" w:color="auto" w:fill="auto"/>
            <w:noWrap/>
            <w:vAlign w:val="center"/>
            <w:hideMark/>
          </w:tcPr>
          <w:p w14:paraId="5FF42A35" w14:textId="19DD02A4" w:rsidR="007B1AEA" w:rsidRPr="00C56655" w:rsidRDefault="007B1AEA" w:rsidP="001820B4">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3 - Basic, Detail</w:t>
            </w:r>
          </w:p>
        </w:tc>
      </w:tr>
      <w:tr w:rsidR="007B1AEA" w:rsidRPr="00C56655" w14:paraId="0674CB75" w14:textId="77777777" w:rsidTr="001820B4">
        <w:trPr>
          <w:trHeight w:val="227"/>
        </w:trPr>
        <w:tc>
          <w:tcPr>
            <w:tcW w:w="2122" w:type="dxa"/>
            <w:shd w:val="clear" w:color="auto" w:fill="auto"/>
            <w:noWrap/>
            <w:vAlign w:val="center"/>
            <w:hideMark/>
          </w:tcPr>
          <w:p w14:paraId="7C1D2DD9" w14:textId="799CAB4E" w:rsidR="007B1AEA" w:rsidRPr="00C56655" w:rsidRDefault="007B1AEA" w:rsidP="001820B4">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4 - Detail</w:t>
            </w:r>
          </w:p>
        </w:tc>
      </w:tr>
      <w:tr w:rsidR="007B1AEA" w:rsidRPr="00C56655" w14:paraId="6DB05161" w14:textId="77777777" w:rsidTr="001820B4">
        <w:trPr>
          <w:trHeight w:val="227"/>
        </w:trPr>
        <w:tc>
          <w:tcPr>
            <w:tcW w:w="2122" w:type="dxa"/>
            <w:shd w:val="clear" w:color="auto" w:fill="auto"/>
            <w:noWrap/>
            <w:vAlign w:val="center"/>
          </w:tcPr>
          <w:p w14:paraId="3106D1ED" w14:textId="0A64B6D1" w:rsidR="007B1AEA" w:rsidRPr="00C56655" w:rsidRDefault="007B1AEA" w:rsidP="001820B4">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5 - Concept, Basic, Detail</w:t>
            </w:r>
          </w:p>
        </w:tc>
      </w:tr>
      <w:tr w:rsidR="007B1AEA" w:rsidRPr="00C56655" w14:paraId="549D23BA" w14:textId="77777777" w:rsidTr="001820B4">
        <w:trPr>
          <w:trHeight w:val="227"/>
        </w:trPr>
        <w:tc>
          <w:tcPr>
            <w:tcW w:w="2122" w:type="dxa"/>
            <w:shd w:val="clear" w:color="auto" w:fill="auto"/>
            <w:noWrap/>
            <w:vAlign w:val="center"/>
          </w:tcPr>
          <w:p w14:paraId="414A25E9" w14:textId="54C61D8E" w:rsidR="007B1AEA" w:rsidRPr="00C56655" w:rsidRDefault="007B1AEA" w:rsidP="001820B4">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6 - n/a</w:t>
            </w:r>
          </w:p>
        </w:tc>
      </w:tr>
    </w:tbl>
    <w:p w14:paraId="587B0C41" w14:textId="77777777" w:rsidR="007B1AEA" w:rsidRPr="00C56655" w:rsidRDefault="007B1AEA" w:rsidP="007B1AEA">
      <w:pPr>
        <w:spacing w:after="0"/>
        <w:rPr>
          <w:sz w:val="16"/>
          <w:szCs w:val="16"/>
        </w:rPr>
      </w:pPr>
    </w:p>
    <w:p w14:paraId="0F9E530C" w14:textId="77777777" w:rsidR="00C31C5F" w:rsidRPr="00C56655" w:rsidRDefault="00C31C5F" w:rsidP="00421E6B">
      <w:pPr>
        <w:keepNext/>
        <w:numPr>
          <w:ilvl w:val="0"/>
          <w:numId w:val="24"/>
        </w:numPr>
      </w:pPr>
      <w:r w:rsidRPr="00C56655">
        <w:t>Resources</w:t>
      </w:r>
    </w:p>
    <w:p w14:paraId="47E4BEE3" w14:textId="1C8C3F31" w:rsidR="00C31C5F" w:rsidRPr="00C56655" w:rsidRDefault="00C31C5F" w:rsidP="00C31C5F">
      <w:pPr>
        <w:pStyle w:val="NormalIndent"/>
        <w:keepNext/>
      </w:pPr>
      <w:r w:rsidRPr="00C56655">
        <w:t>This table defines all the available resources if competency validation is not enabled. It is used to populate the resource drop</w:t>
      </w:r>
      <w:r w:rsidRPr="00C56655">
        <w:noBreakHyphen/>
        <w:t>down list when using the Update Document utility (paragraphs </w:t>
      </w:r>
      <w:r w:rsidRPr="00C56655">
        <w:fldChar w:fldCharType="begin"/>
      </w:r>
      <w:r w:rsidRPr="00C56655">
        <w:instrText xml:space="preserve"> REF _Ref387961503 \r \h </w:instrText>
      </w:r>
      <w:r w:rsidRPr="00C56655">
        <w:fldChar w:fldCharType="separate"/>
      </w:r>
      <w:r w:rsidR="00C56655">
        <w:t>4.3.1.1.1.2</w:t>
      </w:r>
      <w:r w:rsidRPr="00C56655">
        <w:fldChar w:fldCharType="end"/>
      </w:r>
      <w:r w:rsidRPr="00C56655">
        <w:t xml:space="preserve">, </w:t>
      </w:r>
      <w:r w:rsidRPr="00C56655">
        <w:fldChar w:fldCharType="begin"/>
      </w:r>
      <w:r w:rsidRPr="00C56655">
        <w:instrText xml:space="preserve"> REF _Ref400282796 \r \h </w:instrText>
      </w:r>
      <w:r w:rsidRPr="00C56655">
        <w:fldChar w:fldCharType="separate"/>
      </w:r>
      <w:r w:rsidR="00C56655">
        <w:t>4.3.1.1.2.2</w:t>
      </w:r>
      <w:r w:rsidRPr="00C56655">
        <w:fldChar w:fldCharType="end"/>
      </w:r>
      <w:r w:rsidRPr="00C56655">
        <w:t xml:space="preserve"> and </w:t>
      </w:r>
      <w:r w:rsidRPr="00C56655">
        <w:fldChar w:fldCharType="begin"/>
      </w:r>
      <w:r w:rsidRPr="00C56655">
        <w:instrText xml:space="preserve"> REF _Ref400282861 \r \h </w:instrText>
      </w:r>
      <w:r w:rsidRPr="00C56655">
        <w:fldChar w:fldCharType="separate"/>
      </w:r>
      <w:r w:rsidR="00C56655">
        <w:t>4.3.1.1.3.1</w:t>
      </w:r>
      <w:r w:rsidRPr="00C56655">
        <w:fldChar w:fldCharType="end"/>
      </w:r>
      <w:r w:rsidRPr="00C56655">
        <w:t>).</w:t>
      </w:r>
    </w:p>
    <w:tbl>
      <w:tblPr>
        <w:tblW w:w="0" w:type="auto"/>
        <w:tblInd w:w="454"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57" w:type="dxa"/>
          <w:right w:w="57" w:type="dxa"/>
        </w:tblCellMar>
        <w:tblLook w:val="04A0" w:firstRow="1" w:lastRow="0" w:firstColumn="1" w:lastColumn="0" w:noHBand="0" w:noVBand="1"/>
      </w:tblPr>
      <w:tblGrid>
        <w:gridCol w:w="1432"/>
        <w:gridCol w:w="1487"/>
        <w:gridCol w:w="2956"/>
      </w:tblGrid>
      <w:tr w:rsidR="007B1AEA" w:rsidRPr="00C56655" w14:paraId="6ABA1CA8" w14:textId="77777777" w:rsidTr="001820B4">
        <w:trPr>
          <w:trHeight w:val="227"/>
        </w:trPr>
        <w:tc>
          <w:tcPr>
            <w:tcW w:w="1432" w:type="dxa"/>
            <w:shd w:val="clear" w:color="auto" w:fill="D9D9D9" w:themeFill="background1" w:themeFillShade="D9"/>
            <w:vAlign w:val="center"/>
          </w:tcPr>
          <w:p w14:paraId="7FF44ABA" w14:textId="6E07144E" w:rsidR="007B1AEA" w:rsidRPr="00C56655" w:rsidRDefault="007B1AEA" w:rsidP="001820B4">
            <w:pPr>
              <w:keepNext/>
              <w:keepLines/>
              <w:spacing w:before="20" w:after="20" w:line="240" w:lineRule="auto"/>
              <w:jc w:val="left"/>
              <w:rPr>
                <w:rFonts w:ascii="Calibri" w:hAnsi="Calibri" w:cs="Calibri"/>
                <w:b/>
                <w:bCs/>
                <w:color w:val="000000"/>
                <w:sz w:val="20"/>
              </w:rPr>
            </w:pPr>
            <w:r w:rsidRPr="00C56655">
              <w:rPr>
                <w:rFonts w:ascii="Calibri" w:hAnsi="Calibri" w:cs="Calibri"/>
                <w:b/>
                <w:bCs/>
                <w:color w:val="000000"/>
                <w:sz w:val="20"/>
              </w:rPr>
              <w:t>ID_Number</w:t>
            </w:r>
          </w:p>
        </w:tc>
        <w:tc>
          <w:tcPr>
            <w:tcW w:w="1487" w:type="dxa"/>
            <w:shd w:val="clear" w:color="auto" w:fill="D9D9D9" w:themeFill="background1" w:themeFillShade="D9"/>
            <w:vAlign w:val="center"/>
          </w:tcPr>
          <w:p w14:paraId="5BFA8D5C" w14:textId="24F3F63F" w:rsidR="007B1AEA" w:rsidRPr="00C56655" w:rsidRDefault="007B1AEA" w:rsidP="001820B4">
            <w:pPr>
              <w:keepNext/>
              <w:keepLines/>
              <w:spacing w:before="20" w:after="20" w:line="240" w:lineRule="auto"/>
              <w:jc w:val="left"/>
              <w:rPr>
                <w:rFonts w:ascii="Calibri" w:hAnsi="Calibri" w:cs="Calibri"/>
                <w:b/>
                <w:bCs/>
                <w:color w:val="000000"/>
                <w:sz w:val="20"/>
              </w:rPr>
            </w:pPr>
            <w:r w:rsidRPr="00C56655">
              <w:rPr>
                <w:rFonts w:ascii="Calibri" w:hAnsi="Calibri" w:cs="Calibri"/>
                <w:b/>
                <w:bCs/>
                <w:color w:val="000000"/>
                <w:sz w:val="20"/>
              </w:rPr>
              <w:t>Person</w:t>
            </w:r>
          </w:p>
        </w:tc>
        <w:tc>
          <w:tcPr>
            <w:tcW w:w="2956" w:type="dxa"/>
            <w:shd w:val="clear" w:color="auto" w:fill="D9D9D9" w:themeFill="background1" w:themeFillShade="D9"/>
            <w:noWrap/>
            <w:vAlign w:val="center"/>
            <w:hideMark/>
          </w:tcPr>
          <w:p w14:paraId="4FD2F2D1" w14:textId="6817BF64" w:rsidR="007B1AEA" w:rsidRPr="00C56655" w:rsidRDefault="007B1AEA" w:rsidP="001820B4">
            <w:pPr>
              <w:keepNext/>
              <w:keepLines/>
              <w:spacing w:before="20" w:after="20" w:line="240" w:lineRule="auto"/>
              <w:jc w:val="left"/>
              <w:rPr>
                <w:rFonts w:ascii="Calibri" w:hAnsi="Calibri" w:cs="Calibri"/>
                <w:b/>
                <w:bCs/>
                <w:color w:val="000000"/>
                <w:sz w:val="20"/>
                <w:lang w:eastAsia="en-GB"/>
              </w:rPr>
            </w:pPr>
            <w:r w:rsidRPr="00C56655">
              <w:rPr>
                <w:rFonts w:ascii="Calibri" w:hAnsi="Calibri" w:cs="Calibri"/>
                <w:b/>
                <w:bCs/>
                <w:color w:val="000000"/>
                <w:sz w:val="20"/>
              </w:rPr>
              <w:t>Person &amp; ID_Number</w:t>
            </w:r>
          </w:p>
        </w:tc>
      </w:tr>
      <w:tr w:rsidR="007B1AEA" w:rsidRPr="00C56655" w14:paraId="368B65B5" w14:textId="77777777" w:rsidTr="001820B4">
        <w:trPr>
          <w:trHeight w:val="227"/>
        </w:trPr>
        <w:tc>
          <w:tcPr>
            <w:tcW w:w="1432" w:type="dxa"/>
            <w:vAlign w:val="center"/>
          </w:tcPr>
          <w:p w14:paraId="0E743E60" w14:textId="5D816B6A" w:rsidR="007B1AEA" w:rsidRPr="00C56655" w:rsidRDefault="007B1AEA" w:rsidP="001820B4">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6705033333558</w:t>
            </w:r>
          </w:p>
        </w:tc>
        <w:tc>
          <w:tcPr>
            <w:tcW w:w="1487" w:type="dxa"/>
            <w:vAlign w:val="center"/>
          </w:tcPr>
          <w:p w14:paraId="4D630107" w14:textId="082A87AD" w:rsidR="007B1AEA" w:rsidRPr="00C56655" w:rsidRDefault="007B1AEA" w:rsidP="001820B4">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Piet Pompies</w:t>
            </w:r>
          </w:p>
        </w:tc>
        <w:tc>
          <w:tcPr>
            <w:tcW w:w="2956" w:type="dxa"/>
            <w:shd w:val="clear" w:color="auto" w:fill="auto"/>
            <w:noWrap/>
            <w:vAlign w:val="center"/>
            <w:hideMark/>
          </w:tcPr>
          <w:p w14:paraId="00EA45FB" w14:textId="3A0D768D" w:rsidR="007B1AEA" w:rsidRPr="00C56655" w:rsidRDefault="007B1AEA" w:rsidP="001820B4">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Piet Pompies - 6705033333558</w:t>
            </w:r>
          </w:p>
        </w:tc>
      </w:tr>
      <w:tr w:rsidR="007B1AEA" w:rsidRPr="00C56655" w14:paraId="7D4F611F" w14:textId="77777777" w:rsidTr="001820B4">
        <w:trPr>
          <w:trHeight w:val="227"/>
        </w:trPr>
        <w:tc>
          <w:tcPr>
            <w:tcW w:w="1432" w:type="dxa"/>
            <w:vAlign w:val="center"/>
          </w:tcPr>
          <w:p w14:paraId="6534A664" w14:textId="108CCA29" w:rsidR="007B1AEA" w:rsidRPr="00C56655" w:rsidRDefault="007B1AEA" w:rsidP="001820B4">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6402224444669</w:t>
            </w:r>
          </w:p>
        </w:tc>
        <w:tc>
          <w:tcPr>
            <w:tcW w:w="1487" w:type="dxa"/>
            <w:vAlign w:val="center"/>
          </w:tcPr>
          <w:p w14:paraId="19D8CBDC" w14:textId="63009C90" w:rsidR="007B1AEA" w:rsidRPr="00C56655" w:rsidRDefault="007B1AEA" w:rsidP="001820B4">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John Doe</w:t>
            </w:r>
          </w:p>
        </w:tc>
        <w:tc>
          <w:tcPr>
            <w:tcW w:w="2956" w:type="dxa"/>
            <w:shd w:val="clear" w:color="auto" w:fill="auto"/>
            <w:noWrap/>
            <w:vAlign w:val="center"/>
            <w:hideMark/>
          </w:tcPr>
          <w:p w14:paraId="1CC99B16" w14:textId="25725D23" w:rsidR="007B1AEA" w:rsidRPr="00C56655" w:rsidRDefault="007B1AEA" w:rsidP="001820B4">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John Doe - 6402224444669</w:t>
            </w:r>
          </w:p>
        </w:tc>
      </w:tr>
      <w:tr w:rsidR="007B1AEA" w:rsidRPr="00C56655" w14:paraId="6C0CBFF1" w14:textId="77777777" w:rsidTr="001820B4">
        <w:trPr>
          <w:trHeight w:val="227"/>
        </w:trPr>
        <w:tc>
          <w:tcPr>
            <w:tcW w:w="1432" w:type="dxa"/>
            <w:vAlign w:val="center"/>
          </w:tcPr>
          <w:p w14:paraId="4A787680" w14:textId="53551455" w:rsidR="007B1AEA" w:rsidRPr="00C56655" w:rsidRDefault="007B1AEA" w:rsidP="001820B4">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9404301234670</w:t>
            </w:r>
          </w:p>
        </w:tc>
        <w:tc>
          <w:tcPr>
            <w:tcW w:w="1487" w:type="dxa"/>
            <w:vAlign w:val="center"/>
          </w:tcPr>
          <w:p w14:paraId="140E2FFC" w14:textId="6C73320B" w:rsidR="007B1AEA" w:rsidRPr="00C56655" w:rsidRDefault="007B1AEA" w:rsidP="001820B4">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Another Brother</w:t>
            </w:r>
          </w:p>
        </w:tc>
        <w:tc>
          <w:tcPr>
            <w:tcW w:w="2956" w:type="dxa"/>
            <w:shd w:val="clear" w:color="auto" w:fill="auto"/>
            <w:noWrap/>
            <w:vAlign w:val="center"/>
            <w:hideMark/>
          </w:tcPr>
          <w:p w14:paraId="694DE310" w14:textId="1AA6B161" w:rsidR="007B1AEA" w:rsidRPr="00C56655" w:rsidRDefault="007B1AEA" w:rsidP="001820B4">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Another Brother - 9404301234670</w:t>
            </w:r>
          </w:p>
        </w:tc>
      </w:tr>
      <w:tr w:rsidR="007B1AEA" w:rsidRPr="00C56655" w14:paraId="025D8B97" w14:textId="77777777" w:rsidTr="001820B4">
        <w:trPr>
          <w:trHeight w:val="227"/>
        </w:trPr>
        <w:tc>
          <w:tcPr>
            <w:tcW w:w="1432" w:type="dxa"/>
            <w:vAlign w:val="center"/>
          </w:tcPr>
          <w:p w14:paraId="29997E07" w14:textId="0E714167" w:rsidR="007B1AEA" w:rsidRPr="00C56655" w:rsidRDefault="007B1AEA" w:rsidP="001820B4">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8702013473555</w:t>
            </w:r>
          </w:p>
        </w:tc>
        <w:tc>
          <w:tcPr>
            <w:tcW w:w="1487" w:type="dxa"/>
            <w:vAlign w:val="center"/>
          </w:tcPr>
          <w:p w14:paraId="41DA65C0" w14:textId="1414A919" w:rsidR="007B1AEA" w:rsidRPr="00C56655" w:rsidRDefault="007B1AEA" w:rsidP="001820B4">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Koos Koekemoer</w:t>
            </w:r>
          </w:p>
        </w:tc>
        <w:tc>
          <w:tcPr>
            <w:tcW w:w="2956" w:type="dxa"/>
            <w:shd w:val="clear" w:color="auto" w:fill="auto"/>
            <w:noWrap/>
            <w:vAlign w:val="center"/>
            <w:hideMark/>
          </w:tcPr>
          <w:p w14:paraId="402C664E" w14:textId="00E50E02" w:rsidR="007B1AEA" w:rsidRPr="00C56655" w:rsidRDefault="007B1AEA" w:rsidP="001820B4">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Koos Koekemoer - 8702013473555</w:t>
            </w:r>
          </w:p>
        </w:tc>
      </w:tr>
    </w:tbl>
    <w:p w14:paraId="6CEF817F" w14:textId="77777777" w:rsidR="00642865" w:rsidRPr="00C56655" w:rsidRDefault="00642865" w:rsidP="00642865">
      <w:pPr>
        <w:spacing w:after="0"/>
        <w:rPr>
          <w:sz w:val="16"/>
          <w:szCs w:val="16"/>
        </w:rPr>
      </w:pPr>
      <w:bookmarkStart w:id="594" w:name="_Ref513059506"/>
    </w:p>
    <w:p w14:paraId="156EE7A2" w14:textId="0602ADFF" w:rsidR="00505FBB" w:rsidRPr="00C56655" w:rsidRDefault="00505FBB" w:rsidP="00505FBB">
      <w:pPr>
        <w:pStyle w:val="Heading2"/>
      </w:pPr>
      <w:bookmarkStart w:id="595" w:name="_Ref513123255"/>
      <w:bookmarkStart w:id="596" w:name="_Toc513580768"/>
      <w:ins w:id="597" w:author="J A Odendaal" w:date="2018-05-02T21:18:00Z">
        <w:r w:rsidRPr="00C56655">
          <w:t>Clauses Database</w:t>
        </w:r>
      </w:ins>
      <w:bookmarkEnd w:id="594"/>
      <w:bookmarkEnd w:id="595"/>
      <w:bookmarkEnd w:id="596"/>
    </w:p>
    <w:p w14:paraId="37D702AA" w14:textId="77777777" w:rsidR="0017180B" w:rsidRPr="00C56655" w:rsidRDefault="0017180B" w:rsidP="0017180B">
      <w:pPr>
        <w:pStyle w:val="Heading3"/>
        <w:rPr>
          <w:ins w:id="598" w:author="J A Odendaal" w:date="2018-05-08T22:03:00Z"/>
        </w:rPr>
      </w:pPr>
      <w:bookmarkStart w:id="599" w:name="_Toc513580769"/>
      <w:ins w:id="600" w:author="J A Odendaal" w:date="2018-05-08T22:03:00Z">
        <w:r w:rsidRPr="00C56655">
          <w:t>Contents</w:t>
        </w:r>
        <w:bookmarkEnd w:id="599"/>
      </w:ins>
    </w:p>
    <w:p w14:paraId="66A84696" w14:textId="776034D3" w:rsidR="003E6517" w:rsidRPr="00C56655" w:rsidRDefault="004A082B" w:rsidP="00505FBB">
      <w:pPr>
        <w:rPr>
          <w:ins w:id="601" w:author="J A Odendaal" w:date="2018-05-03T12:50:00Z"/>
        </w:rPr>
      </w:pPr>
      <w:ins w:id="602" w:author="J A Odendaal" w:date="2018-05-02T21:45:00Z">
        <w:r w:rsidRPr="00C56655">
          <w:t>The clauses database (paragraph </w:t>
        </w:r>
        <w:r w:rsidRPr="00C56655">
          <w:fldChar w:fldCharType="begin"/>
        </w:r>
        <w:r w:rsidRPr="00C56655">
          <w:instrText xml:space="preserve"> REF _Ref513059914 \r \h </w:instrText>
        </w:r>
      </w:ins>
      <w:ins w:id="603" w:author="J A Odendaal" w:date="2018-05-02T21:45:00Z">
        <w:r w:rsidRPr="00C56655">
          <w:fldChar w:fldCharType="separate"/>
        </w:r>
      </w:ins>
      <w:r w:rsidR="00C56655">
        <w:t>2.1.6</w:t>
      </w:r>
      <w:ins w:id="604" w:author="J A Odendaal" w:date="2018-05-02T21:45:00Z">
        <w:r w:rsidRPr="00C56655">
          <w:fldChar w:fldCharType="end"/>
        </w:r>
        <w:r w:rsidRPr="00C56655">
          <w:t xml:space="preserve">) contains formal company specific clauses for any given category of information. </w:t>
        </w:r>
      </w:ins>
      <w:ins w:id="605" w:author="J A Odendaal" w:date="2018-05-02T21:47:00Z">
        <w:r w:rsidRPr="00C56655">
          <w:t>It may be edited by any user, but all changes will be overwritten when the Automated Template System is updated. It is thus important to centrally manage and change this database and distribute it via the Automated T</w:t>
        </w:r>
        <w:r w:rsidR="003E6517" w:rsidRPr="00C56655">
          <w:t>emplate System release package.</w:t>
        </w:r>
      </w:ins>
    </w:p>
    <w:p w14:paraId="171916E0" w14:textId="77777777" w:rsidR="003E6517" w:rsidRPr="00C56655" w:rsidRDefault="004A082B" w:rsidP="00505FBB">
      <w:pPr>
        <w:rPr>
          <w:ins w:id="606" w:author="J A Odendaal" w:date="2018-05-03T12:52:00Z"/>
        </w:rPr>
      </w:pPr>
      <w:ins w:id="607" w:author="J A Odendaal" w:date="2018-05-02T21:47:00Z">
        <w:r w:rsidRPr="00C56655">
          <w:t xml:space="preserve">This database only consists of one table, </w:t>
        </w:r>
      </w:ins>
      <w:ins w:id="608" w:author="J A Odendaal" w:date="2018-05-03T12:52:00Z">
        <w:r w:rsidR="003E6517" w:rsidRPr="00C56655">
          <w:t>shown with pre</w:t>
        </w:r>
        <w:r w:rsidR="003E6517" w:rsidRPr="00C56655">
          <w:noBreakHyphen/>
          <w:t>populated example data:</w:t>
        </w:r>
      </w:ins>
    </w:p>
    <w:p w14:paraId="6D9F58DC" w14:textId="197E2393" w:rsidR="003E6517" w:rsidRPr="00C56655" w:rsidRDefault="003E6517" w:rsidP="00C55A27">
      <w:pPr>
        <w:keepNext/>
        <w:numPr>
          <w:ilvl w:val="0"/>
          <w:numId w:val="45"/>
        </w:numPr>
        <w:rPr>
          <w:ins w:id="609" w:author="J A Odendaal" w:date="2018-05-03T12:52:00Z"/>
        </w:rPr>
      </w:pPr>
      <w:ins w:id="610" w:author="J A Odendaal" w:date="2018-05-03T12:53:00Z">
        <w:r w:rsidRPr="00C56655">
          <w:lastRenderedPageBreak/>
          <w:t>Clauses</w:t>
        </w:r>
      </w:ins>
    </w:p>
    <w:p w14:paraId="5AB8FE5A" w14:textId="1C647600" w:rsidR="00505FBB" w:rsidRPr="00C56655" w:rsidRDefault="00693A48" w:rsidP="003E6517">
      <w:pPr>
        <w:pStyle w:val="NormalIndent"/>
      </w:pPr>
      <w:ins w:id="611" w:author="J A Odendaal" w:date="2018-05-03T12:54:00Z">
        <w:r w:rsidRPr="00C56655">
          <w:t>This table</w:t>
        </w:r>
      </w:ins>
      <w:ins w:id="612" w:author="J A Odendaal" w:date="2018-05-02T21:47:00Z">
        <w:r w:rsidR="004A082B" w:rsidRPr="00C56655">
          <w:t xml:space="preserve"> defines the contents of the </w:t>
        </w:r>
      </w:ins>
      <w:ins w:id="613" w:author="J A Odendaal" w:date="2018-05-02T21:48:00Z">
        <w:r w:rsidR="00317595" w:rsidRPr="00C56655">
          <w:t xml:space="preserve">Category &amp; Clause Name panel </w:t>
        </w:r>
      </w:ins>
      <w:ins w:id="614" w:author="J A Odendaal" w:date="2018-05-02T21:47:00Z">
        <w:r w:rsidR="004A082B" w:rsidRPr="00C56655">
          <w:t xml:space="preserve">when using the </w:t>
        </w:r>
      </w:ins>
      <w:ins w:id="615" w:author="J A Odendaal" w:date="2018-05-02T21:49:00Z">
        <w:r w:rsidR="00317595" w:rsidRPr="00C56655">
          <w:t>Clauses utility (paragraph </w:t>
        </w:r>
        <w:r w:rsidR="00317595" w:rsidRPr="00C56655">
          <w:fldChar w:fldCharType="begin"/>
        </w:r>
        <w:r w:rsidR="00317595" w:rsidRPr="00C56655">
          <w:instrText xml:space="preserve"> REF _Ref513060210 \r \h </w:instrText>
        </w:r>
      </w:ins>
      <w:ins w:id="616" w:author="J A Odendaal" w:date="2018-05-02T21:49:00Z">
        <w:r w:rsidR="00317595" w:rsidRPr="00C56655">
          <w:fldChar w:fldCharType="separate"/>
        </w:r>
      </w:ins>
      <w:r w:rsidR="00C56655">
        <w:t>4.3.5.7</w:t>
      </w:r>
      <w:ins w:id="617" w:author="J A Odendaal" w:date="2018-05-02T21:49:00Z">
        <w:r w:rsidR="00317595" w:rsidRPr="00C56655">
          <w:fldChar w:fldCharType="end"/>
        </w:r>
        <w:r w:rsidR="00317595" w:rsidRPr="00C56655">
          <w:t>)</w:t>
        </w:r>
      </w:ins>
      <w:ins w:id="618" w:author="J A Odendaal" w:date="2018-05-02T21:47:00Z">
        <w:r w:rsidR="004A082B" w:rsidRPr="00C56655">
          <w:t xml:space="preserve">. The </w:t>
        </w:r>
      </w:ins>
      <w:ins w:id="619" w:author="J A Odendaal" w:date="2018-05-02T21:49:00Z">
        <w:r w:rsidR="00317595" w:rsidRPr="00C56655">
          <w:t xml:space="preserve">associated text </w:t>
        </w:r>
      </w:ins>
      <w:ins w:id="620" w:author="J A Odendaal" w:date="2018-05-03T12:54:00Z">
        <w:r w:rsidRPr="00C56655">
          <w:t xml:space="preserve">in the Text column </w:t>
        </w:r>
      </w:ins>
      <w:ins w:id="621" w:author="J A Odendaal" w:date="2018-05-02T21:49:00Z">
        <w:r w:rsidR="00317595" w:rsidRPr="00C56655">
          <w:t xml:space="preserve">is </w:t>
        </w:r>
      </w:ins>
      <w:ins w:id="622" w:author="J A Odendaal" w:date="2018-05-02T21:51:00Z">
        <w:r w:rsidR="00317595" w:rsidRPr="00C56655">
          <w:t xml:space="preserve">then </w:t>
        </w:r>
      </w:ins>
      <w:ins w:id="623" w:author="J A Odendaal" w:date="2018-05-02T21:49:00Z">
        <w:r w:rsidR="00317595" w:rsidRPr="00C56655">
          <w:t xml:space="preserve">inserted as the </w:t>
        </w:r>
      </w:ins>
      <w:ins w:id="624" w:author="J A Odendaal" w:date="2018-05-02T21:50:00Z">
        <w:r w:rsidR="00317595" w:rsidRPr="00C56655">
          <w:t xml:space="preserve">contents of </w:t>
        </w:r>
      </w:ins>
      <w:ins w:id="625" w:author="J A Odendaal" w:date="2018-05-03T12:55:00Z">
        <w:r w:rsidRPr="00C56655">
          <w:t xml:space="preserve">user </w:t>
        </w:r>
      </w:ins>
      <w:ins w:id="626" w:author="J A Odendaal" w:date="2018-05-02T21:50:00Z">
        <w:r w:rsidR="00317595" w:rsidRPr="00C56655">
          <w:t>embedded Rich Text Content Controls in documents based on any of the default Main, Form or Letter Microsoft Word templates</w:t>
        </w:r>
      </w:ins>
      <w:ins w:id="627" w:author="J A Odendaal" w:date="2018-05-02T21:47:00Z">
        <w:r w:rsidR="004A082B" w:rsidRPr="00C56655">
          <w:t>.</w:t>
        </w:r>
      </w:ins>
    </w:p>
    <w:tbl>
      <w:tblPr>
        <w:tblW w:w="0" w:type="auto"/>
        <w:tblInd w:w="454"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57" w:type="dxa"/>
          <w:right w:w="57" w:type="dxa"/>
        </w:tblCellMar>
        <w:tblLook w:val="04A0" w:firstRow="1" w:lastRow="0" w:firstColumn="1" w:lastColumn="0" w:noHBand="0" w:noVBand="1"/>
      </w:tblPr>
      <w:tblGrid>
        <w:gridCol w:w="456"/>
        <w:gridCol w:w="1211"/>
        <w:gridCol w:w="1211"/>
        <w:gridCol w:w="4997"/>
        <w:gridCol w:w="1423"/>
      </w:tblGrid>
      <w:tr w:rsidR="00BD2FC4" w:rsidRPr="00C56655" w14:paraId="58E4C6C9" w14:textId="4C7D4424" w:rsidTr="00C941E8">
        <w:trPr>
          <w:cantSplit/>
          <w:trHeight w:val="227"/>
          <w:tblHeader/>
        </w:trPr>
        <w:tc>
          <w:tcPr>
            <w:tcW w:w="456" w:type="dxa"/>
            <w:shd w:val="clear" w:color="auto" w:fill="D9D9D9" w:themeFill="background1" w:themeFillShade="D9"/>
            <w:noWrap/>
          </w:tcPr>
          <w:p w14:paraId="0F482D58" w14:textId="77777777" w:rsidR="00BD2FC4" w:rsidRPr="00C56655" w:rsidRDefault="00BD2FC4" w:rsidP="00C941E8">
            <w:pPr>
              <w:keepNext/>
              <w:spacing w:before="20" w:after="20" w:line="240" w:lineRule="auto"/>
              <w:jc w:val="left"/>
              <w:rPr>
                <w:rFonts w:ascii="Calibri" w:hAnsi="Calibri" w:cs="Calibri"/>
                <w:b/>
                <w:bCs/>
                <w:color w:val="000000"/>
                <w:sz w:val="20"/>
                <w:szCs w:val="22"/>
                <w:lang w:eastAsia="en-GB"/>
              </w:rPr>
            </w:pPr>
            <w:ins w:id="628" w:author="J A Odendaal" w:date="2018-05-02T21:45:00Z">
              <w:r w:rsidRPr="00C56655">
                <w:rPr>
                  <w:rFonts w:ascii="Calibri" w:hAnsi="Calibri" w:cs="Calibri"/>
                  <w:b/>
                  <w:bCs/>
                  <w:color w:val="000000"/>
                  <w:sz w:val="20"/>
                  <w:szCs w:val="22"/>
                  <w:lang w:eastAsia="en-GB"/>
                </w:rPr>
                <w:t>Line</w:t>
              </w:r>
            </w:ins>
          </w:p>
        </w:tc>
        <w:tc>
          <w:tcPr>
            <w:tcW w:w="1211" w:type="dxa"/>
            <w:shd w:val="clear" w:color="auto" w:fill="D9D9D9" w:themeFill="background1" w:themeFillShade="D9"/>
            <w:noWrap/>
          </w:tcPr>
          <w:p w14:paraId="5F003B52" w14:textId="77777777" w:rsidR="00BD2FC4" w:rsidRPr="00C56655" w:rsidRDefault="00BD2FC4" w:rsidP="00C941E8">
            <w:pPr>
              <w:keepNext/>
              <w:spacing w:before="20" w:after="20" w:line="240" w:lineRule="auto"/>
              <w:jc w:val="left"/>
              <w:rPr>
                <w:rFonts w:ascii="Calibri" w:hAnsi="Calibri" w:cs="Calibri"/>
                <w:b/>
                <w:bCs/>
                <w:color w:val="000000"/>
                <w:sz w:val="20"/>
                <w:szCs w:val="22"/>
                <w:lang w:eastAsia="en-GB"/>
              </w:rPr>
            </w:pPr>
            <w:ins w:id="629" w:author="J A Odendaal" w:date="2018-05-02T21:45:00Z">
              <w:r w:rsidRPr="00C56655">
                <w:rPr>
                  <w:rFonts w:ascii="Calibri" w:hAnsi="Calibri" w:cs="Calibri"/>
                  <w:b/>
                  <w:bCs/>
                  <w:color w:val="000000"/>
                  <w:sz w:val="20"/>
                  <w:szCs w:val="22"/>
                  <w:lang w:eastAsia="en-GB"/>
                </w:rPr>
                <w:t>Category</w:t>
              </w:r>
            </w:ins>
          </w:p>
        </w:tc>
        <w:tc>
          <w:tcPr>
            <w:tcW w:w="1211" w:type="dxa"/>
            <w:shd w:val="clear" w:color="auto" w:fill="D9D9D9" w:themeFill="background1" w:themeFillShade="D9"/>
            <w:noWrap/>
          </w:tcPr>
          <w:p w14:paraId="26F09507" w14:textId="77777777" w:rsidR="00BD2FC4" w:rsidRPr="00C56655" w:rsidRDefault="00BD2FC4" w:rsidP="00C941E8">
            <w:pPr>
              <w:keepNext/>
              <w:spacing w:before="20" w:after="20" w:line="240" w:lineRule="auto"/>
              <w:jc w:val="left"/>
              <w:rPr>
                <w:rFonts w:ascii="Calibri" w:hAnsi="Calibri" w:cs="Calibri"/>
                <w:b/>
                <w:bCs/>
                <w:color w:val="000000"/>
                <w:sz w:val="20"/>
                <w:szCs w:val="22"/>
                <w:lang w:eastAsia="en-GB"/>
              </w:rPr>
            </w:pPr>
            <w:ins w:id="630" w:author="J A Odendaal" w:date="2018-05-02T21:45:00Z">
              <w:r w:rsidRPr="00C56655">
                <w:rPr>
                  <w:rFonts w:ascii="Calibri" w:hAnsi="Calibri" w:cs="Calibri"/>
                  <w:b/>
                  <w:bCs/>
                  <w:color w:val="000000"/>
                  <w:sz w:val="20"/>
                  <w:szCs w:val="22"/>
                  <w:lang w:eastAsia="en-GB"/>
                </w:rPr>
                <w:t>Name</w:t>
              </w:r>
            </w:ins>
          </w:p>
        </w:tc>
        <w:tc>
          <w:tcPr>
            <w:tcW w:w="4997" w:type="dxa"/>
            <w:shd w:val="clear" w:color="auto" w:fill="D9D9D9" w:themeFill="background1" w:themeFillShade="D9"/>
            <w:noWrap/>
          </w:tcPr>
          <w:p w14:paraId="7691F805" w14:textId="77777777" w:rsidR="00BD2FC4" w:rsidRPr="00C56655" w:rsidRDefault="00BD2FC4" w:rsidP="00C941E8">
            <w:pPr>
              <w:keepNext/>
              <w:spacing w:before="20" w:after="20" w:line="240" w:lineRule="auto"/>
              <w:jc w:val="left"/>
              <w:rPr>
                <w:rFonts w:ascii="Calibri" w:hAnsi="Calibri" w:cs="Calibri"/>
                <w:b/>
                <w:bCs/>
                <w:color w:val="000000"/>
                <w:sz w:val="20"/>
                <w:szCs w:val="22"/>
                <w:lang w:eastAsia="en-GB"/>
              </w:rPr>
            </w:pPr>
            <w:ins w:id="631" w:author="J A Odendaal" w:date="2018-05-02T21:45:00Z">
              <w:r w:rsidRPr="00C56655">
                <w:rPr>
                  <w:rFonts w:ascii="Calibri" w:hAnsi="Calibri" w:cs="Calibri"/>
                  <w:b/>
                  <w:bCs/>
                  <w:color w:val="000000"/>
                  <w:sz w:val="20"/>
                  <w:szCs w:val="22"/>
                  <w:lang w:eastAsia="en-GB"/>
                </w:rPr>
                <w:t>Text</w:t>
              </w:r>
            </w:ins>
          </w:p>
        </w:tc>
        <w:tc>
          <w:tcPr>
            <w:tcW w:w="1423" w:type="dxa"/>
            <w:shd w:val="clear" w:color="auto" w:fill="D9D9D9" w:themeFill="background1" w:themeFillShade="D9"/>
          </w:tcPr>
          <w:p w14:paraId="7CABE833" w14:textId="4E152F74" w:rsidR="00BD2FC4" w:rsidRPr="00C56655" w:rsidRDefault="00BD2FC4" w:rsidP="00C941E8">
            <w:pPr>
              <w:keepNext/>
              <w:spacing w:before="20" w:after="20" w:line="240" w:lineRule="auto"/>
              <w:jc w:val="left"/>
              <w:rPr>
                <w:rFonts w:ascii="Calibri" w:hAnsi="Calibri" w:cs="Calibri"/>
                <w:b/>
                <w:bCs/>
                <w:color w:val="000000"/>
                <w:sz w:val="20"/>
                <w:szCs w:val="22"/>
                <w:lang w:eastAsia="en-GB"/>
              </w:rPr>
            </w:pPr>
            <w:ins w:id="632" w:author="J A Odendaal" w:date="2018-05-08T21:54:00Z">
              <w:r w:rsidRPr="00C56655">
                <w:rPr>
                  <w:rFonts w:ascii="Calibri" w:hAnsi="Calibri" w:cs="Calibri"/>
                  <w:b/>
                  <w:bCs/>
                  <w:color w:val="000000"/>
                  <w:sz w:val="20"/>
                  <w:szCs w:val="22"/>
                </w:rPr>
                <w:t>BaseStyle</w:t>
              </w:r>
            </w:ins>
          </w:p>
        </w:tc>
      </w:tr>
      <w:tr w:rsidR="00BD2FC4" w:rsidRPr="00C56655" w14:paraId="4B025885" w14:textId="69F7E589" w:rsidTr="00C941E8">
        <w:trPr>
          <w:cantSplit/>
          <w:trHeight w:val="227"/>
        </w:trPr>
        <w:tc>
          <w:tcPr>
            <w:tcW w:w="456" w:type="dxa"/>
            <w:shd w:val="clear" w:color="auto" w:fill="auto"/>
            <w:noWrap/>
          </w:tcPr>
          <w:p w14:paraId="5BAAE74F" w14:textId="5946676A" w:rsidR="00BD2FC4" w:rsidRPr="00C56655" w:rsidRDefault="00BD2FC4" w:rsidP="00C941E8">
            <w:pPr>
              <w:keepNext/>
              <w:spacing w:before="20" w:after="20" w:line="240" w:lineRule="auto"/>
              <w:jc w:val="center"/>
              <w:rPr>
                <w:rFonts w:ascii="Calibri" w:hAnsi="Calibri" w:cs="Calibri"/>
                <w:color w:val="000000"/>
                <w:sz w:val="20"/>
                <w:szCs w:val="22"/>
                <w:lang w:eastAsia="en-GB"/>
              </w:rPr>
            </w:pPr>
            <w:ins w:id="633" w:author="J A Odendaal" w:date="2018-05-08T21:53:00Z">
              <w:r w:rsidRPr="00C56655">
                <w:rPr>
                  <w:rFonts w:ascii="Calibri" w:hAnsi="Calibri" w:cs="Calibri"/>
                  <w:color w:val="000000"/>
                  <w:sz w:val="20"/>
                  <w:szCs w:val="22"/>
                </w:rPr>
                <w:t>1</w:t>
              </w:r>
            </w:ins>
          </w:p>
        </w:tc>
        <w:tc>
          <w:tcPr>
            <w:tcW w:w="1211" w:type="dxa"/>
            <w:shd w:val="clear" w:color="auto" w:fill="auto"/>
            <w:noWrap/>
          </w:tcPr>
          <w:p w14:paraId="467896D1" w14:textId="7CFA2B8A" w:rsidR="00BD2FC4" w:rsidRPr="00C56655" w:rsidRDefault="00BD2FC4" w:rsidP="00C941E8">
            <w:pPr>
              <w:keepNext/>
              <w:spacing w:before="20" w:after="20" w:line="240" w:lineRule="auto"/>
              <w:jc w:val="left"/>
              <w:rPr>
                <w:rFonts w:ascii="Calibri" w:hAnsi="Calibri" w:cs="Calibri"/>
                <w:color w:val="000000"/>
                <w:sz w:val="20"/>
                <w:szCs w:val="22"/>
                <w:lang w:eastAsia="en-GB"/>
              </w:rPr>
            </w:pPr>
            <w:ins w:id="634" w:author="J A Odendaal" w:date="2018-05-08T21:53:00Z">
              <w:r w:rsidRPr="00C56655">
                <w:rPr>
                  <w:rFonts w:ascii="Calibri" w:hAnsi="Calibri" w:cs="Calibri"/>
                  <w:color w:val="000000"/>
                  <w:sz w:val="20"/>
                  <w:szCs w:val="22"/>
                </w:rPr>
                <w:t>Brake System</w:t>
              </w:r>
            </w:ins>
          </w:p>
        </w:tc>
        <w:tc>
          <w:tcPr>
            <w:tcW w:w="1211" w:type="dxa"/>
            <w:shd w:val="clear" w:color="auto" w:fill="auto"/>
            <w:noWrap/>
          </w:tcPr>
          <w:p w14:paraId="1B3EB6F4" w14:textId="24654BC3" w:rsidR="00BD2FC4" w:rsidRPr="00C56655" w:rsidRDefault="00BD2FC4" w:rsidP="00C941E8">
            <w:pPr>
              <w:keepNext/>
              <w:spacing w:before="20" w:after="20" w:line="240" w:lineRule="auto"/>
              <w:jc w:val="left"/>
              <w:rPr>
                <w:rFonts w:ascii="Calibri" w:hAnsi="Calibri" w:cs="Calibri"/>
                <w:color w:val="000000"/>
                <w:sz w:val="20"/>
                <w:szCs w:val="22"/>
                <w:lang w:eastAsia="en-GB"/>
              </w:rPr>
            </w:pPr>
            <w:ins w:id="635" w:author="J A Odendaal" w:date="2018-05-08T21:53:00Z">
              <w:r w:rsidRPr="00C56655">
                <w:rPr>
                  <w:rFonts w:ascii="Calibri" w:hAnsi="Calibri" w:cs="Calibri"/>
                  <w:color w:val="000000"/>
                  <w:sz w:val="20"/>
                  <w:szCs w:val="22"/>
                </w:rPr>
                <w:t>Brake System</w:t>
              </w:r>
            </w:ins>
          </w:p>
        </w:tc>
        <w:tc>
          <w:tcPr>
            <w:tcW w:w="4997" w:type="dxa"/>
            <w:shd w:val="clear" w:color="auto" w:fill="auto"/>
          </w:tcPr>
          <w:p w14:paraId="4FFD7F1D" w14:textId="5D1850C7" w:rsidR="00BD2FC4" w:rsidRPr="00C56655" w:rsidRDefault="00BD2FC4" w:rsidP="00C941E8">
            <w:pPr>
              <w:keepNext/>
              <w:spacing w:before="20" w:after="20" w:line="240" w:lineRule="auto"/>
              <w:jc w:val="left"/>
              <w:rPr>
                <w:rFonts w:ascii="Calibri" w:hAnsi="Calibri" w:cs="Calibri"/>
                <w:color w:val="000000"/>
                <w:sz w:val="20"/>
                <w:szCs w:val="22"/>
                <w:lang w:eastAsia="en-GB"/>
              </w:rPr>
            </w:pPr>
            <w:ins w:id="636" w:author="J A Odendaal" w:date="2018-05-08T21:53:00Z">
              <w:r w:rsidRPr="00C56655">
                <w:rPr>
                  <w:rFonts w:ascii="Calibri" w:hAnsi="Calibri" w:cs="Calibri"/>
                  <w:color w:val="000000"/>
                  <w:sz w:val="20"/>
                  <w:szCs w:val="22"/>
                </w:rPr>
                <w:t>Brake System</w:t>
              </w:r>
            </w:ins>
          </w:p>
        </w:tc>
        <w:tc>
          <w:tcPr>
            <w:tcW w:w="1423" w:type="dxa"/>
          </w:tcPr>
          <w:p w14:paraId="662DA018" w14:textId="08DFD370" w:rsidR="00BD2FC4" w:rsidRPr="00C56655" w:rsidRDefault="00BD2FC4" w:rsidP="00C941E8">
            <w:pPr>
              <w:keepNext/>
              <w:spacing w:before="20" w:after="20" w:line="240" w:lineRule="auto"/>
              <w:jc w:val="left"/>
              <w:rPr>
                <w:rFonts w:ascii="Calibri" w:hAnsi="Calibri" w:cs="Calibri"/>
                <w:color w:val="000000"/>
                <w:sz w:val="20"/>
                <w:szCs w:val="22"/>
                <w:lang w:eastAsia="en-GB"/>
              </w:rPr>
            </w:pPr>
            <w:ins w:id="637" w:author="J A Odendaal" w:date="2018-05-08T21:53:00Z">
              <w:r w:rsidRPr="00C56655">
                <w:rPr>
                  <w:rFonts w:ascii="Calibri" w:hAnsi="Calibri" w:cs="Calibri"/>
                  <w:color w:val="000000"/>
                  <w:sz w:val="20"/>
                  <w:szCs w:val="22"/>
                </w:rPr>
                <w:t>Heading 2</w:t>
              </w:r>
            </w:ins>
          </w:p>
        </w:tc>
      </w:tr>
      <w:tr w:rsidR="00BD2FC4" w:rsidRPr="00C56655" w14:paraId="4D3E78F3" w14:textId="7F63A510" w:rsidTr="00C941E8">
        <w:trPr>
          <w:cantSplit/>
          <w:trHeight w:val="227"/>
        </w:trPr>
        <w:tc>
          <w:tcPr>
            <w:tcW w:w="456" w:type="dxa"/>
            <w:shd w:val="clear" w:color="auto" w:fill="auto"/>
            <w:noWrap/>
          </w:tcPr>
          <w:p w14:paraId="340AD01E" w14:textId="0DBF2DCE" w:rsidR="00BD2FC4" w:rsidRPr="00C56655" w:rsidRDefault="00BD2FC4" w:rsidP="00C941E8">
            <w:pPr>
              <w:keepNext/>
              <w:spacing w:before="20" w:after="20" w:line="240" w:lineRule="auto"/>
              <w:jc w:val="center"/>
              <w:rPr>
                <w:rFonts w:ascii="Calibri" w:hAnsi="Calibri" w:cs="Calibri"/>
                <w:color w:val="000000"/>
                <w:sz w:val="20"/>
                <w:szCs w:val="22"/>
                <w:lang w:eastAsia="en-GB"/>
              </w:rPr>
            </w:pPr>
            <w:ins w:id="638" w:author="J A Odendaal" w:date="2018-05-08T21:53:00Z">
              <w:r w:rsidRPr="00C56655">
                <w:rPr>
                  <w:rFonts w:ascii="Calibri" w:hAnsi="Calibri" w:cs="Calibri"/>
                  <w:color w:val="000000"/>
                  <w:sz w:val="20"/>
                  <w:szCs w:val="22"/>
                </w:rPr>
                <w:t>2</w:t>
              </w:r>
            </w:ins>
          </w:p>
        </w:tc>
        <w:tc>
          <w:tcPr>
            <w:tcW w:w="1211" w:type="dxa"/>
            <w:shd w:val="clear" w:color="auto" w:fill="auto"/>
            <w:noWrap/>
          </w:tcPr>
          <w:p w14:paraId="1DDED4A9" w14:textId="7A4D0190" w:rsidR="00BD2FC4" w:rsidRPr="00C56655" w:rsidRDefault="00BD2FC4" w:rsidP="00C941E8">
            <w:pPr>
              <w:keepNext/>
              <w:spacing w:before="20" w:after="20" w:line="240" w:lineRule="auto"/>
              <w:jc w:val="left"/>
              <w:rPr>
                <w:rFonts w:ascii="Calibri" w:hAnsi="Calibri" w:cs="Calibri"/>
                <w:color w:val="000000"/>
                <w:sz w:val="20"/>
                <w:szCs w:val="22"/>
                <w:lang w:eastAsia="en-GB"/>
              </w:rPr>
            </w:pPr>
            <w:ins w:id="639" w:author="J A Odendaal" w:date="2018-05-08T21:53:00Z">
              <w:r w:rsidRPr="00C56655">
                <w:rPr>
                  <w:rFonts w:ascii="Calibri" w:hAnsi="Calibri" w:cs="Calibri"/>
                  <w:color w:val="000000"/>
                  <w:sz w:val="20"/>
                  <w:szCs w:val="22"/>
                </w:rPr>
                <w:t>Brake System</w:t>
              </w:r>
            </w:ins>
          </w:p>
        </w:tc>
        <w:tc>
          <w:tcPr>
            <w:tcW w:w="1211" w:type="dxa"/>
            <w:shd w:val="clear" w:color="auto" w:fill="auto"/>
            <w:noWrap/>
          </w:tcPr>
          <w:p w14:paraId="08910EFF" w14:textId="7741E752" w:rsidR="00BD2FC4" w:rsidRPr="00C56655" w:rsidRDefault="00BD2FC4" w:rsidP="00C941E8">
            <w:pPr>
              <w:keepNext/>
              <w:spacing w:before="20" w:after="20" w:line="240" w:lineRule="auto"/>
              <w:jc w:val="left"/>
              <w:rPr>
                <w:rFonts w:ascii="Calibri" w:hAnsi="Calibri" w:cs="Calibri"/>
                <w:color w:val="000000"/>
                <w:sz w:val="20"/>
                <w:szCs w:val="22"/>
                <w:lang w:eastAsia="en-GB"/>
              </w:rPr>
            </w:pPr>
            <w:ins w:id="640" w:author="J A Odendaal" w:date="2018-05-08T21:53:00Z">
              <w:r w:rsidRPr="00C56655">
                <w:rPr>
                  <w:rFonts w:ascii="Calibri" w:hAnsi="Calibri" w:cs="Calibri"/>
                  <w:color w:val="000000"/>
                  <w:sz w:val="20"/>
                  <w:szCs w:val="22"/>
                </w:rPr>
                <w:t>Clause A 01</w:t>
              </w:r>
            </w:ins>
          </w:p>
        </w:tc>
        <w:tc>
          <w:tcPr>
            <w:tcW w:w="4997" w:type="dxa"/>
            <w:shd w:val="clear" w:color="auto" w:fill="auto"/>
          </w:tcPr>
          <w:p w14:paraId="3FF8F792" w14:textId="3654384A" w:rsidR="00BD2FC4" w:rsidRPr="00C56655" w:rsidRDefault="00BD2FC4" w:rsidP="00C941E8">
            <w:pPr>
              <w:keepNext/>
              <w:spacing w:before="20" w:after="20" w:line="240" w:lineRule="auto"/>
              <w:jc w:val="left"/>
              <w:rPr>
                <w:rFonts w:ascii="Calibri" w:hAnsi="Calibri" w:cs="Calibri"/>
                <w:color w:val="000000"/>
                <w:sz w:val="20"/>
                <w:szCs w:val="22"/>
                <w:lang w:eastAsia="en-GB"/>
              </w:rPr>
            </w:pPr>
            <w:ins w:id="641" w:author="J A Odendaal" w:date="2018-05-08T21:53:00Z">
              <w:r w:rsidRPr="00C56655">
                <w:rPr>
                  <w:rFonts w:ascii="Calibri" w:hAnsi="Calibri" w:cs="Calibri"/>
                  <w:color w:val="000000"/>
                  <w:sz w:val="20"/>
                  <w:szCs w:val="22"/>
                </w:rPr>
                <w:t xml:space="preserve">Clause A 01 text clause A 01 text clause A 01 text clause A 01 text clause A 01 text </w:t>
              </w:r>
            </w:ins>
          </w:p>
        </w:tc>
        <w:tc>
          <w:tcPr>
            <w:tcW w:w="1423" w:type="dxa"/>
          </w:tcPr>
          <w:p w14:paraId="2CC049AE" w14:textId="58004054" w:rsidR="00BD2FC4" w:rsidRPr="00C56655" w:rsidRDefault="00BD2FC4" w:rsidP="00C941E8">
            <w:pPr>
              <w:keepNext/>
              <w:spacing w:before="20" w:after="20" w:line="240" w:lineRule="auto"/>
              <w:jc w:val="left"/>
              <w:rPr>
                <w:rFonts w:ascii="Calibri" w:hAnsi="Calibri" w:cs="Calibri"/>
                <w:color w:val="000000"/>
                <w:sz w:val="20"/>
                <w:szCs w:val="22"/>
                <w:lang w:eastAsia="en-GB"/>
              </w:rPr>
            </w:pPr>
            <w:ins w:id="642" w:author="J A Odendaal" w:date="2018-05-08T21:53:00Z">
              <w:r w:rsidRPr="00C56655">
                <w:rPr>
                  <w:rFonts w:ascii="Calibri" w:hAnsi="Calibri" w:cs="Calibri"/>
                  <w:color w:val="000000"/>
                  <w:sz w:val="20"/>
                  <w:szCs w:val="22"/>
                </w:rPr>
                <w:t>Requirement 1</w:t>
              </w:r>
            </w:ins>
          </w:p>
        </w:tc>
      </w:tr>
      <w:tr w:rsidR="00BD2FC4" w:rsidRPr="00C56655" w14:paraId="3D83C1F5" w14:textId="67D75D38" w:rsidTr="00C941E8">
        <w:trPr>
          <w:cantSplit/>
          <w:trHeight w:val="227"/>
        </w:trPr>
        <w:tc>
          <w:tcPr>
            <w:tcW w:w="456" w:type="dxa"/>
            <w:shd w:val="clear" w:color="auto" w:fill="auto"/>
            <w:noWrap/>
          </w:tcPr>
          <w:p w14:paraId="70B2E51B" w14:textId="1CB0C15E" w:rsidR="00BD2FC4" w:rsidRPr="00C56655" w:rsidRDefault="00BD2FC4" w:rsidP="00C941E8">
            <w:pPr>
              <w:keepNext/>
              <w:spacing w:before="20" w:after="20" w:line="240" w:lineRule="auto"/>
              <w:jc w:val="center"/>
              <w:rPr>
                <w:rFonts w:ascii="Calibri" w:hAnsi="Calibri" w:cs="Calibri"/>
                <w:color w:val="000000"/>
                <w:sz w:val="20"/>
                <w:szCs w:val="22"/>
                <w:lang w:eastAsia="en-GB"/>
              </w:rPr>
            </w:pPr>
            <w:ins w:id="643" w:author="J A Odendaal" w:date="2018-05-08T21:53:00Z">
              <w:r w:rsidRPr="00C56655">
                <w:rPr>
                  <w:rFonts w:ascii="Calibri" w:hAnsi="Calibri" w:cs="Calibri"/>
                  <w:color w:val="000000"/>
                  <w:sz w:val="20"/>
                  <w:szCs w:val="22"/>
                </w:rPr>
                <w:t>3</w:t>
              </w:r>
            </w:ins>
          </w:p>
        </w:tc>
        <w:tc>
          <w:tcPr>
            <w:tcW w:w="1211" w:type="dxa"/>
            <w:shd w:val="clear" w:color="auto" w:fill="auto"/>
            <w:noWrap/>
          </w:tcPr>
          <w:p w14:paraId="1A0C2D0E" w14:textId="43F6E760" w:rsidR="00BD2FC4" w:rsidRPr="00C56655" w:rsidRDefault="00BD2FC4" w:rsidP="00C941E8">
            <w:pPr>
              <w:keepNext/>
              <w:spacing w:before="20" w:after="20" w:line="240" w:lineRule="auto"/>
              <w:jc w:val="left"/>
              <w:rPr>
                <w:rFonts w:ascii="Calibri" w:hAnsi="Calibri" w:cs="Calibri"/>
                <w:color w:val="000000"/>
                <w:sz w:val="20"/>
                <w:szCs w:val="22"/>
                <w:lang w:eastAsia="en-GB"/>
              </w:rPr>
            </w:pPr>
            <w:ins w:id="644" w:author="J A Odendaal" w:date="2018-05-08T21:53:00Z">
              <w:r w:rsidRPr="00C56655">
                <w:rPr>
                  <w:rFonts w:ascii="Calibri" w:hAnsi="Calibri" w:cs="Calibri"/>
                  <w:color w:val="000000"/>
                  <w:sz w:val="20"/>
                  <w:szCs w:val="22"/>
                </w:rPr>
                <w:t>Brake System</w:t>
              </w:r>
            </w:ins>
          </w:p>
        </w:tc>
        <w:tc>
          <w:tcPr>
            <w:tcW w:w="1211" w:type="dxa"/>
            <w:shd w:val="clear" w:color="auto" w:fill="auto"/>
            <w:noWrap/>
          </w:tcPr>
          <w:p w14:paraId="60292975" w14:textId="72171880" w:rsidR="00BD2FC4" w:rsidRPr="00C56655" w:rsidRDefault="00BD2FC4" w:rsidP="00C941E8">
            <w:pPr>
              <w:keepNext/>
              <w:spacing w:before="20" w:after="20" w:line="240" w:lineRule="auto"/>
              <w:jc w:val="left"/>
              <w:rPr>
                <w:rFonts w:ascii="Calibri" w:hAnsi="Calibri" w:cs="Calibri"/>
                <w:color w:val="000000"/>
                <w:sz w:val="20"/>
                <w:szCs w:val="22"/>
                <w:lang w:eastAsia="en-GB"/>
              </w:rPr>
            </w:pPr>
            <w:ins w:id="645" w:author="J A Odendaal" w:date="2018-05-08T21:53:00Z">
              <w:r w:rsidRPr="00C56655">
                <w:rPr>
                  <w:rFonts w:ascii="Calibri" w:hAnsi="Calibri" w:cs="Calibri"/>
                  <w:color w:val="000000"/>
                  <w:sz w:val="20"/>
                  <w:szCs w:val="22"/>
                </w:rPr>
                <w:t>Clause A 02</w:t>
              </w:r>
            </w:ins>
          </w:p>
        </w:tc>
        <w:tc>
          <w:tcPr>
            <w:tcW w:w="4997" w:type="dxa"/>
            <w:shd w:val="clear" w:color="auto" w:fill="auto"/>
          </w:tcPr>
          <w:p w14:paraId="739BDD3F" w14:textId="7B13E367" w:rsidR="00BD2FC4" w:rsidRPr="00C56655" w:rsidRDefault="00BD2FC4" w:rsidP="00C941E8">
            <w:pPr>
              <w:keepNext/>
              <w:spacing w:before="20" w:after="20" w:line="240" w:lineRule="auto"/>
              <w:jc w:val="left"/>
              <w:rPr>
                <w:rFonts w:ascii="Calibri" w:hAnsi="Calibri" w:cs="Calibri"/>
                <w:color w:val="000000"/>
                <w:sz w:val="20"/>
                <w:szCs w:val="22"/>
                <w:lang w:eastAsia="en-GB"/>
              </w:rPr>
            </w:pPr>
            <w:ins w:id="646" w:author="J A Odendaal" w:date="2018-05-08T21:53:00Z">
              <w:r w:rsidRPr="00C56655">
                <w:rPr>
                  <w:rFonts w:ascii="Calibri" w:hAnsi="Calibri" w:cs="Calibri"/>
                  <w:color w:val="000000"/>
                  <w:sz w:val="20"/>
                  <w:szCs w:val="22"/>
                </w:rPr>
                <w:t>Clause A 02 text clause A 02 text clause A 02 text clause A 02 text clause A 02 text clause A 02 text clause A 02 text clause A 02 text</w:t>
              </w:r>
            </w:ins>
          </w:p>
        </w:tc>
        <w:tc>
          <w:tcPr>
            <w:tcW w:w="1423" w:type="dxa"/>
          </w:tcPr>
          <w:p w14:paraId="4C201259" w14:textId="4507DED4" w:rsidR="00BD2FC4" w:rsidRPr="00C56655" w:rsidRDefault="00BD2FC4" w:rsidP="00C941E8">
            <w:pPr>
              <w:keepNext/>
              <w:spacing w:before="20" w:after="20" w:line="240" w:lineRule="auto"/>
              <w:jc w:val="left"/>
              <w:rPr>
                <w:rFonts w:ascii="Calibri" w:hAnsi="Calibri" w:cs="Calibri"/>
                <w:color w:val="000000"/>
                <w:sz w:val="20"/>
                <w:szCs w:val="22"/>
                <w:lang w:eastAsia="en-GB"/>
              </w:rPr>
            </w:pPr>
            <w:ins w:id="647" w:author="J A Odendaal" w:date="2018-05-08T21:53:00Z">
              <w:r w:rsidRPr="00C56655">
                <w:rPr>
                  <w:rFonts w:ascii="Calibri" w:hAnsi="Calibri" w:cs="Calibri"/>
                  <w:color w:val="000000"/>
                  <w:sz w:val="20"/>
                  <w:szCs w:val="22"/>
                </w:rPr>
                <w:t>Requirement 1</w:t>
              </w:r>
            </w:ins>
          </w:p>
        </w:tc>
      </w:tr>
      <w:tr w:rsidR="00BD2FC4" w:rsidRPr="00C56655" w14:paraId="14FE09C6" w14:textId="056CB47B" w:rsidTr="00C941E8">
        <w:trPr>
          <w:cantSplit/>
          <w:trHeight w:val="227"/>
        </w:trPr>
        <w:tc>
          <w:tcPr>
            <w:tcW w:w="456" w:type="dxa"/>
            <w:shd w:val="clear" w:color="auto" w:fill="auto"/>
            <w:noWrap/>
          </w:tcPr>
          <w:p w14:paraId="02B4A874" w14:textId="59FC40F5" w:rsidR="00BD2FC4" w:rsidRPr="00C56655" w:rsidRDefault="00BD2FC4" w:rsidP="00C941E8">
            <w:pPr>
              <w:keepNext/>
              <w:spacing w:before="20" w:after="20" w:line="240" w:lineRule="auto"/>
              <w:jc w:val="center"/>
              <w:rPr>
                <w:rFonts w:ascii="Calibri" w:hAnsi="Calibri" w:cs="Calibri"/>
                <w:color w:val="000000"/>
                <w:sz w:val="20"/>
                <w:szCs w:val="22"/>
                <w:lang w:eastAsia="en-GB"/>
              </w:rPr>
            </w:pPr>
            <w:ins w:id="648" w:author="J A Odendaal" w:date="2018-05-08T21:53:00Z">
              <w:r w:rsidRPr="00C56655">
                <w:rPr>
                  <w:rFonts w:ascii="Calibri" w:hAnsi="Calibri" w:cs="Calibri"/>
                  <w:color w:val="000000"/>
                  <w:sz w:val="20"/>
                  <w:szCs w:val="22"/>
                </w:rPr>
                <w:t>4</w:t>
              </w:r>
            </w:ins>
          </w:p>
        </w:tc>
        <w:tc>
          <w:tcPr>
            <w:tcW w:w="1211" w:type="dxa"/>
            <w:shd w:val="clear" w:color="auto" w:fill="auto"/>
            <w:noWrap/>
          </w:tcPr>
          <w:p w14:paraId="67AF1273" w14:textId="3D54DDF5" w:rsidR="00BD2FC4" w:rsidRPr="00C56655" w:rsidRDefault="00BD2FC4" w:rsidP="00C941E8">
            <w:pPr>
              <w:keepNext/>
              <w:spacing w:before="20" w:after="20" w:line="240" w:lineRule="auto"/>
              <w:jc w:val="left"/>
              <w:rPr>
                <w:rFonts w:ascii="Calibri" w:hAnsi="Calibri" w:cs="Calibri"/>
                <w:color w:val="000000"/>
                <w:sz w:val="20"/>
                <w:szCs w:val="22"/>
                <w:lang w:eastAsia="en-GB"/>
              </w:rPr>
            </w:pPr>
            <w:ins w:id="649" w:author="J A Odendaal" w:date="2018-05-08T21:53:00Z">
              <w:r w:rsidRPr="00C56655">
                <w:rPr>
                  <w:rFonts w:ascii="Calibri" w:hAnsi="Calibri" w:cs="Calibri"/>
                  <w:color w:val="000000"/>
                  <w:sz w:val="20"/>
                  <w:szCs w:val="22"/>
                </w:rPr>
                <w:t>Bleed System</w:t>
              </w:r>
            </w:ins>
          </w:p>
        </w:tc>
        <w:tc>
          <w:tcPr>
            <w:tcW w:w="1211" w:type="dxa"/>
            <w:shd w:val="clear" w:color="auto" w:fill="auto"/>
            <w:noWrap/>
          </w:tcPr>
          <w:p w14:paraId="4263BB58" w14:textId="7BD3C981" w:rsidR="00BD2FC4" w:rsidRPr="00C56655" w:rsidRDefault="00BD2FC4" w:rsidP="00C941E8">
            <w:pPr>
              <w:keepNext/>
              <w:spacing w:before="20" w:after="20" w:line="240" w:lineRule="auto"/>
              <w:jc w:val="left"/>
              <w:rPr>
                <w:rFonts w:ascii="Calibri" w:hAnsi="Calibri" w:cs="Calibri"/>
                <w:color w:val="000000"/>
                <w:sz w:val="20"/>
                <w:szCs w:val="22"/>
                <w:lang w:eastAsia="en-GB"/>
              </w:rPr>
            </w:pPr>
            <w:ins w:id="650" w:author="J A Odendaal" w:date="2018-05-08T21:53:00Z">
              <w:r w:rsidRPr="00C56655">
                <w:rPr>
                  <w:rFonts w:ascii="Calibri" w:hAnsi="Calibri" w:cs="Calibri"/>
                  <w:color w:val="000000"/>
                  <w:sz w:val="20"/>
                  <w:szCs w:val="22"/>
                </w:rPr>
                <w:t>Bleed System</w:t>
              </w:r>
            </w:ins>
          </w:p>
        </w:tc>
        <w:tc>
          <w:tcPr>
            <w:tcW w:w="4997" w:type="dxa"/>
            <w:shd w:val="clear" w:color="auto" w:fill="auto"/>
          </w:tcPr>
          <w:p w14:paraId="0716E93A" w14:textId="06E66156" w:rsidR="00BD2FC4" w:rsidRPr="00C56655" w:rsidRDefault="00BD2FC4" w:rsidP="00C941E8">
            <w:pPr>
              <w:keepNext/>
              <w:spacing w:before="20" w:after="20" w:line="240" w:lineRule="auto"/>
              <w:jc w:val="left"/>
              <w:rPr>
                <w:rFonts w:ascii="Calibri" w:hAnsi="Calibri" w:cs="Calibri"/>
                <w:color w:val="000000"/>
                <w:sz w:val="20"/>
                <w:szCs w:val="22"/>
                <w:lang w:eastAsia="en-GB"/>
              </w:rPr>
            </w:pPr>
            <w:ins w:id="651" w:author="J A Odendaal" w:date="2018-05-08T21:53:00Z">
              <w:r w:rsidRPr="00C56655">
                <w:rPr>
                  <w:rFonts w:ascii="Calibri" w:hAnsi="Calibri" w:cs="Calibri"/>
                  <w:color w:val="000000"/>
                  <w:sz w:val="20"/>
                  <w:szCs w:val="22"/>
                </w:rPr>
                <w:t>Bleed System</w:t>
              </w:r>
            </w:ins>
          </w:p>
        </w:tc>
        <w:tc>
          <w:tcPr>
            <w:tcW w:w="1423" w:type="dxa"/>
          </w:tcPr>
          <w:p w14:paraId="3654857C" w14:textId="4F30E34D" w:rsidR="00BD2FC4" w:rsidRPr="00C56655" w:rsidRDefault="00BD2FC4" w:rsidP="00C941E8">
            <w:pPr>
              <w:keepNext/>
              <w:spacing w:before="20" w:after="20" w:line="240" w:lineRule="auto"/>
              <w:jc w:val="left"/>
              <w:rPr>
                <w:rFonts w:ascii="Calibri" w:hAnsi="Calibri" w:cs="Calibri"/>
                <w:color w:val="000000"/>
                <w:sz w:val="20"/>
                <w:szCs w:val="22"/>
                <w:lang w:eastAsia="en-GB"/>
              </w:rPr>
            </w:pPr>
            <w:ins w:id="652" w:author="J A Odendaal" w:date="2018-05-08T21:53:00Z">
              <w:r w:rsidRPr="00C56655">
                <w:rPr>
                  <w:rFonts w:ascii="Calibri" w:hAnsi="Calibri" w:cs="Calibri"/>
                  <w:color w:val="000000"/>
                  <w:sz w:val="20"/>
                  <w:szCs w:val="22"/>
                </w:rPr>
                <w:t>Heading 2</w:t>
              </w:r>
            </w:ins>
          </w:p>
        </w:tc>
      </w:tr>
      <w:tr w:rsidR="00BD2FC4" w:rsidRPr="00C56655" w14:paraId="3DE86455" w14:textId="6391C5BA" w:rsidTr="00C941E8">
        <w:trPr>
          <w:cantSplit/>
          <w:trHeight w:val="227"/>
        </w:trPr>
        <w:tc>
          <w:tcPr>
            <w:tcW w:w="456" w:type="dxa"/>
            <w:shd w:val="clear" w:color="auto" w:fill="auto"/>
            <w:noWrap/>
          </w:tcPr>
          <w:p w14:paraId="70C9B124" w14:textId="218CF09E" w:rsidR="00BD2FC4" w:rsidRPr="00C56655" w:rsidRDefault="00BD2FC4" w:rsidP="00C941E8">
            <w:pPr>
              <w:keepNext/>
              <w:spacing w:before="20" w:after="20" w:line="240" w:lineRule="auto"/>
              <w:jc w:val="center"/>
              <w:rPr>
                <w:rFonts w:ascii="Calibri" w:hAnsi="Calibri" w:cs="Calibri"/>
                <w:color w:val="000000"/>
                <w:sz w:val="20"/>
                <w:szCs w:val="22"/>
                <w:lang w:eastAsia="en-GB"/>
              </w:rPr>
            </w:pPr>
            <w:ins w:id="653" w:author="J A Odendaal" w:date="2018-05-08T21:53:00Z">
              <w:r w:rsidRPr="00C56655">
                <w:rPr>
                  <w:rFonts w:ascii="Calibri" w:hAnsi="Calibri" w:cs="Calibri"/>
                  <w:color w:val="000000"/>
                  <w:sz w:val="20"/>
                  <w:szCs w:val="22"/>
                </w:rPr>
                <w:t>5</w:t>
              </w:r>
            </w:ins>
          </w:p>
        </w:tc>
        <w:tc>
          <w:tcPr>
            <w:tcW w:w="1211" w:type="dxa"/>
            <w:shd w:val="clear" w:color="auto" w:fill="auto"/>
            <w:noWrap/>
          </w:tcPr>
          <w:p w14:paraId="049DA579" w14:textId="36F7A99A" w:rsidR="00BD2FC4" w:rsidRPr="00C56655" w:rsidRDefault="00BD2FC4" w:rsidP="00C941E8">
            <w:pPr>
              <w:keepNext/>
              <w:spacing w:before="20" w:after="20" w:line="240" w:lineRule="auto"/>
              <w:jc w:val="left"/>
              <w:rPr>
                <w:rFonts w:ascii="Calibri" w:hAnsi="Calibri" w:cs="Calibri"/>
                <w:color w:val="000000"/>
                <w:sz w:val="20"/>
                <w:szCs w:val="22"/>
                <w:lang w:eastAsia="en-GB"/>
              </w:rPr>
            </w:pPr>
            <w:ins w:id="654" w:author="J A Odendaal" w:date="2018-05-08T21:53:00Z">
              <w:r w:rsidRPr="00C56655">
                <w:rPr>
                  <w:rFonts w:ascii="Calibri" w:hAnsi="Calibri" w:cs="Calibri"/>
                  <w:color w:val="000000"/>
                  <w:sz w:val="20"/>
                  <w:szCs w:val="22"/>
                </w:rPr>
                <w:t>Bleed System</w:t>
              </w:r>
            </w:ins>
          </w:p>
        </w:tc>
        <w:tc>
          <w:tcPr>
            <w:tcW w:w="1211" w:type="dxa"/>
            <w:shd w:val="clear" w:color="auto" w:fill="auto"/>
            <w:noWrap/>
          </w:tcPr>
          <w:p w14:paraId="2EE1BBF2" w14:textId="5632485E" w:rsidR="00BD2FC4" w:rsidRPr="00C56655" w:rsidRDefault="00BD2FC4" w:rsidP="00C941E8">
            <w:pPr>
              <w:keepNext/>
              <w:spacing w:before="20" w:after="20" w:line="240" w:lineRule="auto"/>
              <w:jc w:val="left"/>
              <w:rPr>
                <w:rFonts w:ascii="Calibri" w:hAnsi="Calibri" w:cs="Calibri"/>
                <w:color w:val="000000"/>
                <w:sz w:val="20"/>
                <w:szCs w:val="22"/>
                <w:lang w:eastAsia="en-GB"/>
              </w:rPr>
            </w:pPr>
            <w:ins w:id="655" w:author="J A Odendaal" w:date="2018-05-08T21:53:00Z">
              <w:r w:rsidRPr="00C56655">
                <w:rPr>
                  <w:rFonts w:ascii="Calibri" w:hAnsi="Calibri" w:cs="Calibri"/>
                  <w:color w:val="000000"/>
                  <w:sz w:val="20"/>
                  <w:szCs w:val="22"/>
                </w:rPr>
                <w:t>Clause B 01</w:t>
              </w:r>
            </w:ins>
          </w:p>
        </w:tc>
        <w:tc>
          <w:tcPr>
            <w:tcW w:w="4997" w:type="dxa"/>
            <w:shd w:val="clear" w:color="auto" w:fill="auto"/>
          </w:tcPr>
          <w:p w14:paraId="24F3F41B" w14:textId="620F2CAA" w:rsidR="00BD2FC4" w:rsidRPr="00C56655" w:rsidRDefault="00BD2FC4" w:rsidP="00C941E8">
            <w:pPr>
              <w:keepNext/>
              <w:spacing w:before="20" w:after="20" w:line="240" w:lineRule="auto"/>
              <w:jc w:val="left"/>
              <w:rPr>
                <w:rFonts w:ascii="Calibri" w:hAnsi="Calibri" w:cs="Calibri"/>
                <w:color w:val="000000"/>
                <w:sz w:val="20"/>
                <w:szCs w:val="22"/>
                <w:lang w:eastAsia="en-GB"/>
              </w:rPr>
            </w:pPr>
            <w:ins w:id="656" w:author="J A Odendaal" w:date="2018-05-08T21:53:00Z">
              <w:r w:rsidRPr="00C56655">
                <w:rPr>
                  <w:rFonts w:ascii="Calibri" w:hAnsi="Calibri" w:cs="Calibri"/>
                  <w:color w:val="000000"/>
                  <w:sz w:val="20"/>
                  <w:szCs w:val="22"/>
                </w:rPr>
                <w:t>Clause B 01 text clause B 01 text clause B 01 text clause B 01 text clause B 01 text</w:t>
              </w:r>
            </w:ins>
          </w:p>
        </w:tc>
        <w:tc>
          <w:tcPr>
            <w:tcW w:w="1423" w:type="dxa"/>
          </w:tcPr>
          <w:p w14:paraId="6A5B6F0C" w14:textId="7B3172E3" w:rsidR="00BD2FC4" w:rsidRPr="00C56655" w:rsidRDefault="00BD2FC4" w:rsidP="00C941E8">
            <w:pPr>
              <w:keepNext/>
              <w:spacing w:before="20" w:after="20" w:line="240" w:lineRule="auto"/>
              <w:jc w:val="left"/>
              <w:rPr>
                <w:rFonts w:ascii="Calibri" w:hAnsi="Calibri" w:cs="Calibri"/>
                <w:color w:val="000000"/>
                <w:sz w:val="20"/>
                <w:szCs w:val="22"/>
                <w:lang w:eastAsia="en-GB"/>
              </w:rPr>
            </w:pPr>
            <w:ins w:id="657" w:author="J A Odendaal" w:date="2018-05-08T21:53:00Z">
              <w:r w:rsidRPr="00C56655">
                <w:rPr>
                  <w:rFonts w:ascii="Calibri" w:hAnsi="Calibri" w:cs="Calibri"/>
                  <w:color w:val="000000"/>
                  <w:sz w:val="20"/>
                  <w:szCs w:val="22"/>
                </w:rPr>
                <w:t>List Style Numbered</w:t>
              </w:r>
            </w:ins>
          </w:p>
        </w:tc>
      </w:tr>
      <w:tr w:rsidR="00BD2FC4" w:rsidRPr="00C56655" w14:paraId="509F2447" w14:textId="50C01093" w:rsidTr="00C941E8">
        <w:trPr>
          <w:cantSplit/>
          <w:trHeight w:val="227"/>
        </w:trPr>
        <w:tc>
          <w:tcPr>
            <w:tcW w:w="456" w:type="dxa"/>
            <w:shd w:val="clear" w:color="auto" w:fill="auto"/>
            <w:noWrap/>
          </w:tcPr>
          <w:p w14:paraId="175DF762" w14:textId="33115558" w:rsidR="00BD2FC4" w:rsidRPr="00C56655" w:rsidRDefault="00BD2FC4" w:rsidP="00C941E8">
            <w:pPr>
              <w:keepNext/>
              <w:spacing w:before="20" w:after="20" w:line="240" w:lineRule="auto"/>
              <w:jc w:val="center"/>
              <w:rPr>
                <w:rFonts w:ascii="Calibri" w:hAnsi="Calibri" w:cs="Calibri"/>
                <w:color w:val="000000"/>
                <w:sz w:val="20"/>
                <w:szCs w:val="22"/>
                <w:lang w:eastAsia="en-GB"/>
              </w:rPr>
            </w:pPr>
            <w:ins w:id="658" w:author="J A Odendaal" w:date="2018-05-08T21:53:00Z">
              <w:r w:rsidRPr="00C56655">
                <w:rPr>
                  <w:rFonts w:ascii="Calibri" w:hAnsi="Calibri" w:cs="Calibri"/>
                  <w:color w:val="000000"/>
                  <w:sz w:val="20"/>
                  <w:szCs w:val="22"/>
                </w:rPr>
                <w:t>6</w:t>
              </w:r>
            </w:ins>
          </w:p>
        </w:tc>
        <w:tc>
          <w:tcPr>
            <w:tcW w:w="1211" w:type="dxa"/>
            <w:shd w:val="clear" w:color="auto" w:fill="auto"/>
            <w:noWrap/>
          </w:tcPr>
          <w:p w14:paraId="0AE830AA" w14:textId="3B03D395" w:rsidR="00BD2FC4" w:rsidRPr="00C56655" w:rsidRDefault="00BD2FC4" w:rsidP="00C941E8">
            <w:pPr>
              <w:keepNext/>
              <w:spacing w:before="20" w:after="20" w:line="240" w:lineRule="auto"/>
              <w:jc w:val="left"/>
              <w:rPr>
                <w:rFonts w:ascii="Calibri" w:hAnsi="Calibri" w:cs="Calibri"/>
                <w:color w:val="000000"/>
                <w:sz w:val="20"/>
                <w:szCs w:val="22"/>
                <w:lang w:eastAsia="en-GB"/>
              </w:rPr>
            </w:pPr>
            <w:ins w:id="659" w:author="J A Odendaal" w:date="2018-05-08T21:53:00Z">
              <w:r w:rsidRPr="00C56655">
                <w:rPr>
                  <w:rFonts w:ascii="Calibri" w:hAnsi="Calibri" w:cs="Calibri"/>
                  <w:color w:val="000000"/>
                  <w:sz w:val="20"/>
                  <w:szCs w:val="22"/>
                </w:rPr>
                <w:t>Bleed System</w:t>
              </w:r>
            </w:ins>
          </w:p>
        </w:tc>
        <w:tc>
          <w:tcPr>
            <w:tcW w:w="1211" w:type="dxa"/>
            <w:shd w:val="clear" w:color="auto" w:fill="auto"/>
            <w:noWrap/>
          </w:tcPr>
          <w:p w14:paraId="089F96DE" w14:textId="1CD8C0F7" w:rsidR="00BD2FC4" w:rsidRPr="00C56655" w:rsidRDefault="00BD2FC4" w:rsidP="00C941E8">
            <w:pPr>
              <w:keepNext/>
              <w:spacing w:before="20" w:after="20" w:line="240" w:lineRule="auto"/>
              <w:jc w:val="left"/>
              <w:rPr>
                <w:rFonts w:ascii="Calibri" w:hAnsi="Calibri" w:cs="Calibri"/>
                <w:color w:val="000000"/>
                <w:sz w:val="20"/>
                <w:szCs w:val="22"/>
                <w:lang w:eastAsia="en-GB"/>
              </w:rPr>
            </w:pPr>
            <w:ins w:id="660" w:author="J A Odendaal" w:date="2018-05-08T21:53:00Z">
              <w:r w:rsidRPr="00C56655">
                <w:rPr>
                  <w:rFonts w:ascii="Calibri" w:hAnsi="Calibri" w:cs="Calibri"/>
                  <w:color w:val="000000"/>
                  <w:sz w:val="20"/>
                  <w:szCs w:val="22"/>
                </w:rPr>
                <w:t>Clause B 02</w:t>
              </w:r>
            </w:ins>
          </w:p>
        </w:tc>
        <w:tc>
          <w:tcPr>
            <w:tcW w:w="4997" w:type="dxa"/>
            <w:shd w:val="clear" w:color="auto" w:fill="auto"/>
          </w:tcPr>
          <w:p w14:paraId="6D6B8375" w14:textId="426F824C" w:rsidR="00BD2FC4" w:rsidRPr="00C56655" w:rsidRDefault="00BD2FC4" w:rsidP="00C941E8">
            <w:pPr>
              <w:keepNext/>
              <w:spacing w:before="20" w:after="20" w:line="240" w:lineRule="auto"/>
              <w:jc w:val="left"/>
              <w:rPr>
                <w:rFonts w:ascii="Calibri" w:hAnsi="Calibri" w:cs="Calibri"/>
                <w:color w:val="000000"/>
                <w:sz w:val="20"/>
                <w:szCs w:val="22"/>
                <w:lang w:eastAsia="en-GB"/>
              </w:rPr>
            </w:pPr>
            <w:ins w:id="661" w:author="J A Odendaal" w:date="2018-05-08T21:53:00Z">
              <w:r w:rsidRPr="00C56655">
                <w:rPr>
                  <w:rFonts w:ascii="Calibri" w:hAnsi="Calibri" w:cs="Calibri"/>
                  <w:color w:val="000000"/>
                  <w:sz w:val="20"/>
                  <w:szCs w:val="22"/>
                </w:rPr>
                <w:t>Clause B 02 text clause B 02 text clause B 02 text clause B 02 text clause B 02 text clause B 02 text clause B 02 text clause B 02 text</w:t>
              </w:r>
            </w:ins>
          </w:p>
        </w:tc>
        <w:tc>
          <w:tcPr>
            <w:tcW w:w="1423" w:type="dxa"/>
          </w:tcPr>
          <w:p w14:paraId="7348C2D9" w14:textId="4AE66AC9" w:rsidR="00BD2FC4" w:rsidRPr="00C56655" w:rsidRDefault="00BD2FC4" w:rsidP="00C941E8">
            <w:pPr>
              <w:keepNext/>
              <w:spacing w:before="20" w:after="20" w:line="240" w:lineRule="auto"/>
              <w:jc w:val="left"/>
              <w:rPr>
                <w:rFonts w:ascii="Calibri" w:hAnsi="Calibri" w:cs="Calibri"/>
                <w:color w:val="000000"/>
                <w:sz w:val="20"/>
                <w:szCs w:val="22"/>
                <w:lang w:eastAsia="en-GB"/>
              </w:rPr>
            </w:pPr>
            <w:ins w:id="662" w:author="J A Odendaal" w:date="2018-05-08T21:53:00Z">
              <w:r w:rsidRPr="00C56655">
                <w:rPr>
                  <w:rFonts w:ascii="Calibri" w:hAnsi="Calibri" w:cs="Calibri"/>
                  <w:color w:val="000000"/>
                  <w:sz w:val="20"/>
                  <w:szCs w:val="22"/>
                </w:rPr>
                <w:t>List Style Numbered</w:t>
              </w:r>
            </w:ins>
          </w:p>
        </w:tc>
      </w:tr>
    </w:tbl>
    <w:p w14:paraId="592BB37B" w14:textId="77777777" w:rsidR="00642865" w:rsidRPr="00C56655" w:rsidRDefault="00642865" w:rsidP="00642865">
      <w:pPr>
        <w:spacing w:after="0"/>
        <w:rPr>
          <w:sz w:val="16"/>
          <w:szCs w:val="16"/>
        </w:rPr>
      </w:pPr>
    </w:p>
    <w:p w14:paraId="3787B392" w14:textId="7C0413BC" w:rsidR="00BD2FC4" w:rsidRPr="00C56655" w:rsidRDefault="0017180B" w:rsidP="00BD2FC4">
      <w:pPr>
        <w:keepNext/>
        <w:numPr>
          <w:ilvl w:val="0"/>
          <w:numId w:val="45"/>
        </w:numPr>
        <w:rPr>
          <w:ins w:id="663" w:author="J A Odendaal" w:date="2018-05-03T12:52:00Z"/>
        </w:rPr>
      </w:pPr>
      <w:bookmarkStart w:id="664" w:name="_Toc381802984"/>
      <w:bookmarkStart w:id="665" w:name="_Ref400263738"/>
      <w:ins w:id="666" w:author="J A Odendaal" w:date="2018-05-08T22:04:00Z">
        <w:r w:rsidRPr="00C56655">
          <w:t>Styles</w:t>
        </w:r>
      </w:ins>
    </w:p>
    <w:p w14:paraId="6C00CC11" w14:textId="4E8E0C2C" w:rsidR="00BD2FC4" w:rsidRPr="00C56655" w:rsidRDefault="00BD2FC4" w:rsidP="00BD2FC4">
      <w:pPr>
        <w:pStyle w:val="NormalIndent"/>
      </w:pPr>
      <w:ins w:id="667" w:author="J A Odendaal" w:date="2018-05-03T12:54:00Z">
        <w:r w:rsidRPr="00C56655">
          <w:t>This table</w:t>
        </w:r>
      </w:ins>
      <w:ins w:id="668" w:author="J A Odendaal" w:date="2018-05-02T21:47:00Z">
        <w:r w:rsidRPr="00C56655">
          <w:t xml:space="preserve"> defines the </w:t>
        </w:r>
      </w:ins>
      <w:ins w:id="669" w:author="J A Odendaal" w:date="2018-05-08T22:03:00Z">
        <w:r w:rsidR="0017180B" w:rsidRPr="00C56655">
          <w:t xml:space="preserve">basic </w:t>
        </w:r>
      </w:ins>
      <w:ins w:id="670" w:author="J A Odendaal" w:date="2018-05-08T22:01:00Z">
        <w:r w:rsidR="0017180B" w:rsidRPr="00C56655">
          <w:t xml:space="preserve">source </w:t>
        </w:r>
      </w:ins>
      <w:ins w:id="671" w:author="J A Odendaal" w:date="2018-05-08T22:00:00Z">
        <w:r w:rsidR="0017180B" w:rsidRPr="00C56655">
          <w:t xml:space="preserve">data </w:t>
        </w:r>
      </w:ins>
      <w:ins w:id="672" w:author="J A Odendaal" w:date="2018-05-08T22:01:00Z">
        <w:r w:rsidR="0017180B" w:rsidRPr="00C56655">
          <w:t xml:space="preserve">for the </w:t>
        </w:r>
      </w:ins>
      <w:ins w:id="673" w:author="J A Odendaal" w:date="2018-05-08T21:59:00Z">
        <w:r w:rsidR="005910EB" w:rsidRPr="00C56655">
          <w:t xml:space="preserve">list of </w:t>
        </w:r>
      </w:ins>
      <w:ins w:id="674" w:author="J A Odendaal" w:date="2018-05-08T21:58:00Z">
        <w:r w:rsidR="005910EB" w:rsidRPr="00C56655">
          <w:t xml:space="preserve">styles </w:t>
        </w:r>
      </w:ins>
      <w:ins w:id="675" w:author="J A Odendaal" w:date="2018-05-08T22:02:00Z">
        <w:r w:rsidR="0017180B" w:rsidRPr="00C56655">
          <w:t>available for the BaseStyle column in the Clauses table</w:t>
        </w:r>
      </w:ins>
      <w:ins w:id="676" w:author="J A Odendaal" w:date="2018-05-02T21:47:00Z">
        <w:r w:rsidRPr="00C56655">
          <w:t>.</w:t>
        </w:r>
      </w:ins>
    </w:p>
    <w:tbl>
      <w:tblPr>
        <w:tblW w:w="0" w:type="auto"/>
        <w:tblInd w:w="454"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57" w:type="dxa"/>
          <w:right w:w="57" w:type="dxa"/>
        </w:tblCellMar>
        <w:tblLook w:val="04A0" w:firstRow="1" w:lastRow="0" w:firstColumn="1" w:lastColumn="0" w:noHBand="0" w:noVBand="1"/>
      </w:tblPr>
      <w:tblGrid>
        <w:gridCol w:w="1748"/>
      </w:tblGrid>
      <w:tr w:rsidR="005910EB" w:rsidRPr="00C56655" w14:paraId="4EE5DB2A" w14:textId="77777777" w:rsidTr="006C37C5">
        <w:trPr>
          <w:cantSplit/>
          <w:trHeight w:val="227"/>
          <w:tblHeader/>
        </w:trPr>
        <w:tc>
          <w:tcPr>
            <w:tcW w:w="1748" w:type="dxa"/>
            <w:shd w:val="clear" w:color="auto" w:fill="D9D9D9" w:themeFill="background1" w:themeFillShade="D9"/>
            <w:vAlign w:val="bottom"/>
          </w:tcPr>
          <w:p w14:paraId="3B9143E1" w14:textId="73B5E925" w:rsidR="005910EB" w:rsidRPr="00C56655" w:rsidRDefault="005910EB" w:rsidP="006C37C5">
            <w:pPr>
              <w:keepNext/>
              <w:spacing w:before="20" w:after="20" w:line="240" w:lineRule="auto"/>
              <w:jc w:val="left"/>
              <w:rPr>
                <w:rFonts w:ascii="Calibri" w:hAnsi="Calibri" w:cs="Calibri"/>
                <w:b/>
                <w:bCs/>
                <w:color w:val="000000"/>
                <w:sz w:val="20"/>
                <w:szCs w:val="22"/>
                <w:lang w:eastAsia="en-GB"/>
              </w:rPr>
            </w:pPr>
            <w:ins w:id="677" w:author="J A Odendaal" w:date="2018-05-08T21:58:00Z">
              <w:r w:rsidRPr="00C56655">
                <w:rPr>
                  <w:rFonts w:ascii="Calibri" w:hAnsi="Calibri" w:cs="Calibri"/>
                  <w:b/>
                  <w:bCs/>
                  <w:color w:val="000000"/>
                  <w:sz w:val="20"/>
                  <w:szCs w:val="22"/>
                </w:rPr>
                <w:t>Styles</w:t>
              </w:r>
            </w:ins>
          </w:p>
        </w:tc>
      </w:tr>
      <w:tr w:rsidR="005910EB" w:rsidRPr="00C56655" w14:paraId="038F0C87" w14:textId="77777777" w:rsidTr="006C37C5">
        <w:trPr>
          <w:cantSplit/>
          <w:trHeight w:val="227"/>
        </w:trPr>
        <w:tc>
          <w:tcPr>
            <w:tcW w:w="1748" w:type="dxa"/>
            <w:vAlign w:val="bottom"/>
          </w:tcPr>
          <w:p w14:paraId="6FA40CE1" w14:textId="24BE2D33" w:rsidR="005910EB" w:rsidRPr="00C56655" w:rsidRDefault="005910EB" w:rsidP="006C37C5">
            <w:pPr>
              <w:keepNext/>
              <w:spacing w:before="20" w:after="20" w:line="240" w:lineRule="auto"/>
              <w:jc w:val="left"/>
              <w:rPr>
                <w:rFonts w:ascii="Calibri" w:hAnsi="Calibri" w:cs="Calibri"/>
                <w:color w:val="000000"/>
                <w:sz w:val="20"/>
                <w:szCs w:val="22"/>
                <w:lang w:eastAsia="en-GB"/>
              </w:rPr>
            </w:pPr>
            <w:ins w:id="678" w:author="J A Odendaal" w:date="2018-05-08T21:58:00Z">
              <w:r w:rsidRPr="00C56655">
                <w:rPr>
                  <w:rFonts w:ascii="Calibri" w:hAnsi="Calibri" w:cs="Calibri"/>
                  <w:color w:val="000000"/>
                  <w:sz w:val="20"/>
                  <w:szCs w:val="22"/>
                </w:rPr>
                <w:t>Article</w:t>
              </w:r>
            </w:ins>
          </w:p>
        </w:tc>
      </w:tr>
      <w:tr w:rsidR="005910EB" w:rsidRPr="00C56655" w14:paraId="33782EEC" w14:textId="77777777" w:rsidTr="006C37C5">
        <w:trPr>
          <w:cantSplit/>
          <w:trHeight w:val="227"/>
        </w:trPr>
        <w:tc>
          <w:tcPr>
            <w:tcW w:w="1748" w:type="dxa"/>
            <w:vAlign w:val="bottom"/>
          </w:tcPr>
          <w:p w14:paraId="21E04307" w14:textId="2ED8C1A3" w:rsidR="005910EB" w:rsidRPr="00C56655" w:rsidRDefault="005910EB" w:rsidP="006C37C5">
            <w:pPr>
              <w:keepNext/>
              <w:spacing w:before="20" w:after="20" w:line="240" w:lineRule="auto"/>
              <w:jc w:val="left"/>
              <w:rPr>
                <w:rFonts w:ascii="Calibri" w:hAnsi="Calibri" w:cs="Calibri"/>
                <w:color w:val="000000"/>
                <w:sz w:val="20"/>
                <w:szCs w:val="22"/>
                <w:lang w:eastAsia="en-GB"/>
              </w:rPr>
            </w:pPr>
            <w:ins w:id="679" w:author="J A Odendaal" w:date="2018-05-08T21:58:00Z">
              <w:r w:rsidRPr="00C56655">
                <w:rPr>
                  <w:rFonts w:ascii="Calibri" w:hAnsi="Calibri" w:cs="Calibri"/>
                  <w:color w:val="000000"/>
                  <w:sz w:val="20"/>
                  <w:szCs w:val="22"/>
                </w:rPr>
                <w:t>Heading 1</w:t>
              </w:r>
            </w:ins>
          </w:p>
        </w:tc>
      </w:tr>
      <w:tr w:rsidR="005910EB" w:rsidRPr="00C56655" w14:paraId="179643ED" w14:textId="77777777" w:rsidTr="006C37C5">
        <w:trPr>
          <w:cantSplit/>
          <w:trHeight w:val="227"/>
        </w:trPr>
        <w:tc>
          <w:tcPr>
            <w:tcW w:w="1748" w:type="dxa"/>
            <w:vAlign w:val="bottom"/>
          </w:tcPr>
          <w:p w14:paraId="24ACE33C" w14:textId="4C896853" w:rsidR="005910EB" w:rsidRPr="00C56655" w:rsidRDefault="005910EB" w:rsidP="006C37C5">
            <w:pPr>
              <w:keepNext/>
              <w:spacing w:before="20" w:after="20" w:line="240" w:lineRule="auto"/>
              <w:jc w:val="left"/>
              <w:rPr>
                <w:rFonts w:ascii="Calibri" w:hAnsi="Calibri" w:cs="Calibri"/>
                <w:color w:val="000000"/>
                <w:sz w:val="20"/>
                <w:szCs w:val="22"/>
                <w:lang w:eastAsia="en-GB"/>
              </w:rPr>
            </w:pPr>
            <w:ins w:id="680" w:author="J A Odendaal" w:date="2018-05-08T21:58:00Z">
              <w:r w:rsidRPr="00C56655">
                <w:rPr>
                  <w:rFonts w:ascii="Calibri" w:hAnsi="Calibri" w:cs="Calibri"/>
                  <w:color w:val="000000"/>
                  <w:sz w:val="20"/>
                  <w:szCs w:val="22"/>
                </w:rPr>
                <w:t>Heading 2</w:t>
              </w:r>
            </w:ins>
          </w:p>
        </w:tc>
      </w:tr>
      <w:tr w:rsidR="005910EB" w:rsidRPr="00C56655" w14:paraId="142E7B7E" w14:textId="77777777" w:rsidTr="006C37C5">
        <w:trPr>
          <w:cantSplit/>
          <w:trHeight w:val="227"/>
        </w:trPr>
        <w:tc>
          <w:tcPr>
            <w:tcW w:w="1748" w:type="dxa"/>
            <w:vAlign w:val="bottom"/>
          </w:tcPr>
          <w:p w14:paraId="7AB88761" w14:textId="4E741763" w:rsidR="005910EB" w:rsidRPr="00C56655" w:rsidRDefault="005910EB" w:rsidP="006C37C5">
            <w:pPr>
              <w:keepNext/>
              <w:spacing w:before="20" w:after="20" w:line="240" w:lineRule="auto"/>
              <w:jc w:val="left"/>
              <w:rPr>
                <w:rFonts w:ascii="Calibri" w:hAnsi="Calibri" w:cs="Calibri"/>
                <w:color w:val="000000"/>
                <w:sz w:val="20"/>
                <w:szCs w:val="22"/>
                <w:lang w:eastAsia="en-GB"/>
              </w:rPr>
            </w:pPr>
            <w:ins w:id="681" w:author="J A Odendaal" w:date="2018-05-08T21:58:00Z">
              <w:r w:rsidRPr="00C56655">
                <w:rPr>
                  <w:rFonts w:ascii="Calibri" w:hAnsi="Calibri" w:cs="Calibri"/>
                  <w:color w:val="000000"/>
                  <w:sz w:val="20"/>
                  <w:szCs w:val="22"/>
                </w:rPr>
                <w:t>Heading 3</w:t>
              </w:r>
            </w:ins>
          </w:p>
        </w:tc>
      </w:tr>
      <w:tr w:rsidR="005910EB" w:rsidRPr="00C56655" w14:paraId="15BB88C0" w14:textId="77777777" w:rsidTr="006C37C5">
        <w:trPr>
          <w:cantSplit/>
          <w:trHeight w:val="227"/>
        </w:trPr>
        <w:tc>
          <w:tcPr>
            <w:tcW w:w="1748" w:type="dxa"/>
            <w:vAlign w:val="bottom"/>
          </w:tcPr>
          <w:p w14:paraId="56444FF0" w14:textId="56B205A2" w:rsidR="005910EB" w:rsidRPr="00C56655" w:rsidRDefault="005910EB" w:rsidP="006C37C5">
            <w:pPr>
              <w:keepNext/>
              <w:spacing w:before="20" w:after="20" w:line="240" w:lineRule="auto"/>
              <w:jc w:val="left"/>
              <w:rPr>
                <w:rFonts w:ascii="Calibri" w:hAnsi="Calibri" w:cs="Calibri"/>
                <w:color w:val="000000"/>
                <w:sz w:val="20"/>
                <w:szCs w:val="22"/>
                <w:lang w:eastAsia="en-GB"/>
              </w:rPr>
            </w:pPr>
            <w:ins w:id="682" w:author="J A Odendaal" w:date="2018-05-08T21:58:00Z">
              <w:r w:rsidRPr="00C56655">
                <w:rPr>
                  <w:rFonts w:ascii="Calibri" w:hAnsi="Calibri" w:cs="Calibri"/>
                  <w:color w:val="000000"/>
                  <w:sz w:val="20"/>
                  <w:szCs w:val="22"/>
                </w:rPr>
                <w:t>List Style Bullet</w:t>
              </w:r>
            </w:ins>
          </w:p>
        </w:tc>
      </w:tr>
      <w:tr w:rsidR="005910EB" w:rsidRPr="00C56655" w14:paraId="1E15707C" w14:textId="77777777" w:rsidTr="006C37C5">
        <w:trPr>
          <w:cantSplit/>
          <w:trHeight w:val="227"/>
        </w:trPr>
        <w:tc>
          <w:tcPr>
            <w:tcW w:w="1748" w:type="dxa"/>
            <w:vAlign w:val="bottom"/>
          </w:tcPr>
          <w:p w14:paraId="5679EA11" w14:textId="068EFB6F" w:rsidR="005910EB" w:rsidRPr="00C56655" w:rsidRDefault="005910EB" w:rsidP="006C37C5">
            <w:pPr>
              <w:keepNext/>
              <w:spacing w:before="20" w:after="20" w:line="240" w:lineRule="auto"/>
              <w:jc w:val="left"/>
              <w:rPr>
                <w:rFonts w:ascii="Calibri" w:hAnsi="Calibri" w:cs="Calibri"/>
                <w:color w:val="000000"/>
                <w:sz w:val="20"/>
                <w:szCs w:val="22"/>
                <w:lang w:eastAsia="en-GB"/>
              </w:rPr>
            </w:pPr>
            <w:ins w:id="683" w:author="J A Odendaal" w:date="2018-05-08T21:58:00Z">
              <w:r w:rsidRPr="00C56655">
                <w:rPr>
                  <w:rFonts w:ascii="Calibri" w:hAnsi="Calibri" w:cs="Calibri"/>
                  <w:color w:val="000000"/>
                  <w:sz w:val="20"/>
                  <w:szCs w:val="22"/>
                </w:rPr>
                <w:t>List Style Numbered</w:t>
              </w:r>
            </w:ins>
          </w:p>
        </w:tc>
      </w:tr>
      <w:tr w:rsidR="005910EB" w:rsidRPr="00C56655" w14:paraId="1E7EE9A9" w14:textId="77777777" w:rsidTr="006C37C5">
        <w:trPr>
          <w:cantSplit/>
          <w:trHeight w:val="227"/>
        </w:trPr>
        <w:tc>
          <w:tcPr>
            <w:tcW w:w="1748" w:type="dxa"/>
            <w:vAlign w:val="bottom"/>
          </w:tcPr>
          <w:p w14:paraId="37890483" w14:textId="36509429" w:rsidR="005910EB" w:rsidRPr="00C56655" w:rsidRDefault="005910EB" w:rsidP="006C37C5">
            <w:pPr>
              <w:keepNext/>
              <w:spacing w:before="20" w:after="20" w:line="240" w:lineRule="auto"/>
              <w:jc w:val="left"/>
              <w:rPr>
                <w:rFonts w:ascii="Calibri" w:hAnsi="Calibri" w:cs="Calibri"/>
                <w:color w:val="000000"/>
                <w:sz w:val="20"/>
                <w:szCs w:val="22"/>
                <w:lang w:eastAsia="en-GB"/>
              </w:rPr>
            </w:pPr>
            <w:ins w:id="684" w:author="J A Odendaal" w:date="2018-05-08T21:58:00Z">
              <w:r w:rsidRPr="00C56655">
                <w:rPr>
                  <w:rFonts w:ascii="Calibri" w:hAnsi="Calibri" w:cs="Calibri"/>
                  <w:color w:val="000000"/>
                  <w:sz w:val="20"/>
                  <w:szCs w:val="22"/>
                </w:rPr>
                <w:t>Normal</w:t>
              </w:r>
            </w:ins>
          </w:p>
        </w:tc>
      </w:tr>
      <w:tr w:rsidR="005910EB" w:rsidRPr="00C56655" w14:paraId="1C26E6AA" w14:textId="77777777" w:rsidTr="006C37C5">
        <w:trPr>
          <w:cantSplit/>
          <w:trHeight w:val="227"/>
        </w:trPr>
        <w:tc>
          <w:tcPr>
            <w:tcW w:w="1748" w:type="dxa"/>
            <w:vAlign w:val="bottom"/>
          </w:tcPr>
          <w:p w14:paraId="05D6CA98" w14:textId="4C50C3A2" w:rsidR="005910EB" w:rsidRPr="00C56655" w:rsidRDefault="005910EB" w:rsidP="006C37C5">
            <w:pPr>
              <w:keepNext/>
              <w:spacing w:before="20" w:after="20" w:line="240" w:lineRule="auto"/>
              <w:jc w:val="left"/>
              <w:rPr>
                <w:rFonts w:ascii="Calibri" w:hAnsi="Calibri" w:cs="Calibri"/>
                <w:color w:val="000000"/>
                <w:sz w:val="20"/>
                <w:szCs w:val="22"/>
                <w:lang w:eastAsia="en-GB"/>
              </w:rPr>
            </w:pPr>
            <w:ins w:id="685" w:author="J A Odendaal" w:date="2018-05-08T21:58:00Z">
              <w:r w:rsidRPr="00C56655">
                <w:rPr>
                  <w:rFonts w:ascii="Calibri" w:hAnsi="Calibri" w:cs="Calibri"/>
                  <w:color w:val="000000"/>
                  <w:sz w:val="20"/>
                  <w:szCs w:val="22"/>
                </w:rPr>
                <w:t>Normal Indent</w:t>
              </w:r>
            </w:ins>
          </w:p>
        </w:tc>
      </w:tr>
      <w:tr w:rsidR="005910EB" w:rsidRPr="00C56655" w14:paraId="0EAA4218" w14:textId="77777777" w:rsidTr="006C37C5">
        <w:trPr>
          <w:cantSplit/>
          <w:trHeight w:val="227"/>
        </w:trPr>
        <w:tc>
          <w:tcPr>
            <w:tcW w:w="1748" w:type="dxa"/>
            <w:vAlign w:val="bottom"/>
          </w:tcPr>
          <w:p w14:paraId="1B6BB923" w14:textId="516DF66B" w:rsidR="005910EB" w:rsidRPr="00C56655" w:rsidRDefault="005910EB" w:rsidP="006C37C5">
            <w:pPr>
              <w:keepNext/>
              <w:spacing w:before="20" w:after="20" w:line="240" w:lineRule="auto"/>
              <w:jc w:val="left"/>
              <w:rPr>
                <w:rFonts w:ascii="Calibri" w:hAnsi="Calibri" w:cs="Calibri"/>
                <w:color w:val="000000"/>
                <w:sz w:val="20"/>
                <w:szCs w:val="22"/>
                <w:lang w:eastAsia="en-GB"/>
              </w:rPr>
            </w:pPr>
            <w:ins w:id="686" w:author="J A Odendaal" w:date="2018-05-08T21:58:00Z">
              <w:r w:rsidRPr="00C56655">
                <w:rPr>
                  <w:rFonts w:ascii="Calibri" w:hAnsi="Calibri" w:cs="Calibri"/>
                  <w:color w:val="000000"/>
                  <w:sz w:val="20"/>
                  <w:szCs w:val="22"/>
                </w:rPr>
                <w:t>Normal Indent 2</w:t>
              </w:r>
            </w:ins>
          </w:p>
        </w:tc>
      </w:tr>
      <w:tr w:rsidR="005910EB" w:rsidRPr="00C56655" w14:paraId="4FA9FE18" w14:textId="77777777" w:rsidTr="006C37C5">
        <w:trPr>
          <w:cantSplit/>
          <w:trHeight w:val="227"/>
        </w:trPr>
        <w:tc>
          <w:tcPr>
            <w:tcW w:w="1748" w:type="dxa"/>
            <w:vAlign w:val="bottom"/>
          </w:tcPr>
          <w:p w14:paraId="34B6460C" w14:textId="0293352D" w:rsidR="005910EB" w:rsidRPr="00C56655" w:rsidRDefault="005910EB" w:rsidP="006C37C5">
            <w:pPr>
              <w:keepNext/>
              <w:spacing w:before="20" w:after="20" w:line="240" w:lineRule="auto"/>
              <w:jc w:val="left"/>
              <w:rPr>
                <w:rFonts w:ascii="Calibri" w:hAnsi="Calibri" w:cs="Calibri"/>
                <w:color w:val="000000"/>
                <w:sz w:val="20"/>
                <w:szCs w:val="22"/>
                <w:lang w:eastAsia="en-GB"/>
              </w:rPr>
            </w:pPr>
            <w:ins w:id="687" w:author="J A Odendaal" w:date="2018-05-08T21:58:00Z">
              <w:r w:rsidRPr="00C56655">
                <w:rPr>
                  <w:rFonts w:ascii="Calibri" w:hAnsi="Calibri" w:cs="Calibri"/>
                  <w:color w:val="000000"/>
                  <w:sz w:val="20"/>
                  <w:szCs w:val="22"/>
                </w:rPr>
                <w:t>Normal Indent 3</w:t>
              </w:r>
            </w:ins>
          </w:p>
        </w:tc>
      </w:tr>
      <w:tr w:rsidR="005910EB" w:rsidRPr="00C56655" w14:paraId="71310A2B" w14:textId="77777777" w:rsidTr="006C37C5">
        <w:trPr>
          <w:cantSplit/>
          <w:trHeight w:val="227"/>
        </w:trPr>
        <w:tc>
          <w:tcPr>
            <w:tcW w:w="1748" w:type="dxa"/>
            <w:vAlign w:val="bottom"/>
          </w:tcPr>
          <w:p w14:paraId="4785C05A" w14:textId="646BABB4" w:rsidR="005910EB" w:rsidRPr="00C56655" w:rsidRDefault="005910EB" w:rsidP="006C37C5">
            <w:pPr>
              <w:keepNext/>
              <w:spacing w:before="20" w:after="20" w:line="240" w:lineRule="auto"/>
              <w:jc w:val="left"/>
              <w:rPr>
                <w:rFonts w:ascii="Calibri" w:hAnsi="Calibri" w:cs="Calibri"/>
                <w:color w:val="000000"/>
                <w:sz w:val="20"/>
                <w:szCs w:val="22"/>
                <w:lang w:eastAsia="en-GB"/>
              </w:rPr>
            </w:pPr>
            <w:ins w:id="688" w:author="J A Odendaal" w:date="2018-05-08T21:58:00Z">
              <w:r w:rsidRPr="00C56655">
                <w:rPr>
                  <w:rFonts w:ascii="Calibri" w:hAnsi="Calibri" w:cs="Calibri"/>
                  <w:color w:val="000000"/>
                  <w:sz w:val="20"/>
                  <w:szCs w:val="22"/>
                </w:rPr>
                <w:t>RefNumPar</w:t>
              </w:r>
            </w:ins>
          </w:p>
        </w:tc>
      </w:tr>
      <w:tr w:rsidR="005910EB" w:rsidRPr="00C56655" w14:paraId="5CD7238E" w14:textId="77777777" w:rsidTr="006C37C5">
        <w:trPr>
          <w:cantSplit/>
          <w:trHeight w:val="227"/>
        </w:trPr>
        <w:tc>
          <w:tcPr>
            <w:tcW w:w="1748" w:type="dxa"/>
            <w:vAlign w:val="bottom"/>
          </w:tcPr>
          <w:p w14:paraId="01600CC9" w14:textId="11A7069E" w:rsidR="005910EB" w:rsidRPr="00C56655" w:rsidRDefault="005910EB" w:rsidP="006C37C5">
            <w:pPr>
              <w:keepNext/>
              <w:spacing w:before="20" w:after="20" w:line="240" w:lineRule="auto"/>
              <w:jc w:val="left"/>
              <w:rPr>
                <w:rFonts w:ascii="Calibri" w:hAnsi="Calibri" w:cs="Calibri"/>
                <w:color w:val="000000"/>
                <w:sz w:val="20"/>
                <w:szCs w:val="22"/>
                <w:lang w:eastAsia="en-GB"/>
              </w:rPr>
            </w:pPr>
            <w:ins w:id="689" w:author="J A Odendaal" w:date="2018-05-08T21:58:00Z">
              <w:r w:rsidRPr="00C56655">
                <w:rPr>
                  <w:rFonts w:ascii="Calibri" w:hAnsi="Calibri" w:cs="Calibri"/>
                  <w:color w:val="000000"/>
                  <w:sz w:val="20"/>
                  <w:szCs w:val="22"/>
                </w:rPr>
                <w:t>RefNumTable</w:t>
              </w:r>
            </w:ins>
          </w:p>
        </w:tc>
      </w:tr>
      <w:tr w:rsidR="005910EB" w:rsidRPr="00C56655" w14:paraId="5FB47904" w14:textId="77777777" w:rsidTr="006C37C5">
        <w:trPr>
          <w:cantSplit/>
          <w:trHeight w:val="227"/>
        </w:trPr>
        <w:tc>
          <w:tcPr>
            <w:tcW w:w="1748" w:type="dxa"/>
            <w:vAlign w:val="bottom"/>
          </w:tcPr>
          <w:p w14:paraId="447BE2B1" w14:textId="4FB586EE" w:rsidR="005910EB" w:rsidRPr="00C56655" w:rsidRDefault="005910EB" w:rsidP="006C37C5">
            <w:pPr>
              <w:keepNext/>
              <w:spacing w:before="20" w:after="20" w:line="240" w:lineRule="auto"/>
              <w:jc w:val="left"/>
              <w:rPr>
                <w:rFonts w:ascii="Calibri" w:hAnsi="Calibri" w:cs="Calibri"/>
                <w:color w:val="000000"/>
                <w:sz w:val="20"/>
                <w:szCs w:val="22"/>
                <w:lang w:eastAsia="en-GB"/>
              </w:rPr>
            </w:pPr>
            <w:ins w:id="690" w:author="J A Odendaal" w:date="2018-05-08T21:58:00Z">
              <w:r w:rsidRPr="00C56655">
                <w:rPr>
                  <w:rFonts w:ascii="Calibri" w:hAnsi="Calibri" w:cs="Calibri"/>
                  <w:color w:val="000000"/>
                  <w:sz w:val="20"/>
                  <w:szCs w:val="22"/>
                </w:rPr>
                <w:t>Requirement 1</w:t>
              </w:r>
            </w:ins>
          </w:p>
        </w:tc>
      </w:tr>
      <w:tr w:rsidR="005910EB" w:rsidRPr="00C56655" w14:paraId="1770D2C8" w14:textId="77777777" w:rsidTr="006C37C5">
        <w:trPr>
          <w:cantSplit/>
          <w:trHeight w:val="227"/>
        </w:trPr>
        <w:tc>
          <w:tcPr>
            <w:tcW w:w="1748" w:type="dxa"/>
            <w:vAlign w:val="bottom"/>
          </w:tcPr>
          <w:p w14:paraId="29936AB1" w14:textId="020646C2" w:rsidR="005910EB" w:rsidRPr="00C56655" w:rsidRDefault="005910EB" w:rsidP="006C37C5">
            <w:pPr>
              <w:keepNext/>
              <w:spacing w:before="20" w:after="20" w:line="240" w:lineRule="auto"/>
              <w:jc w:val="left"/>
              <w:rPr>
                <w:rFonts w:ascii="Calibri" w:hAnsi="Calibri" w:cs="Calibri"/>
                <w:color w:val="000000"/>
                <w:sz w:val="20"/>
                <w:szCs w:val="22"/>
                <w:lang w:eastAsia="en-GB"/>
              </w:rPr>
            </w:pPr>
            <w:ins w:id="691" w:author="J A Odendaal" w:date="2018-05-08T21:58:00Z">
              <w:r w:rsidRPr="00C56655">
                <w:rPr>
                  <w:rFonts w:ascii="Calibri" w:hAnsi="Calibri" w:cs="Calibri"/>
                  <w:color w:val="000000"/>
                  <w:sz w:val="20"/>
                  <w:szCs w:val="22"/>
                </w:rPr>
                <w:t>Requirement 2</w:t>
              </w:r>
            </w:ins>
          </w:p>
        </w:tc>
      </w:tr>
      <w:tr w:rsidR="005910EB" w:rsidRPr="00C56655" w14:paraId="162CF372" w14:textId="77777777" w:rsidTr="006C37C5">
        <w:trPr>
          <w:cantSplit/>
          <w:trHeight w:val="227"/>
        </w:trPr>
        <w:tc>
          <w:tcPr>
            <w:tcW w:w="1748" w:type="dxa"/>
            <w:vAlign w:val="bottom"/>
          </w:tcPr>
          <w:p w14:paraId="6B9D8CBC" w14:textId="4B3FE1D8" w:rsidR="005910EB" w:rsidRPr="00C56655" w:rsidRDefault="005910EB" w:rsidP="006C37C5">
            <w:pPr>
              <w:keepNext/>
              <w:spacing w:before="20" w:after="20" w:line="240" w:lineRule="auto"/>
              <w:jc w:val="left"/>
              <w:rPr>
                <w:rFonts w:ascii="Calibri" w:hAnsi="Calibri" w:cs="Calibri"/>
                <w:color w:val="000000"/>
                <w:sz w:val="20"/>
                <w:szCs w:val="22"/>
                <w:lang w:eastAsia="en-GB"/>
              </w:rPr>
            </w:pPr>
            <w:ins w:id="692" w:author="J A Odendaal" w:date="2018-05-08T21:58:00Z">
              <w:r w:rsidRPr="00C56655">
                <w:rPr>
                  <w:rFonts w:ascii="Calibri" w:hAnsi="Calibri" w:cs="Calibri"/>
                  <w:color w:val="000000"/>
                  <w:sz w:val="20"/>
                  <w:szCs w:val="22"/>
                </w:rPr>
                <w:t>List Style Bullet</w:t>
              </w:r>
            </w:ins>
          </w:p>
        </w:tc>
      </w:tr>
      <w:tr w:rsidR="005910EB" w:rsidRPr="00C56655" w14:paraId="4AB23DD7" w14:textId="77777777" w:rsidTr="006C37C5">
        <w:trPr>
          <w:cantSplit/>
          <w:trHeight w:val="227"/>
        </w:trPr>
        <w:tc>
          <w:tcPr>
            <w:tcW w:w="1748" w:type="dxa"/>
            <w:vAlign w:val="bottom"/>
          </w:tcPr>
          <w:p w14:paraId="55842CA9" w14:textId="6CC8014B" w:rsidR="005910EB" w:rsidRPr="00C56655" w:rsidRDefault="005910EB" w:rsidP="006C37C5">
            <w:pPr>
              <w:keepNext/>
              <w:spacing w:before="20" w:after="20" w:line="240" w:lineRule="auto"/>
              <w:jc w:val="left"/>
              <w:rPr>
                <w:rFonts w:ascii="Calibri" w:hAnsi="Calibri" w:cs="Calibri"/>
                <w:color w:val="000000"/>
                <w:sz w:val="20"/>
                <w:szCs w:val="22"/>
                <w:lang w:eastAsia="en-GB"/>
              </w:rPr>
            </w:pPr>
            <w:ins w:id="693" w:author="J A Odendaal" w:date="2018-05-08T21:58:00Z">
              <w:r w:rsidRPr="00C56655">
                <w:rPr>
                  <w:rFonts w:ascii="Calibri" w:hAnsi="Calibri" w:cs="Calibri"/>
                  <w:color w:val="000000"/>
                  <w:sz w:val="20"/>
                  <w:szCs w:val="22"/>
                </w:rPr>
                <w:t>List Style Numbered</w:t>
              </w:r>
            </w:ins>
          </w:p>
        </w:tc>
      </w:tr>
      <w:tr w:rsidR="005910EB" w:rsidRPr="00C56655" w14:paraId="698FF8EA" w14:textId="77777777" w:rsidTr="006C37C5">
        <w:trPr>
          <w:cantSplit/>
          <w:trHeight w:val="227"/>
        </w:trPr>
        <w:tc>
          <w:tcPr>
            <w:tcW w:w="1748" w:type="dxa"/>
            <w:vAlign w:val="bottom"/>
          </w:tcPr>
          <w:p w14:paraId="32FB30E8" w14:textId="02B87E99" w:rsidR="005910EB" w:rsidRPr="00C56655" w:rsidRDefault="005910EB" w:rsidP="006C37C5">
            <w:pPr>
              <w:keepNext/>
              <w:spacing w:before="20" w:after="20" w:line="240" w:lineRule="auto"/>
              <w:jc w:val="left"/>
              <w:rPr>
                <w:rFonts w:ascii="Calibri" w:hAnsi="Calibri" w:cs="Calibri"/>
                <w:color w:val="000000"/>
                <w:sz w:val="20"/>
                <w:szCs w:val="22"/>
                <w:lang w:eastAsia="en-GB"/>
              </w:rPr>
            </w:pPr>
            <w:ins w:id="694" w:author="J A Odendaal" w:date="2018-05-08T21:58:00Z">
              <w:r w:rsidRPr="00C56655">
                <w:rPr>
                  <w:rFonts w:ascii="Calibri" w:hAnsi="Calibri" w:cs="Calibri"/>
                  <w:color w:val="000000"/>
                  <w:sz w:val="20"/>
                  <w:szCs w:val="22"/>
                </w:rPr>
                <w:t>Table Text</w:t>
              </w:r>
            </w:ins>
          </w:p>
        </w:tc>
      </w:tr>
    </w:tbl>
    <w:p w14:paraId="053AB690" w14:textId="77777777" w:rsidR="00BD2FC4" w:rsidRPr="00C56655" w:rsidRDefault="00BD2FC4" w:rsidP="00BD2FC4">
      <w:pPr>
        <w:spacing w:after="0"/>
        <w:rPr>
          <w:sz w:val="16"/>
          <w:szCs w:val="16"/>
        </w:rPr>
      </w:pPr>
    </w:p>
    <w:p w14:paraId="1EA05D46" w14:textId="77777777" w:rsidR="0017180B" w:rsidRPr="00C56655" w:rsidRDefault="0017180B" w:rsidP="0017180B">
      <w:pPr>
        <w:pStyle w:val="Heading3"/>
        <w:rPr>
          <w:ins w:id="695" w:author="J A Odendaal" w:date="2018-05-08T22:03:00Z"/>
        </w:rPr>
      </w:pPr>
      <w:bookmarkStart w:id="696" w:name="_Toc513580770"/>
      <w:ins w:id="697" w:author="J A Odendaal" w:date="2018-05-08T22:03:00Z">
        <w:r w:rsidRPr="00C56655">
          <w:t>Using the Embedded Macro</w:t>
        </w:r>
        <w:bookmarkEnd w:id="696"/>
      </w:ins>
    </w:p>
    <w:p w14:paraId="09270B4B" w14:textId="77777777" w:rsidR="0017180B" w:rsidRPr="00C56655" w:rsidRDefault="0017180B" w:rsidP="0017180B">
      <w:pPr>
        <w:rPr>
          <w:ins w:id="698" w:author="J A Odendaal" w:date="2018-05-08T22:03:00Z"/>
        </w:rPr>
      </w:pPr>
      <w:ins w:id="699" w:author="J A Odendaal" w:date="2018-05-08T22:03:00Z">
        <w:r w:rsidRPr="00C56655">
          <w:t>If any basic data is added or changed, the built</w:t>
        </w:r>
        <w:r w:rsidRPr="00C56655">
          <w:noBreakHyphen/>
          <w:t>in macro ‘ResetDataValidationRanges’ must be used to reset data validation ranges. This will then encircle all invalid entries throughout the database, upon which the user then has the chance to correct it by choosing a valid data entry from the corresponding drop</w:t>
        </w:r>
        <w:r w:rsidRPr="00C56655">
          <w:noBreakHyphen/>
          <w:t>down list. This macro is launched with ALT-F8.</w:t>
        </w:r>
      </w:ins>
    </w:p>
    <w:p w14:paraId="529D4DBB" w14:textId="77777777" w:rsidR="00EE5A73" w:rsidRPr="00C56655" w:rsidRDefault="00EE5A73" w:rsidP="00EE5A73">
      <w:pPr>
        <w:spacing w:after="0"/>
        <w:rPr>
          <w:sz w:val="16"/>
          <w:szCs w:val="16"/>
        </w:rPr>
      </w:pPr>
      <w:bookmarkStart w:id="700" w:name="CurrentCursorPosition"/>
      <w:bookmarkStart w:id="701" w:name="_GoBack"/>
      <w:bookmarkEnd w:id="700"/>
      <w:bookmarkEnd w:id="701"/>
    </w:p>
    <w:p w14:paraId="057C4FCE" w14:textId="77777777" w:rsidR="00C31C5F" w:rsidRPr="00C56655" w:rsidRDefault="00C31C5F" w:rsidP="00C31C5F">
      <w:pPr>
        <w:pStyle w:val="Heading2"/>
      </w:pPr>
      <w:bookmarkStart w:id="702" w:name="_Toc513580771"/>
      <w:r w:rsidRPr="00C56655">
        <w:lastRenderedPageBreak/>
        <w:t>Product Data Management System Interface</w:t>
      </w:r>
      <w:bookmarkEnd w:id="664"/>
      <w:bookmarkEnd w:id="665"/>
      <w:bookmarkEnd w:id="702"/>
    </w:p>
    <w:p w14:paraId="0D0E3EDF" w14:textId="77777777" w:rsidR="00C31C5F" w:rsidRPr="00C56655" w:rsidRDefault="00C31C5F" w:rsidP="00C31C5F">
      <w:pPr>
        <w:pStyle w:val="Heading3"/>
      </w:pPr>
      <w:bookmarkStart w:id="703" w:name="_Toc513580772"/>
      <w:r w:rsidRPr="00C56655">
        <w:t>Contents</w:t>
      </w:r>
      <w:bookmarkEnd w:id="703"/>
    </w:p>
    <w:p w14:paraId="768EAADA" w14:textId="5BF5A3F2" w:rsidR="00C31C5F" w:rsidRPr="00C56655" w:rsidRDefault="00C31C5F" w:rsidP="00C31C5F">
      <w:r w:rsidRPr="00C56655">
        <w:t>The PDMS interface workbook (paragraph </w:t>
      </w:r>
      <w:r w:rsidRPr="00C56655">
        <w:fldChar w:fldCharType="begin"/>
      </w:r>
      <w:r w:rsidRPr="00C56655">
        <w:instrText xml:space="preserve"> REF _Ref400283052 \r \h </w:instrText>
      </w:r>
      <w:r w:rsidRPr="00C56655">
        <w:fldChar w:fldCharType="separate"/>
      </w:r>
      <w:r w:rsidR="00C56655">
        <w:t>2.1.7</w:t>
      </w:r>
      <w:r w:rsidRPr="00C56655">
        <w:fldChar w:fldCharType="end"/>
      </w:r>
      <w:r w:rsidRPr="00C56655">
        <w:t xml:space="preserve">) enables metadata information exchange and is intended to be copied to a different location to be edited. It contains three sheets </w:t>
      </w:r>
      <w:r w:rsidRPr="00C56655">
        <w:noBreakHyphen/>
        <w:t xml:space="preserve"> DocumentList, PropertiesMap and NamingExamples </w:t>
      </w:r>
      <w:r w:rsidRPr="00C56655">
        <w:noBreakHyphen/>
        <w:t xml:space="preserve"> as well as embedded macros that will import/export custom document properties (paragraph </w:t>
      </w:r>
      <w:r w:rsidRPr="00C56655">
        <w:fldChar w:fldCharType="begin"/>
      </w:r>
      <w:r w:rsidRPr="00C56655">
        <w:instrText xml:space="preserve"> REF _Ref381963660 \n \h  \* MERGEFORMAT </w:instrText>
      </w:r>
      <w:r w:rsidRPr="00C56655">
        <w:fldChar w:fldCharType="separate"/>
      </w:r>
      <w:r w:rsidR="00C56655">
        <w:t>4.5</w:t>
      </w:r>
      <w:r w:rsidRPr="00C56655">
        <w:fldChar w:fldCharType="end"/>
      </w:r>
      <w:r w:rsidRPr="00C56655">
        <w:t>) between documents based on the Automated Template System and the PDMS interface workbook.</w:t>
      </w:r>
    </w:p>
    <w:p w14:paraId="5A3D7617" w14:textId="77777777" w:rsidR="00C31C5F" w:rsidRPr="00C56655" w:rsidRDefault="00C31C5F" w:rsidP="00421E6B">
      <w:pPr>
        <w:keepNext/>
        <w:numPr>
          <w:ilvl w:val="0"/>
          <w:numId w:val="26"/>
        </w:numPr>
      </w:pPr>
      <w:r w:rsidRPr="00C56655">
        <w:t>DocumentList</w:t>
      </w:r>
    </w:p>
    <w:p w14:paraId="02E824CE" w14:textId="77777777" w:rsidR="00C31C5F" w:rsidRPr="00C56655" w:rsidRDefault="00C31C5F" w:rsidP="00C31C5F">
      <w:pPr>
        <w:pStyle w:val="NormalIndent"/>
      </w:pPr>
      <w:r w:rsidRPr="00C56655">
        <w:t>The DocumentList sheet contains an example of metadata information that can be used to perform configuration control of documents in a company. Companies that use a PDMS will usually have this information captured within their PDMS.</w:t>
      </w:r>
    </w:p>
    <w:p w14:paraId="1ED89B26" w14:textId="77777777" w:rsidR="00C31C5F" w:rsidRPr="00C56655" w:rsidRDefault="00C31C5F" w:rsidP="00421E6B">
      <w:pPr>
        <w:keepNext/>
        <w:numPr>
          <w:ilvl w:val="0"/>
          <w:numId w:val="26"/>
        </w:numPr>
      </w:pPr>
      <w:r w:rsidRPr="00C56655">
        <w:t>PropertiesMap</w:t>
      </w:r>
    </w:p>
    <w:p w14:paraId="76C4D001" w14:textId="77777777" w:rsidR="00C31C5F" w:rsidRPr="00C56655" w:rsidRDefault="00C31C5F" w:rsidP="00C31C5F">
      <w:pPr>
        <w:pStyle w:val="NormalIndent"/>
      </w:pPr>
      <w:r w:rsidRPr="00C56655">
        <w:t>The PropertiesMap sheet contains the mapping table between headers in DocumentList and the custom document properties. It is password-protected to eliminate finger trouble, but can easily be changed; the password is identical to the sheet name (password = PropertiesMap) and protected/unprotected using the Unprotect Sheet/Protect Sheet options on the Review ribbon.</w:t>
      </w:r>
    </w:p>
    <w:p w14:paraId="776CA6FA" w14:textId="77777777" w:rsidR="00C31C5F" w:rsidRPr="00C56655" w:rsidRDefault="00C31C5F" w:rsidP="00C31C5F">
      <w:pPr>
        <w:pStyle w:val="NormalIndent"/>
      </w:pPr>
      <w:r w:rsidRPr="00C56655">
        <w:t>Additional custom document properties can be appended to or inserted in the Document Properties column. Cross</w:t>
      </w:r>
      <w:r w:rsidRPr="00C56655">
        <w:noBreakHyphen/>
        <w:t>referenced DocumentList headers in the PDMS Properties column can be moved to different rows (</w:t>
      </w:r>
      <w:r w:rsidRPr="00C56655">
        <w:rPr>
          <w:i/>
        </w:rPr>
        <w:t>NB! not copied</w:t>
      </w:r>
      <w:r w:rsidRPr="00C56655">
        <w:t>) or additional DocumentList headers can be referenced here. This is done by pressing the equals (=) key, selecting the appropriate header cell in the DocumentList sheet and pressing the Enter key. After changing the cross</w:t>
      </w:r>
      <w:r w:rsidRPr="00C56655">
        <w:noBreakHyphen/>
        <w:t>reference mapping table, the DocumentList sheet should be password-protected again.</w:t>
      </w:r>
    </w:p>
    <w:p w14:paraId="1E4EC553" w14:textId="77777777" w:rsidR="00C31C5F" w:rsidRPr="00C56655" w:rsidRDefault="00C31C5F" w:rsidP="00421E6B">
      <w:pPr>
        <w:keepNext/>
        <w:numPr>
          <w:ilvl w:val="0"/>
          <w:numId w:val="26"/>
        </w:numPr>
      </w:pPr>
      <w:r w:rsidRPr="00C56655">
        <w:t>NamingExamples</w:t>
      </w:r>
    </w:p>
    <w:p w14:paraId="4EF4C869" w14:textId="77777777" w:rsidR="00C31C5F" w:rsidRPr="00C56655" w:rsidRDefault="00C31C5F" w:rsidP="00C31C5F">
      <w:pPr>
        <w:pStyle w:val="NormalIndent"/>
      </w:pPr>
      <w:r w:rsidRPr="00C56655">
        <w:t>The NamingExamples sheet contains examples of how document names can be constructed based on the system</w:t>
      </w:r>
      <w:r w:rsidRPr="00C56655">
        <w:noBreakHyphen/>
        <w:t>function</w:t>
      </w:r>
      <w:r w:rsidRPr="00C56655">
        <w:noBreakHyphen/>
        <w:t>type paradigm, as well as definitions of document types according to the Institute of Electrical and Electronics Engineers (IEEE) standards.</w:t>
      </w:r>
    </w:p>
    <w:p w14:paraId="1FB93405" w14:textId="77777777" w:rsidR="00C31C5F" w:rsidRPr="00C56655" w:rsidRDefault="00C31C5F" w:rsidP="00C31C5F">
      <w:pPr>
        <w:pStyle w:val="Heading3"/>
      </w:pPr>
      <w:bookmarkStart w:id="704" w:name="_Toc513580773"/>
      <w:r w:rsidRPr="00C56655">
        <w:t>Using Embedded Macros</w:t>
      </w:r>
      <w:bookmarkEnd w:id="704"/>
    </w:p>
    <w:p w14:paraId="1F0D6F6C" w14:textId="77777777" w:rsidR="00C31C5F" w:rsidRPr="00C56655" w:rsidRDefault="00C31C5F" w:rsidP="00C31C5F">
      <w:pPr>
        <w:keepNext/>
        <w:keepLines/>
      </w:pPr>
      <w:r w:rsidRPr="00C56655">
        <w:t>The embedded macros are contained within a VBA project module, called ConfigModule, in the PDMS interface workbook, and are accessible via the VBA editor when pressing ALT</w:t>
      </w:r>
      <w:r w:rsidRPr="00C56655">
        <w:noBreakHyphen/>
        <w:t>F11. They consist of private and public macros. Only public macros are accessible or available for use and these are called ExportConfigData, ImportConfigDataEmptyRow and ImportConfigDataOverwriteCurrent. The coding contained here can be adapted, reused or used as a basis to provide similar functionality directly with a company’s PDMS.</w:t>
      </w:r>
    </w:p>
    <w:p w14:paraId="61784046" w14:textId="77777777" w:rsidR="00C31C5F" w:rsidRPr="00C56655" w:rsidRDefault="00C31C5F" w:rsidP="00421E6B">
      <w:pPr>
        <w:keepNext/>
        <w:numPr>
          <w:ilvl w:val="0"/>
          <w:numId w:val="27"/>
        </w:numPr>
      </w:pPr>
      <w:r w:rsidRPr="00C56655">
        <w:t>ExportConfigData</w:t>
      </w:r>
    </w:p>
    <w:p w14:paraId="5D46A68D" w14:textId="71077BD5" w:rsidR="00C31C5F" w:rsidRPr="00C56655" w:rsidRDefault="00C31C5F" w:rsidP="00C31C5F">
      <w:pPr>
        <w:pStyle w:val="NormalIndent"/>
      </w:pPr>
      <w:r w:rsidRPr="00C56655">
        <w:t>The ExportConfigData macro is used to export metadata information to a text file to be imported again into the Microsoft Word document using the Import Config utility (paragraph </w:t>
      </w:r>
      <w:r w:rsidRPr="00C56655">
        <w:fldChar w:fldCharType="begin"/>
      </w:r>
      <w:r w:rsidRPr="00C56655">
        <w:instrText xml:space="preserve"> REF _Ref381896440 \r \h  \* MERGEFORMAT </w:instrText>
      </w:r>
      <w:r w:rsidRPr="00C56655">
        <w:fldChar w:fldCharType="separate"/>
      </w:r>
      <w:r w:rsidR="00C56655">
        <w:t>4.3.1.5</w:t>
      </w:r>
      <w:r w:rsidRPr="00C56655">
        <w:fldChar w:fldCharType="end"/>
      </w:r>
      <w:r w:rsidRPr="00C56655">
        <w:t>). Select any cell in the row that needs to be exported in the DocumentList sheet; press ALT</w:t>
      </w:r>
      <w:r w:rsidRPr="00C56655">
        <w:noBreakHyphen/>
        <w:t>F8; and select and run ExportConfigData. The exported data will be written to a text file in the same folder as the PDMS interface workbook, with the filename being a concatenation of the document number and revision fields and post</w:t>
      </w:r>
      <w:r w:rsidRPr="00C56655">
        <w:noBreakHyphen/>
        <w:t>fixed with ‘.Config.txt’. The DocForceFileName and DocFileName fields can be used to automatically change the active document’s filename to a prescribed filename.</w:t>
      </w:r>
    </w:p>
    <w:p w14:paraId="7A70695A" w14:textId="77777777" w:rsidR="00C31C5F" w:rsidRPr="00C56655" w:rsidRDefault="00C31C5F" w:rsidP="00421E6B">
      <w:pPr>
        <w:keepNext/>
        <w:numPr>
          <w:ilvl w:val="0"/>
          <w:numId w:val="27"/>
        </w:numPr>
      </w:pPr>
      <w:r w:rsidRPr="00C56655">
        <w:lastRenderedPageBreak/>
        <w:t>ImportConfigDataEmptyRow</w:t>
      </w:r>
    </w:p>
    <w:p w14:paraId="4586A4BF" w14:textId="2F4A14C6" w:rsidR="00C31C5F" w:rsidRPr="00C56655" w:rsidRDefault="00C31C5F" w:rsidP="00C31C5F">
      <w:pPr>
        <w:pStyle w:val="NormalIndent"/>
      </w:pPr>
      <w:r w:rsidRPr="00C56655">
        <w:t>The ImportConfigDataEmptyRow macro is used to import metadata information from a text file created by the Export Config utility (paragraph </w:t>
      </w:r>
      <w:r w:rsidRPr="00C56655">
        <w:fldChar w:fldCharType="begin"/>
      </w:r>
      <w:r w:rsidRPr="00C56655">
        <w:instrText xml:space="preserve"> REF _Ref381896311 \r \h  \* MERGEFORMAT </w:instrText>
      </w:r>
      <w:r w:rsidRPr="00C56655">
        <w:fldChar w:fldCharType="separate"/>
      </w:r>
      <w:r w:rsidR="00C56655">
        <w:t>4.3.1.4</w:t>
      </w:r>
      <w:r w:rsidRPr="00C56655">
        <w:fldChar w:fldCharType="end"/>
      </w:r>
      <w:r w:rsidRPr="00C56655">
        <w:t>) into an empty row in the DocumentList sheet. Select any cell in an empty row that needs to be populated in the DocumentList sheet; press ALT</w:t>
      </w:r>
      <w:r w:rsidRPr="00C56655">
        <w:noBreakHyphen/>
        <w:t>F8; and select and run ImportConfigDataEmptyRow.</w:t>
      </w:r>
    </w:p>
    <w:p w14:paraId="596B0163" w14:textId="77777777" w:rsidR="00C31C5F" w:rsidRPr="00C56655" w:rsidRDefault="00C31C5F" w:rsidP="00421E6B">
      <w:pPr>
        <w:keepNext/>
        <w:numPr>
          <w:ilvl w:val="0"/>
          <w:numId w:val="27"/>
        </w:numPr>
      </w:pPr>
      <w:r w:rsidRPr="00C56655">
        <w:t>ImportConfigDataOverwriteCurrent</w:t>
      </w:r>
    </w:p>
    <w:p w14:paraId="7921102C" w14:textId="04EF9745" w:rsidR="00C31C5F" w:rsidRPr="00C56655" w:rsidRDefault="00C31C5F" w:rsidP="00C31C5F">
      <w:pPr>
        <w:pStyle w:val="NormalIndent"/>
      </w:pPr>
      <w:r w:rsidRPr="00C56655">
        <w:t>The ImportConfigDataOverwriteCurrent macro is used to import metadata information from a text file created by the Export Config utility (paragraph </w:t>
      </w:r>
      <w:r w:rsidRPr="00C56655">
        <w:fldChar w:fldCharType="begin"/>
      </w:r>
      <w:r w:rsidRPr="00C56655">
        <w:instrText xml:space="preserve"> REF _Ref381896311 \r \h  \* MERGEFORMAT </w:instrText>
      </w:r>
      <w:r w:rsidRPr="00C56655">
        <w:fldChar w:fldCharType="separate"/>
      </w:r>
      <w:r w:rsidR="00C56655">
        <w:t>4.3.1.4</w:t>
      </w:r>
      <w:r w:rsidRPr="00C56655">
        <w:fldChar w:fldCharType="end"/>
      </w:r>
      <w:r w:rsidRPr="00C56655">
        <w:t>) into a row in the DocumentList sheet already populated with information. This is useful to synchronize between the document and DocumentList sheet when metadata information is updated. Select any cell in a row that needs to be updated in the DocumentList sheet; press ALT</w:t>
      </w:r>
      <w:r w:rsidRPr="00C56655">
        <w:noBreakHyphen/>
        <w:t>F8; and select and run ImportConfigDataOverwriteCurrent.</w:t>
      </w:r>
    </w:p>
    <w:p w14:paraId="047666B1" w14:textId="77777777" w:rsidR="00C31C5F" w:rsidRPr="00C56655" w:rsidRDefault="00C31C5F" w:rsidP="00C31C5F">
      <w:pPr>
        <w:pStyle w:val="Heading1"/>
      </w:pPr>
      <w:bookmarkStart w:id="705" w:name="_Toc381802985"/>
      <w:bookmarkStart w:id="706" w:name="_Ref400263761"/>
      <w:bookmarkStart w:id="707" w:name="_Toc513580774"/>
      <w:r w:rsidRPr="00C56655">
        <w:lastRenderedPageBreak/>
        <w:t>Competency Database</w:t>
      </w:r>
      <w:bookmarkEnd w:id="705"/>
      <w:bookmarkEnd w:id="706"/>
      <w:bookmarkEnd w:id="707"/>
    </w:p>
    <w:p w14:paraId="4D4E4DC5" w14:textId="59F2777C" w:rsidR="00C31C5F" w:rsidRPr="00C56655" w:rsidRDefault="00C31C5F" w:rsidP="00C31C5F">
      <w:r w:rsidRPr="00C56655">
        <w:t>The competency database, in the form of an Excel workbook, is intended as a tool that a company can use to formally manage its resource’s competencies. It should be copied to a different location to be edited and made not read only. Many factors determine a resource’s competency; these are presented in a graphical database relationship view (</w:t>
      </w:r>
      <w:r w:rsidRPr="00C56655">
        <w:fldChar w:fldCharType="begin"/>
      </w:r>
      <w:r w:rsidRPr="00C56655">
        <w:instrText xml:space="preserve"> REF App_C \h  \* MERGEFORMAT </w:instrText>
      </w:r>
      <w:r w:rsidRPr="00C56655">
        <w:fldChar w:fldCharType="separate"/>
      </w:r>
      <w:r w:rsidR="00C56655" w:rsidRPr="00C56655">
        <w:t>Appendix C</w:t>
      </w:r>
      <w:r w:rsidRPr="00C56655">
        <w:fldChar w:fldCharType="end"/>
      </w:r>
      <w:r w:rsidRPr="00C56655">
        <w:t>). The Excel workbook is set-up to exploit these data relations, where basic data entered by the user is presented in the form of drop</w:t>
      </w:r>
      <w:r w:rsidRPr="00C56655">
        <w:noBreakHyphen/>
        <w:t>down lists to choose from in the dependent tables</w:t>
      </w:r>
      <w:r w:rsidRPr="00C56655">
        <w:rPr>
          <w:rStyle w:val="FootnoteReference"/>
        </w:rPr>
        <w:footnoteReference w:id="1"/>
      </w:r>
      <w:r w:rsidRPr="00C56655">
        <w:t>. A resource’s competency is not automatically determined; it is governed by a company’s internal company business rules.</w:t>
      </w:r>
    </w:p>
    <w:p w14:paraId="500A649E" w14:textId="77777777" w:rsidR="00C31C5F" w:rsidRPr="00C56655" w:rsidRDefault="00C31C5F" w:rsidP="00C31C5F">
      <w:r w:rsidRPr="00C56655">
        <w:t>When using this tool, the objective is to compile the competencies table for all resources. This is done by comparing a resource’s abilities and attributes to corresponding prerequisites. These comparison areas are tool proficiency, related experience, qualifications, membership of professional bodies and quality training received. Internal company business rules then determine if a resource is competent to perform a specific competency function within a specific competency area for a specific project phase. Basic data needed to compile the abilities, attributes and corresponding prerequisites varies per industry and consists of tools, proficiency data, experience indexes, qualifications data, field of study data, institutions data, professional bodies’ data, affiliations data and quality artefacts.</w:t>
      </w:r>
    </w:p>
    <w:p w14:paraId="39C2EA60" w14:textId="77777777" w:rsidR="00C31C5F" w:rsidRPr="00C56655" w:rsidRDefault="00C31C5F" w:rsidP="00C31C5F">
      <w:r w:rsidRPr="00C56655">
        <w:t>The competency database creates the resources and competencies database when applying the built</w:t>
      </w:r>
      <w:r w:rsidRPr="00C56655">
        <w:noBreakHyphen/>
        <w:t>in macro ‘ExportDataForWordTemplatesOpenExisting’. If basic data is added or changed, the built</w:t>
      </w:r>
      <w:r w:rsidRPr="00C56655">
        <w:noBreakHyphen/>
        <w:t>in macro ‘ResetDataValidationRanges’ must be used to reset data validation ranges. This will then encircle all invalid entries throughout the database, upon which the user then has the chance to correct it by choosing a valid data entry from the corresponding drop</w:t>
      </w:r>
      <w:r w:rsidRPr="00C56655">
        <w:noBreakHyphen/>
        <w:t>down list. These macros are launched with ALT-F8. It is thus important to centrally manage and change this database, and distribute the resulting resources and competencies database via the Automated Template System release package.</w:t>
      </w:r>
    </w:p>
    <w:p w14:paraId="05A62AB6" w14:textId="77777777" w:rsidR="00C31C5F" w:rsidRPr="00C56655" w:rsidRDefault="00C31C5F" w:rsidP="00C31C5F">
      <w:r w:rsidRPr="00C56655">
        <w:t>The following tables, with pre</w:t>
      </w:r>
      <w:r w:rsidRPr="00C56655">
        <w:noBreakHyphen/>
        <w:t>populated example data, are included in the database:</w:t>
      </w:r>
    </w:p>
    <w:p w14:paraId="52C146AE" w14:textId="77777777" w:rsidR="00C31C5F" w:rsidRPr="00C56655" w:rsidRDefault="00C31C5F" w:rsidP="00421E6B">
      <w:pPr>
        <w:keepNext/>
        <w:numPr>
          <w:ilvl w:val="0"/>
          <w:numId w:val="25"/>
        </w:numPr>
      </w:pPr>
      <w:r w:rsidRPr="00C56655">
        <w:t>AffiliationsData</w:t>
      </w:r>
    </w:p>
    <w:p w14:paraId="5BC174C0" w14:textId="77777777" w:rsidR="00C31C5F" w:rsidRPr="00C56655" w:rsidRDefault="00C31C5F" w:rsidP="00C31C5F">
      <w:pPr>
        <w:pStyle w:val="NormalIndent"/>
        <w:keepNext/>
      </w:pPr>
      <w:r w:rsidRPr="00C56655">
        <w:t>This table defines basic data needed to compile the abilities, attributes and corresponding prerequisites.</w:t>
      </w:r>
    </w:p>
    <w:tbl>
      <w:tblPr>
        <w:tblW w:w="0" w:type="auto"/>
        <w:tblInd w:w="454"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57" w:type="dxa"/>
          <w:right w:w="57" w:type="dxa"/>
        </w:tblCellMar>
        <w:tblLook w:val="04A0" w:firstRow="1" w:lastRow="0" w:firstColumn="1" w:lastColumn="0" w:noHBand="0" w:noVBand="1"/>
      </w:tblPr>
      <w:tblGrid>
        <w:gridCol w:w="2109"/>
      </w:tblGrid>
      <w:tr w:rsidR="00C667E8" w:rsidRPr="00C56655" w14:paraId="633C2E4E" w14:textId="77777777" w:rsidTr="00CF1D2F">
        <w:trPr>
          <w:trHeight w:val="227"/>
        </w:trPr>
        <w:tc>
          <w:tcPr>
            <w:tcW w:w="2109" w:type="dxa"/>
            <w:tcBorders>
              <w:bottom w:val="dotted" w:sz="4" w:space="0" w:color="auto"/>
            </w:tcBorders>
            <w:shd w:val="clear" w:color="auto" w:fill="auto"/>
            <w:noWrap/>
            <w:vAlign w:val="center"/>
            <w:hideMark/>
          </w:tcPr>
          <w:p w14:paraId="38AD1645" w14:textId="4E4CB05F" w:rsidR="00C667E8" w:rsidRPr="00C56655" w:rsidRDefault="00C667E8" w:rsidP="00CF1D2F">
            <w:pPr>
              <w:keepNext/>
              <w:keepLines/>
              <w:spacing w:before="20" w:after="20" w:line="240" w:lineRule="auto"/>
              <w:jc w:val="left"/>
              <w:rPr>
                <w:rFonts w:ascii="Calibri" w:hAnsi="Calibri" w:cs="Calibri"/>
                <w:b/>
                <w:bCs/>
                <w:color w:val="000000"/>
                <w:sz w:val="20"/>
                <w:lang w:eastAsia="en-GB"/>
              </w:rPr>
            </w:pPr>
            <w:r w:rsidRPr="00C56655">
              <w:rPr>
                <w:rFonts w:ascii="Calibri" w:hAnsi="Calibri" w:cs="Calibri"/>
                <w:b/>
                <w:bCs/>
                <w:color w:val="000000"/>
                <w:sz w:val="20"/>
                <w:szCs w:val="22"/>
              </w:rPr>
              <w:t>AffiliationsData</w:t>
            </w:r>
          </w:p>
        </w:tc>
      </w:tr>
      <w:tr w:rsidR="00C667E8" w:rsidRPr="00C56655" w14:paraId="439B59E8" w14:textId="77777777" w:rsidTr="00CF1D2F">
        <w:trPr>
          <w:trHeight w:val="227"/>
        </w:trPr>
        <w:tc>
          <w:tcPr>
            <w:tcW w:w="2109" w:type="dxa"/>
            <w:shd w:val="clear" w:color="auto" w:fill="D9D9D9" w:themeFill="background1" w:themeFillShade="D9"/>
            <w:noWrap/>
            <w:vAlign w:val="center"/>
            <w:hideMark/>
          </w:tcPr>
          <w:p w14:paraId="16C94CFE" w14:textId="64862EE6" w:rsidR="00C667E8" w:rsidRPr="00C56655" w:rsidRDefault="00C667E8"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b/>
                <w:bCs/>
                <w:color w:val="000000"/>
                <w:sz w:val="20"/>
              </w:rPr>
              <w:t>Affilitation</w:t>
            </w:r>
          </w:p>
        </w:tc>
      </w:tr>
      <w:tr w:rsidR="00C667E8" w:rsidRPr="00C56655" w14:paraId="374F3727" w14:textId="77777777" w:rsidTr="00CF1D2F">
        <w:trPr>
          <w:trHeight w:val="227"/>
        </w:trPr>
        <w:tc>
          <w:tcPr>
            <w:tcW w:w="2109" w:type="dxa"/>
            <w:shd w:val="clear" w:color="auto" w:fill="auto"/>
            <w:noWrap/>
            <w:vAlign w:val="center"/>
            <w:hideMark/>
          </w:tcPr>
          <w:p w14:paraId="39D4E483" w14:textId="5348E0D7" w:rsidR="00C667E8" w:rsidRPr="00C56655" w:rsidRDefault="00C667E8"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Engineer in Training</w:t>
            </w:r>
          </w:p>
        </w:tc>
      </w:tr>
      <w:tr w:rsidR="00C667E8" w:rsidRPr="00C56655" w14:paraId="28B21BAB" w14:textId="77777777" w:rsidTr="00CF1D2F">
        <w:trPr>
          <w:trHeight w:val="227"/>
        </w:trPr>
        <w:tc>
          <w:tcPr>
            <w:tcW w:w="2109" w:type="dxa"/>
            <w:shd w:val="clear" w:color="auto" w:fill="auto"/>
            <w:noWrap/>
            <w:vAlign w:val="center"/>
            <w:hideMark/>
          </w:tcPr>
          <w:p w14:paraId="7503AA88" w14:textId="0057386E" w:rsidR="00C667E8" w:rsidRPr="00C56655" w:rsidRDefault="00C667E8"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Professional Engineer</w:t>
            </w:r>
          </w:p>
        </w:tc>
      </w:tr>
      <w:tr w:rsidR="00C667E8" w:rsidRPr="00C56655" w14:paraId="423BB5D2" w14:textId="77777777" w:rsidTr="00CF1D2F">
        <w:trPr>
          <w:trHeight w:val="227"/>
        </w:trPr>
        <w:tc>
          <w:tcPr>
            <w:tcW w:w="2109" w:type="dxa"/>
            <w:shd w:val="clear" w:color="auto" w:fill="auto"/>
            <w:noWrap/>
            <w:vAlign w:val="center"/>
            <w:hideMark/>
          </w:tcPr>
          <w:p w14:paraId="53DC3720" w14:textId="3A56A76E" w:rsidR="00C667E8" w:rsidRPr="00C56655" w:rsidRDefault="00C667E8"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Practitionar In Training</w:t>
            </w:r>
          </w:p>
        </w:tc>
      </w:tr>
      <w:tr w:rsidR="00C667E8" w:rsidRPr="00C56655" w14:paraId="2C4A4826" w14:textId="77777777" w:rsidTr="00CF1D2F">
        <w:trPr>
          <w:trHeight w:val="227"/>
        </w:trPr>
        <w:tc>
          <w:tcPr>
            <w:tcW w:w="2109" w:type="dxa"/>
            <w:shd w:val="clear" w:color="auto" w:fill="auto"/>
            <w:noWrap/>
            <w:vAlign w:val="center"/>
          </w:tcPr>
          <w:p w14:paraId="07BB020C" w14:textId="303E44B7" w:rsidR="00C667E8" w:rsidRPr="00C56655" w:rsidRDefault="00C667E8"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Professional Practitionar</w:t>
            </w:r>
          </w:p>
        </w:tc>
      </w:tr>
    </w:tbl>
    <w:p w14:paraId="16C275EC" w14:textId="77777777" w:rsidR="00B75737" w:rsidRPr="00C56655" w:rsidRDefault="00B75737" w:rsidP="00B75737">
      <w:pPr>
        <w:spacing w:after="0"/>
        <w:rPr>
          <w:sz w:val="16"/>
          <w:szCs w:val="16"/>
        </w:rPr>
      </w:pPr>
    </w:p>
    <w:p w14:paraId="10E88395" w14:textId="77777777" w:rsidR="00C31C5F" w:rsidRPr="00C56655" w:rsidRDefault="00C31C5F" w:rsidP="00421E6B">
      <w:pPr>
        <w:keepNext/>
        <w:numPr>
          <w:ilvl w:val="0"/>
          <w:numId w:val="25"/>
        </w:numPr>
      </w:pPr>
      <w:r w:rsidRPr="00C56655">
        <w:lastRenderedPageBreak/>
        <w:t>Competencies</w:t>
      </w:r>
    </w:p>
    <w:p w14:paraId="430CA067" w14:textId="0A985619" w:rsidR="00C31C5F" w:rsidRPr="00C56655" w:rsidRDefault="00C31C5F" w:rsidP="00C31C5F">
      <w:pPr>
        <w:pStyle w:val="NormalIndent"/>
        <w:keepNext/>
      </w:pPr>
      <w:r w:rsidRPr="00C56655">
        <w:t xml:space="preserve">This table defines which resources can perform selected competency functions based on competency area and project phase, </w:t>
      </w:r>
      <w:r w:rsidRPr="00C56655">
        <w:rPr>
          <w:i/>
        </w:rPr>
        <w:t xml:space="preserve">and is exported to the resources and competencies database (paragraph </w:t>
      </w:r>
      <w:r w:rsidRPr="00C56655">
        <w:rPr>
          <w:i/>
        </w:rPr>
        <w:fldChar w:fldCharType="begin"/>
      </w:r>
      <w:r w:rsidRPr="00C56655">
        <w:rPr>
          <w:i/>
        </w:rPr>
        <w:instrText xml:space="preserve"> REF _Ref401468783 \r \h  \* MERGEFORMAT </w:instrText>
      </w:r>
      <w:r w:rsidRPr="00C56655">
        <w:rPr>
          <w:i/>
        </w:rPr>
      </w:r>
      <w:r w:rsidRPr="00C56655">
        <w:rPr>
          <w:i/>
        </w:rPr>
        <w:fldChar w:fldCharType="separate"/>
      </w:r>
      <w:r w:rsidR="00C56655">
        <w:rPr>
          <w:i/>
        </w:rPr>
        <w:t>0</w:t>
      </w:r>
      <w:r w:rsidRPr="00C56655">
        <w:rPr>
          <w:i/>
        </w:rPr>
        <w:fldChar w:fldCharType="end"/>
      </w:r>
      <w:r w:rsidRPr="00C56655">
        <w:rPr>
          <w:i/>
        </w:rPr>
        <w:t>) when applying the built</w:t>
      </w:r>
      <w:r w:rsidRPr="00C56655">
        <w:rPr>
          <w:i/>
        </w:rPr>
        <w:noBreakHyphen/>
        <w:t>in macro</w:t>
      </w:r>
      <w:r w:rsidRPr="00C56655">
        <w:t>.</w:t>
      </w:r>
    </w:p>
    <w:tbl>
      <w:tblPr>
        <w:tblW w:w="0" w:type="auto"/>
        <w:tblInd w:w="454"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57" w:type="dxa"/>
          <w:right w:w="57" w:type="dxa"/>
        </w:tblCellMar>
        <w:tblLook w:val="04A0" w:firstRow="1" w:lastRow="0" w:firstColumn="1" w:lastColumn="0" w:noHBand="0" w:noVBand="1"/>
      </w:tblPr>
      <w:tblGrid>
        <w:gridCol w:w="2956"/>
        <w:gridCol w:w="1878"/>
        <w:gridCol w:w="1708"/>
        <w:gridCol w:w="2122"/>
      </w:tblGrid>
      <w:tr w:rsidR="00C667E8" w:rsidRPr="00C56655" w14:paraId="3A969D93" w14:textId="77777777" w:rsidTr="00CF1D2F">
        <w:trPr>
          <w:trHeight w:val="227"/>
        </w:trPr>
        <w:tc>
          <w:tcPr>
            <w:tcW w:w="8664" w:type="dxa"/>
            <w:gridSpan w:val="4"/>
            <w:tcBorders>
              <w:bottom w:val="dotted" w:sz="4" w:space="0" w:color="auto"/>
            </w:tcBorders>
            <w:vAlign w:val="center"/>
          </w:tcPr>
          <w:p w14:paraId="2E1D7177" w14:textId="6CAB3E47" w:rsidR="00C667E8" w:rsidRPr="00C56655" w:rsidRDefault="00C667E8" w:rsidP="00CF1D2F">
            <w:pPr>
              <w:keepNext/>
              <w:keepLines/>
              <w:spacing w:before="20" w:after="20" w:line="240" w:lineRule="auto"/>
              <w:jc w:val="center"/>
              <w:rPr>
                <w:rFonts w:ascii="Calibri" w:hAnsi="Calibri" w:cs="Calibri"/>
                <w:b/>
                <w:bCs/>
                <w:color w:val="000000"/>
                <w:sz w:val="20"/>
                <w:lang w:eastAsia="en-GB"/>
              </w:rPr>
            </w:pPr>
            <w:r w:rsidRPr="00C56655">
              <w:rPr>
                <w:rFonts w:ascii="Calibri" w:hAnsi="Calibri" w:cs="Calibri"/>
                <w:b/>
                <w:bCs/>
                <w:color w:val="000000"/>
                <w:sz w:val="20"/>
                <w:lang w:eastAsia="en-GB"/>
              </w:rPr>
              <w:t>Competencies</w:t>
            </w:r>
          </w:p>
        </w:tc>
      </w:tr>
      <w:tr w:rsidR="00C667E8" w:rsidRPr="00C56655" w14:paraId="78832781" w14:textId="77777777" w:rsidTr="00CF1D2F">
        <w:trPr>
          <w:trHeight w:val="227"/>
        </w:trPr>
        <w:tc>
          <w:tcPr>
            <w:tcW w:w="2956" w:type="dxa"/>
            <w:shd w:val="clear" w:color="auto" w:fill="D9D9D9" w:themeFill="background1" w:themeFillShade="D9"/>
            <w:vAlign w:val="center"/>
          </w:tcPr>
          <w:p w14:paraId="200C082E" w14:textId="3D3E7650" w:rsidR="00C667E8" w:rsidRPr="00C56655" w:rsidRDefault="00C667E8" w:rsidP="00CF1D2F">
            <w:pPr>
              <w:keepNext/>
              <w:keepLines/>
              <w:spacing w:before="20" w:after="20" w:line="240" w:lineRule="auto"/>
              <w:jc w:val="left"/>
              <w:rPr>
                <w:rFonts w:ascii="Calibri" w:hAnsi="Calibri" w:cs="Calibri"/>
                <w:b/>
                <w:bCs/>
                <w:color w:val="000000"/>
                <w:sz w:val="20"/>
              </w:rPr>
            </w:pPr>
            <w:r w:rsidRPr="00C56655">
              <w:rPr>
                <w:rFonts w:ascii="Calibri" w:hAnsi="Calibri" w:cs="Calibri"/>
                <w:b/>
                <w:bCs/>
                <w:color w:val="000000"/>
                <w:sz w:val="20"/>
              </w:rPr>
              <w:t>Person &amp; ID_Number</w:t>
            </w:r>
          </w:p>
        </w:tc>
        <w:tc>
          <w:tcPr>
            <w:tcW w:w="1878" w:type="dxa"/>
            <w:shd w:val="clear" w:color="auto" w:fill="D9D9D9" w:themeFill="background1" w:themeFillShade="D9"/>
            <w:vAlign w:val="center"/>
          </w:tcPr>
          <w:p w14:paraId="18186822" w14:textId="5E13CB41" w:rsidR="00C667E8" w:rsidRPr="00C56655" w:rsidRDefault="00C667E8" w:rsidP="00CF1D2F">
            <w:pPr>
              <w:keepNext/>
              <w:keepLines/>
              <w:spacing w:before="20" w:after="20" w:line="240" w:lineRule="auto"/>
              <w:jc w:val="left"/>
              <w:rPr>
                <w:rFonts w:ascii="Calibri" w:hAnsi="Calibri" w:cs="Calibri"/>
                <w:b/>
                <w:bCs/>
                <w:color w:val="000000"/>
                <w:sz w:val="20"/>
              </w:rPr>
            </w:pPr>
            <w:r w:rsidRPr="00C56655">
              <w:rPr>
                <w:rFonts w:ascii="Calibri" w:hAnsi="Calibri" w:cs="Calibri"/>
                <w:b/>
                <w:bCs/>
                <w:color w:val="000000"/>
                <w:sz w:val="20"/>
              </w:rPr>
              <w:t>CompetencyFunction</w:t>
            </w:r>
          </w:p>
        </w:tc>
        <w:tc>
          <w:tcPr>
            <w:tcW w:w="1708" w:type="dxa"/>
            <w:shd w:val="clear" w:color="auto" w:fill="D9D9D9" w:themeFill="background1" w:themeFillShade="D9"/>
            <w:vAlign w:val="center"/>
          </w:tcPr>
          <w:p w14:paraId="021900E5" w14:textId="3FDDE702" w:rsidR="00C667E8" w:rsidRPr="00C56655" w:rsidRDefault="00C667E8" w:rsidP="00CF1D2F">
            <w:pPr>
              <w:keepNext/>
              <w:keepLines/>
              <w:spacing w:before="20" w:after="20" w:line="240" w:lineRule="auto"/>
              <w:jc w:val="left"/>
              <w:rPr>
                <w:rFonts w:ascii="Calibri" w:hAnsi="Calibri" w:cs="Calibri"/>
                <w:b/>
                <w:bCs/>
                <w:color w:val="000000"/>
                <w:sz w:val="20"/>
              </w:rPr>
            </w:pPr>
            <w:r w:rsidRPr="00C56655">
              <w:rPr>
                <w:rFonts w:ascii="Calibri" w:hAnsi="Calibri" w:cs="Calibri"/>
                <w:b/>
                <w:bCs/>
                <w:color w:val="000000"/>
                <w:sz w:val="20"/>
              </w:rPr>
              <w:t>CompetencyArea</w:t>
            </w:r>
          </w:p>
        </w:tc>
        <w:tc>
          <w:tcPr>
            <w:tcW w:w="2122" w:type="dxa"/>
            <w:shd w:val="clear" w:color="auto" w:fill="D9D9D9" w:themeFill="background1" w:themeFillShade="D9"/>
            <w:noWrap/>
            <w:vAlign w:val="center"/>
            <w:hideMark/>
          </w:tcPr>
          <w:p w14:paraId="3F27E4D9" w14:textId="310E3EFC" w:rsidR="00C667E8" w:rsidRPr="00C56655" w:rsidRDefault="00C667E8"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b/>
                <w:bCs/>
                <w:color w:val="000000"/>
                <w:sz w:val="20"/>
              </w:rPr>
              <w:t>ProjectPhase</w:t>
            </w:r>
          </w:p>
        </w:tc>
      </w:tr>
      <w:tr w:rsidR="00C667E8" w:rsidRPr="00C56655" w14:paraId="50B7BB66" w14:textId="77777777" w:rsidTr="00CF1D2F">
        <w:trPr>
          <w:trHeight w:val="227"/>
        </w:trPr>
        <w:tc>
          <w:tcPr>
            <w:tcW w:w="2956" w:type="dxa"/>
            <w:vAlign w:val="center"/>
          </w:tcPr>
          <w:p w14:paraId="78278A21" w14:textId="2826D97C" w:rsidR="00C667E8" w:rsidRPr="00C56655" w:rsidRDefault="00C667E8"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John Doe - 6402224444669</w:t>
            </w:r>
          </w:p>
        </w:tc>
        <w:tc>
          <w:tcPr>
            <w:tcW w:w="1878" w:type="dxa"/>
            <w:vAlign w:val="center"/>
          </w:tcPr>
          <w:p w14:paraId="60F350A2" w14:textId="3A2A9E14" w:rsidR="00C667E8" w:rsidRPr="00C56655" w:rsidRDefault="00C667E8"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Preparer</w:t>
            </w:r>
          </w:p>
        </w:tc>
        <w:tc>
          <w:tcPr>
            <w:tcW w:w="1708" w:type="dxa"/>
            <w:vAlign w:val="center"/>
          </w:tcPr>
          <w:p w14:paraId="1A4BDDE9" w14:textId="4E80BC57" w:rsidR="00C667E8" w:rsidRPr="00C56655" w:rsidRDefault="00C667E8"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Reactor - Neutronic</w:t>
            </w:r>
          </w:p>
        </w:tc>
        <w:tc>
          <w:tcPr>
            <w:tcW w:w="2122" w:type="dxa"/>
            <w:shd w:val="clear" w:color="auto" w:fill="auto"/>
            <w:noWrap/>
            <w:vAlign w:val="center"/>
            <w:hideMark/>
          </w:tcPr>
          <w:p w14:paraId="44B78D62" w14:textId="4041959E" w:rsidR="00C667E8" w:rsidRPr="00C56655" w:rsidRDefault="00C667E8"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5 - Concept, Basic, Detail</w:t>
            </w:r>
          </w:p>
        </w:tc>
      </w:tr>
      <w:tr w:rsidR="00C667E8" w:rsidRPr="00C56655" w14:paraId="75AA598D" w14:textId="77777777" w:rsidTr="00CF1D2F">
        <w:trPr>
          <w:trHeight w:val="227"/>
        </w:trPr>
        <w:tc>
          <w:tcPr>
            <w:tcW w:w="2956" w:type="dxa"/>
            <w:vAlign w:val="center"/>
          </w:tcPr>
          <w:p w14:paraId="595F0BFD" w14:textId="5478BBBA" w:rsidR="00C667E8" w:rsidRPr="00C56655" w:rsidRDefault="00C667E8"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Piet Pompies - 6705033333558</w:t>
            </w:r>
          </w:p>
        </w:tc>
        <w:tc>
          <w:tcPr>
            <w:tcW w:w="1878" w:type="dxa"/>
            <w:vAlign w:val="center"/>
          </w:tcPr>
          <w:p w14:paraId="2E5BC2D3" w14:textId="7EECADAA" w:rsidR="00C667E8" w:rsidRPr="00C56655" w:rsidRDefault="00C667E8"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Comments Reviewer</w:t>
            </w:r>
          </w:p>
        </w:tc>
        <w:tc>
          <w:tcPr>
            <w:tcW w:w="1708" w:type="dxa"/>
            <w:vAlign w:val="center"/>
          </w:tcPr>
          <w:p w14:paraId="114DF14C" w14:textId="25F34A6D" w:rsidR="00C667E8" w:rsidRPr="00C56655" w:rsidRDefault="00C667E8"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Reactor - Neutronic</w:t>
            </w:r>
          </w:p>
        </w:tc>
        <w:tc>
          <w:tcPr>
            <w:tcW w:w="2122" w:type="dxa"/>
            <w:shd w:val="clear" w:color="auto" w:fill="auto"/>
            <w:noWrap/>
            <w:vAlign w:val="center"/>
          </w:tcPr>
          <w:p w14:paraId="762E9F83" w14:textId="687B7151" w:rsidR="00C667E8" w:rsidRPr="00C56655" w:rsidRDefault="00C667E8"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5 - Concept, Basic, Detail</w:t>
            </w:r>
          </w:p>
        </w:tc>
      </w:tr>
      <w:tr w:rsidR="00C667E8" w:rsidRPr="00C56655" w14:paraId="59285694" w14:textId="77777777" w:rsidTr="00CF1D2F">
        <w:trPr>
          <w:trHeight w:val="227"/>
        </w:trPr>
        <w:tc>
          <w:tcPr>
            <w:tcW w:w="2956" w:type="dxa"/>
            <w:vAlign w:val="bottom"/>
          </w:tcPr>
          <w:p w14:paraId="063E6F91" w14:textId="495B805D" w:rsidR="00C667E8" w:rsidRPr="00C56655" w:rsidRDefault="00C667E8"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Another Brother - 9404301234670</w:t>
            </w:r>
          </w:p>
        </w:tc>
        <w:tc>
          <w:tcPr>
            <w:tcW w:w="1878" w:type="dxa"/>
            <w:vAlign w:val="bottom"/>
          </w:tcPr>
          <w:p w14:paraId="244AD1DD" w14:textId="5658584F" w:rsidR="00C667E8" w:rsidRPr="00C56655" w:rsidRDefault="00C667E8"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Comments Reviewer</w:t>
            </w:r>
          </w:p>
        </w:tc>
        <w:tc>
          <w:tcPr>
            <w:tcW w:w="1708" w:type="dxa"/>
            <w:vAlign w:val="center"/>
          </w:tcPr>
          <w:p w14:paraId="6561CA00" w14:textId="1640B774" w:rsidR="00C667E8" w:rsidRPr="00C56655" w:rsidRDefault="00C667E8"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Building &amp; Civils</w:t>
            </w:r>
          </w:p>
        </w:tc>
        <w:tc>
          <w:tcPr>
            <w:tcW w:w="2122" w:type="dxa"/>
            <w:shd w:val="clear" w:color="auto" w:fill="auto"/>
            <w:noWrap/>
            <w:vAlign w:val="bottom"/>
          </w:tcPr>
          <w:p w14:paraId="738F3D1C" w14:textId="4BCA8E12" w:rsidR="00C667E8" w:rsidRPr="00C56655" w:rsidRDefault="00C667E8"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1 - Concept</w:t>
            </w:r>
          </w:p>
        </w:tc>
      </w:tr>
      <w:tr w:rsidR="00C667E8" w:rsidRPr="00C56655" w14:paraId="61525B2D" w14:textId="77777777" w:rsidTr="00CF1D2F">
        <w:trPr>
          <w:trHeight w:val="227"/>
        </w:trPr>
        <w:tc>
          <w:tcPr>
            <w:tcW w:w="2956" w:type="dxa"/>
            <w:vAlign w:val="bottom"/>
          </w:tcPr>
          <w:p w14:paraId="7D36443A" w14:textId="0DFD99AA" w:rsidR="00C667E8" w:rsidRPr="00C56655" w:rsidRDefault="00C667E8"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Koos Koekemoer - 8702013473555</w:t>
            </w:r>
          </w:p>
        </w:tc>
        <w:tc>
          <w:tcPr>
            <w:tcW w:w="1878" w:type="dxa"/>
            <w:vAlign w:val="bottom"/>
          </w:tcPr>
          <w:p w14:paraId="25E45DA2" w14:textId="54FCC36E" w:rsidR="00C667E8" w:rsidRPr="00C56655" w:rsidRDefault="00C667E8"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Comments Reviewer</w:t>
            </w:r>
          </w:p>
        </w:tc>
        <w:tc>
          <w:tcPr>
            <w:tcW w:w="1708" w:type="dxa"/>
            <w:vAlign w:val="center"/>
          </w:tcPr>
          <w:p w14:paraId="44E8CD5E" w14:textId="7FE24765" w:rsidR="00C667E8" w:rsidRPr="00C56655" w:rsidRDefault="00C667E8"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Building &amp; Civils</w:t>
            </w:r>
          </w:p>
        </w:tc>
        <w:tc>
          <w:tcPr>
            <w:tcW w:w="2122" w:type="dxa"/>
            <w:shd w:val="clear" w:color="auto" w:fill="auto"/>
            <w:noWrap/>
            <w:vAlign w:val="bottom"/>
          </w:tcPr>
          <w:p w14:paraId="321B6DDC" w14:textId="26D9F83C" w:rsidR="00C667E8" w:rsidRPr="00C56655" w:rsidRDefault="00C667E8"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6 - n/a</w:t>
            </w:r>
          </w:p>
        </w:tc>
      </w:tr>
    </w:tbl>
    <w:p w14:paraId="589E6D99" w14:textId="77777777" w:rsidR="00B75737" w:rsidRPr="00C56655" w:rsidRDefault="00B75737" w:rsidP="00B75737">
      <w:pPr>
        <w:spacing w:after="0"/>
        <w:rPr>
          <w:sz w:val="16"/>
          <w:szCs w:val="16"/>
        </w:rPr>
      </w:pPr>
    </w:p>
    <w:p w14:paraId="7F1470F2" w14:textId="77777777" w:rsidR="00C31C5F" w:rsidRPr="00C56655" w:rsidRDefault="00C31C5F" w:rsidP="00421E6B">
      <w:pPr>
        <w:keepNext/>
        <w:numPr>
          <w:ilvl w:val="0"/>
          <w:numId w:val="25"/>
        </w:numPr>
      </w:pPr>
      <w:r w:rsidRPr="00C56655">
        <w:t>CompetencyAreas</w:t>
      </w:r>
    </w:p>
    <w:p w14:paraId="4E3DF17E" w14:textId="52F91CF1" w:rsidR="00C31C5F" w:rsidRPr="00C56655" w:rsidRDefault="00C31C5F" w:rsidP="00C31C5F">
      <w:pPr>
        <w:pStyle w:val="NormalIndent"/>
        <w:keepNext/>
      </w:pPr>
      <w:r w:rsidRPr="00C56655">
        <w:t xml:space="preserve">This table defines basic data needed to compile the abilities, attributes and corresponding prerequisites, </w:t>
      </w:r>
      <w:r w:rsidRPr="00C56655">
        <w:rPr>
          <w:i/>
        </w:rPr>
        <w:t xml:space="preserve">and is exported to the resources and competencies database (paragraph </w:t>
      </w:r>
      <w:r w:rsidRPr="00C56655">
        <w:rPr>
          <w:i/>
        </w:rPr>
        <w:fldChar w:fldCharType="begin"/>
      </w:r>
      <w:r w:rsidRPr="00C56655">
        <w:rPr>
          <w:i/>
        </w:rPr>
        <w:instrText xml:space="preserve"> REF _Ref401468783 \r \h  \* MERGEFORMAT </w:instrText>
      </w:r>
      <w:r w:rsidRPr="00C56655">
        <w:rPr>
          <w:i/>
        </w:rPr>
      </w:r>
      <w:r w:rsidRPr="00C56655">
        <w:rPr>
          <w:i/>
        </w:rPr>
        <w:fldChar w:fldCharType="separate"/>
      </w:r>
      <w:r w:rsidR="00C56655">
        <w:rPr>
          <w:i/>
        </w:rPr>
        <w:t>0</w:t>
      </w:r>
      <w:r w:rsidRPr="00C56655">
        <w:rPr>
          <w:i/>
        </w:rPr>
        <w:fldChar w:fldCharType="end"/>
      </w:r>
      <w:r w:rsidRPr="00C56655">
        <w:rPr>
          <w:i/>
        </w:rPr>
        <w:t>) when applying the built</w:t>
      </w:r>
      <w:r w:rsidRPr="00C56655">
        <w:rPr>
          <w:i/>
        </w:rPr>
        <w:noBreakHyphen/>
        <w:t>in macro</w:t>
      </w:r>
      <w:r w:rsidRPr="00C56655">
        <w:t>.</w:t>
      </w:r>
    </w:p>
    <w:tbl>
      <w:tblPr>
        <w:tblW w:w="0" w:type="auto"/>
        <w:tblInd w:w="454"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57" w:type="dxa"/>
          <w:right w:w="57" w:type="dxa"/>
        </w:tblCellMar>
        <w:tblLook w:val="04A0" w:firstRow="1" w:lastRow="0" w:firstColumn="1" w:lastColumn="0" w:noHBand="0" w:noVBand="1"/>
      </w:tblPr>
      <w:tblGrid>
        <w:gridCol w:w="1708"/>
      </w:tblGrid>
      <w:tr w:rsidR="00705E41" w:rsidRPr="00C56655" w14:paraId="793C7E2A" w14:textId="77777777" w:rsidTr="00CF1D2F">
        <w:trPr>
          <w:trHeight w:val="227"/>
        </w:trPr>
        <w:tc>
          <w:tcPr>
            <w:tcW w:w="1708" w:type="dxa"/>
            <w:tcBorders>
              <w:bottom w:val="dotted" w:sz="4" w:space="0" w:color="auto"/>
            </w:tcBorders>
            <w:shd w:val="clear" w:color="auto" w:fill="auto"/>
            <w:noWrap/>
            <w:hideMark/>
          </w:tcPr>
          <w:p w14:paraId="687F5DC0" w14:textId="0B7DEAD1" w:rsidR="00705E41" w:rsidRPr="00C56655" w:rsidRDefault="00705E41" w:rsidP="00CF1D2F">
            <w:pPr>
              <w:keepNext/>
              <w:keepLines/>
              <w:spacing w:before="20" w:after="20" w:line="240" w:lineRule="auto"/>
              <w:jc w:val="left"/>
              <w:rPr>
                <w:rFonts w:ascii="Calibri" w:hAnsi="Calibri" w:cs="Calibri"/>
                <w:b/>
                <w:bCs/>
                <w:color w:val="000000"/>
                <w:sz w:val="20"/>
                <w:lang w:eastAsia="en-GB"/>
              </w:rPr>
            </w:pPr>
            <w:r w:rsidRPr="00C56655">
              <w:rPr>
                <w:rFonts w:ascii="Calibri" w:hAnsi="Calibri" w:cs="Calibri"/>
                <w:b/>
                <w:sz w:val="20"/>
              </w:rPr>
              <w:t>CompetencyAreas</w:t>
            </w:r>
          </w:p>
        </w:tc>
      </w:tr>
      <w:tr w:rsidR="00705E41" w:rsidRPr="00C56655" w14:paraId="2A5A4718" w14:textId="77777777" w:rsidTr="00CF1D2F">
        <w:trPr>
          <w:trHeight w:val="227"/>
        </w:trPr>
        <w:tc>
          <w:tcPr>
            <w:tcW w:w="1708" w:type="dxa"/>
            <w:shd w:val="clear" w:color="auto" w:fill="D9D9D9" w:themeFill="background1" w:themeFillShade="D9"/>
            <w:noWrap/>
            <w:hideMark/>
          </w:tcPr>
          <w:p w14:paraId="20C11549" w14:textId="1251C4CB" w:rsidR="00705E41" w:rsidRPr="00C56655" w:rsidRDefault="00705E41" w:rsidP="00CF1D2F">
            <w:pPr>
              <w:keepNext/>
              <w:keepLines/>
              <w:spacing w:before="20" w:after="20" w:line="240" w:lineRule="auto"/>
              <w:jc w:val="left"/>
              <w:rPr>
                <w:rFonts w:ascii="Calibri" w:hAnsi="Calibri" w:cs="Calibri"/>
                <w:b/>
                <w:color w:val="000000"/>
                <w:sz w:val="20"/>
                <w:lang w:eastAsia="en-GB"/>
              </w:rPr>
            </w:pPr>
            <w:r w:rsidRPr="00C56655">
              <w:rPr>
                <w:rFonts w:ascii="Calibri" w:hAnsi="Calibri" w:cs="Calibri"/>
                <w:b/>
                <w:sz w:val="20"/>
              </w:rPr>
              <w:t>CompetencyArea</w:t>
            </w:r>
          </w:p>
        </w:tc>
      </w:tr>
      <w:tr w:rsidR="00705E41" w:rsidRPr="00C56655" w14:paraId="40999107" w14:textId="77777777" w:rsidTr="00CF1D2F">
        <w:trPr>
          <w:trHeight w:val="227"/>
        </w:trPr>
        <w:tc>
          <w:tcPr>
            <w:tcW w:w="1708" w:type="dxa"/>
            <w:shd w:val="clear" w:color="auto" w:fill="auto"/>
            <w:noWrap/>
            <w:hideMark/>
          </w:tcPr>
          <w:p w14:paraId="646638AF" w14:textId="5F2BE1C1" w:rsidR="00705E41" w:rsidRPr="00C56655" w:rsidRDefault="00705E41"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sz w:val="20"/>
              </w:rPr>
              <w:t>All Reactor Systems</w:t>
            </w:r>
          </w:p>
        </w:tc>
      </w:tr>
      <w:tr w:rsidR="00705E41" w:rsidRPr="00C56655" w14:paraId="46C0CA37" w14:textId="77777777" w:rsidTr="00CF1D2F">
        <w:trPr>
          <w:trHeight w:val="227"/>
        </w:trPr>
        <w:tc>
          <w:tcPr>
            <w:tcW w:w="1708" w:type="dxa"/>
            <w:shd w:val="clear" w:color="auto" w:fill="auto"/>
            <w:noWrap/>
            <w:hideMark/>
          </w:tcPr>
          <w:p w14:paraId="5E5D9242" w14:textId="2A82D86F" w:rsidR="00705E41" w:rsidRPr="00C56655" w:rsidRDefault="00705E41"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sz w:val="20"/>
              </w:rPr>
              <w:t>Reactor - Neutronic</w:t>
            </w:r>
          </w:p>
        </w:tc>
      </w:tr>
      <w:tr w:rsidR="00705E41" w:rsidRPr="00C56655" w14:paraId="2972F979" w14:textId="77777777" w:rsidTr="00CF1D2F">
        <w:trPr>
          <w:trHeight w:val="227"/>
        </w:trPr>
        <w:tc>
          <w:tcPr>
            <w:tcW w:w="1708" w:type="dxa"/>
            <w:shd w:val="clear" w:color="auto" w:fill="auto"/>
            <w:noWrap/>
            <w:hideMark/>
          </w:tcPr>
          <w:p w14:paraId="6D1A6A75" w14:textId="760BD072" w:rsidR="00705E41" w:rsidRPr="00C56655" w:rsidRDefault="00705E41"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sz w:val="20"/>
              </w:rPr>
              <w:t>Building &amp; Civils</w:t>
            </w:r>
          </w:p>
        </w:tc>
      </w:tr>
      <w:tr w:rsidR="00705E41" w:rsidRPr="00C56655" w14:paraId="42DA5301" w14:textId="77777777" w:rsidTr="00CF1D2F">
        <w:trPr>
          <w:trHeight w:val="227"/>
        </w:trPr>
        <w:tc>
          <w:tcPr>
            <w:tcW w:w="1708" w:type="dxa"/>
            <w:shd w:val="clear" w:color="auto" w:fill="auto"/>
            <w:noWrap/>
          </w:tcPr>
          <w:p w14:paraId="3AD9713F" w14:textId="0359F7E9" w:rsidR="00705E41" w:rsidRPr="00C56655" w:rsidRDefault="00705E41"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sz w:val="20"/>
              </w:rPr>
              <w:t>CompetencyAreas</w:t>
            </w:r>
          </w:p>
        </w:tc>
      </w:tr>
    </w:tbl>
    <w:p w14:paraId="26040F94" w14:textId="77777777" w:rsidR="00B75737" w:rsidRPr="00C56655" w:rsidRDefault="00B75737" w:rsidP="00B75737">
      <w:pPr>
        <w:spacing w:after="0"/>
        <w:rPr>
          <w:sz w:val="16"/>
          <w:szCs w:val="16"/>
        </w:rPr>
      </w:pPr>
    </w:p>
    <w:p w14:paraId="2674E442" w14:textId="77777777" w:rsidR="00C31C5F" w:rsidRPr="00C56655" w:rsidRDefault="00C31C5F" w:rsidP="00421E6B">
      <w:pPr>
        <w:keepNext/>
        <w:numPr>
          <w:ilvl w:val="0"/>
          <w:numId w:val="25"/>
        </w:numPr>
      </w:pPr>
      <w:r w:rsidRPr="00C56655">
        <w:t>CompetencyFunctions</w:t>
      </w:r>
    </w:p>
    <w:p w14:paraId="6D657916" w14:textId="3933370F" w:rsidR="00C31C5F" w:rsidRPr="00C56655" w:rsidRDefault="00C31C5F" w:rsidP="00C31C5F">
      <w:pPr>
        <w:pStyle w:val="NormalIndent"/>
        <w:keepNext/>
      </w:pPr>
      <w:r w:rsidRPr="00C56655">
        <w:t xml:space="preserve">This table defines basic data needed to compile the abilities, attributes and corresponding prerequisites, </w:t>
      </w:r>
      <w:r w:rsidRPr="00C56655">
        <w:rPr>
          <w:i/>
        </w:rPr>
        <w:t xml:space="preserve">and is exported to the resources and competencies database (paragraph </w:t>
      </w:r>
      <w:r w:rsidRPr="00C56655">
        <w:rPr>
          <w:i/>
        </w:rPr>
        <w:fldChar w:fldCharType="begin"/>
      </w:r>
      <w:r w:rsidRPr="00C56655">
        <w:rPr>
          <w:i/>
        </w:rPr>
        <w:instrText xml:space="preserve"> REF _Ref401468783 \r \h  \* MERGEFORMAT </w:instrText>
      </w:r>
      <w:r w:rsidRPr="00C56655">
        <w:rPr>
          <w:i/>
        </w:rPr>
      </w:r>
      <w:r w:rsidRPr="00C56655">
        <w:rPr>
          <w:i/>
        </w:rPr>
        <w:fldChar w:fldCharType="separate"/>
      </w:r>
      <w:r w:rsidR="00C56655">
        <w:rPr>
          <w:i/>
        </w:rPr>
        <w:t>0</w:t>
      </w:r>
      <w:r w:rsidRPr="00C56655">
        <w:rPr>
          <w:i/>
        </w:rPr>
        <w:fldChar w:fldCharType="end"/>
      </w:r>
      <w:r w:rsidRPr="00C56655">
        <w:rPr>
          <w:i/>
        </w:rPr>
        <w:t>) when applying the built</w:t>
      </w:r>
      <w:r w:rsidRPr="00C56655">
        <w:rPr>
          <w:i/>
        </w:rPr>
        <w:noBreakHyphen/>
        <w:t>in macro</w:t>
      </w:r>
      <w:r w:rsidRPr="00C56655">
        <w:t>. The second column is for purposes of the competency functions’ drop</w:t>
      </w:r>
      <w:r w:rsidRPr="00C56655">
        <w:noBreakHyphen/>
        <w:t>down lists when using the Update Document utility (paragraphs </w:t>
      </w:r>
      <w:r w:rsidRPr="00C56655">
        <w:fldChar w:fldCharType="begin"/>
      </w:r>
      <w:r w:rsidRPr="00C56655">
        <w:instrText xml:space="preserve"> REF _Ref387961503 \r \h </w:instrText>
      </w:r>
      <w:r w:rsidRPr="00C56655">
        <w:fldChar w:fldCharType="separate"/>
      </w:r>
      <w:r w:rsidR="00C56655">
        <w:t>4.3.1.1.1.2</w:t>
      </w:r>
      <w:r w:rsidRPr="00C56655">
        <w:fldChar w:fldCharType="end"/>
      </w:r>
      <w:r w:rsidRPr="00C56655">
        <w:t xml:space="preserve"> and </w:t>
      </w:r>
      <w:r w:rsidRPr="00C56655">
        <w:fldChar w:fldCharType="begin"/>
      </w:r>
      <w:r w:rsidRPr="00C56655">
        <w:instrText xml:space="preserve"> REF _Ref400282796 \r \h </w:instrText>
      </w:r>
      <w:r w:rsidRPr="00C56655">
        <w:fldChar w:fldCharType="separate"/>
      </w:r>
      <w:r w:rsidR="00C56655">
        <w:t>4.3.1.1.2.2</w:t>
      </w:r>
      <w:r w:rsidRPr="00C56655">
        <w:fldChar w:fldCharType="end"/>
      </w:r>
      <w:r w:rsidRPr="00C56655">
        <w:t>).</w:t>
      </w:r>
    </w:p>
    <w:tbl>
      <w:tblPr>
        <w:tblW w:w="0" w:type="auto"/>
        <w:tblInd w:w="454" w:type="dxa"/>
        <w:tblLayout w:type="fixed"/>
        <w:tblCellMar>
          <w:left w:w="57" w:type="dxa"/>
          <w:right w:w="57" w:type="dxa"/>
        </w:tblCellMar>
        <w:tblLook w:val="04A0" w:firstRow="1" w:lastRow="0" w:firstColumn="1" w:lastColumn="0" w:noHBand="0" w:noVBand="1"/>
      </w:tblPr>
      <w:tblGrid>
        <w:gridCol w:w="1878"/>
        <w:gridCol w:w="2371"/>
      </w:tblGrid>
      <w:tr w:rsidR="00705E41" w:rsidRPr="00C56655" w14:paraId="2C397D12" w14:textId="77777777" w:rsidTr="00CF1D2F">
        <w:trPr>
          <w:trHeight w:val="227"/>
        </w:trPr>
        <w:tc>
          <w:tcPr>
            <w:tcW w:w="4249" w:type="dxa"/>
            <w:gridSpan w:val="2"/>
            <w:tcBorders>
              <w:top w:val="nil"/>
              <w:left w:val="nil"/>
              <w:bottom w:val="dotted" w:sz="4" w:space="0" w:color="auto"/>
              <w:right w:val="nil"/>
            </w:tcBorders>
            <w:shd w:val="clear" w:color="auto" w:fill="auto"/>
            <w:noWrap/>
            <w:vAlign w:val="center"/>
            <w:hideMark/>
          </w:tcPr>
          <w:p w14:paraId="6A9D3650" w14:textId="77777777" w:rsidR="00705E41" w:rsidRPr="00C56655" w:rsidRDefault="00705E41" w:rsidP="00CF1D2F">
            <w:pPr>
              <w:keepNext/>
              <w:spacing w:before="20" w:after="20"/>
              <w:jc w:val="center"/>
              <w:rPr>
                <w:rFonts w:ascii="Calibri" w:hAnsi="Calibri" w:cs="Calibri"/>
                <w:b/>
                <w:bCs/>
                <w:color w:val="000000"/>
                <w:sz w:val="20"/>
                <w:szCs w:val="22"/>
              </w:rPr>
            </w:pPr>
            <w:r w:rsidRPr="00C56655">
              <w:rPr>
                <w:rFonts w:ascii="Calibri" w:hAnsi="Calibri" w:cs="Calibri"/>
                <w:b/>
                <w:bCs/>
                <w:color w:val="000000"/>
                <w:sz w:val="20"/>
                <w:szCs w:val="22"/>
              </w:rPr>
              <w:t>CompetencyFunctions</w:t>
            </w:r>
          </w:p>
        </w:tc>
      </w:tr>
      <w:tr w:rsidR="00705E41" w:rsidRPr="00C56655" w14:paraId="10927484" w14:textId="77777777" w:rsidTr="00CF1D2F">
        <w:tblPrEx>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PrEx>
        <w:trPr>
          <w:trHeight w:val="227"/>
        </w:trPr>
        <w:tc>
          <w:tcPr>
            <w:tcW w:w="1878" w:type="dxa"/>
            <w:shd w:val="clear" w:color="auto" w:fill="D9D9D9" w:themeFill="background1" w:themeFillShade="D9"/>
            <w:vAlign w:val="center"/>
          </w:tcPr>
          <w:p w14:paraId="4AACEDB8" w14:textId="74825EC4" w:rsidR="00705E41" w:rsidRPr="00C56655" w:rsidRDefault="00705E41" w:rsidP="00CF1D2F">
            <w:pPr>
              <w:keepNext/>
              <w:keepLines/>
              <w:spacing w:before="20" w:after="20" w:line="240" w:lineRule="auto"/>
              <w:jc w:val="left"/>
              <w:rPr>
                <w:rFonts w:ascii="Calibri" w:hAnsi="Calibri" w:cs="Calibri"/>
                <w:b/>
                <w:sz w:val="20"/>
              </w:rPr>
            </w:pPr>
            <w:r w:rsidRPr="00C56655">
              <w:rPr>
                <w:rFonts w:ascii="Calibri" w:hAnsi="Calibri" w:cs="Calibri"/>
                <w:b/>
                <w:bCs/>
                <w:color w:val="000000"/>
                <w:sz w:val="20"/>
              </w:rPr>
              <w:t>CompetencyFunction</w:t>
            </w:r>
          </w:p>
        </w:tc>
        <w:tc>
          <w:tcPr>
            <w:tcW w:w="2371" w:type="dxa"/>
            <w:shd w:val="clear" w:color="auto" w:fill="D9D9D9" w:themeFill="background1" w:themeFillShade="D9"/>
            <w:noWrap/>
            <w:vAlign w:val="center"/>
            <w:hideMark/>
          </w:tcPr>
          <w:p w14:paraId="6C3D8E8C" w14:textId="1FE0F295" w:rsidR="00705E41" w:rsidRPr="00C56655" w:rsidRDefault="00705E41" w:rsidP="00CF1D2F">
            <w:pPr>
              <w:keepNext/>
              <w:keepLines/>
              <w:spacing w:before="20" w:after="20" w:line="240" w:lineRule="auto"/>
              <w:jc w:val="left"/>
              <w:rPr>
                <w:rFonts w:ascii="Calibri" w:hAnsi="Calibri" w:cs="Calibri"/>
                <w:b/>
                <w:color w:val="000000"/>
                <w:sz w:val="20"/>
                <w:lang w:eastAsia="en-GB"/>
              </w:rPr>
            </w:pPr>
            <w:r w:rsidRPr="00C56655">
              <w:rPr>
                <w:rFonts w:ascii="Calibri" w:hAnsi="Calibri" w:cs="Calibri"/>
                <w:b/>
                <w:bCs/>
                <w:color w:val="000000"/>
                <w:sz w:val="20"/>
              </w:rPr>
              <w:t>Workflow (Begin, n/a, End)</w:t>
            </w:r>
          </w:p>
        </w:tc>
      </w:tr>
      <w:tr w:rsidR="00705E41" w:rsidRPr="00C56655" w14:paraId="7A2B69D5" w14:textId="77777777" w:rsidTr="00CF1D2F">
        <w:tblPrEx>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PrEx>
        <w:trPr>
          <w:trHeight w:val="227"/>
        </w:trPr>
        <w:tc>
          <w:tcPr>
            <w:tcW w:w="1878" w:type="dxa"/>
            <w:vAlign w:val="center"/>
          </w:tcPr>
          <w:p w14:paraId="194414BF" w14:textId="537FE9D9" w:rsidR="00705E41" w:rsidRPr="00C56655" w:rsidRDefault="00705E41" w:rsidP="00CF1D2F">
            <w:pPr>
              <w:keepNext/>
              <w:keepLines/>
              <w:spacing w:before="20" w:after="20" w:line="240" w:lineRule="auto"/>
              <w:jc w:val="left"/>
              <w:rPr>
                <w:rFonts w:ascii="Calibri" w:hAnsi="Calibri" w:cs="Calibri"/>
                <w:sz w:val="20"/>
              </w:rPr>
            </w:pPr>
            <w:r w:rsidRPr="00C56655">
              <w:rPr>
                <w:rFonts w:ascii="Calibri" w:hAnsi="Calibri" w:cs="Calibri"/>
                <w:color w:val="000000"/>
                <w:sz w:val="20"/>
              </w:rPr>
              <w:t>Preparer</w:t>
            </w:r>
          </w:p>
        </w:tc>
        <w:tc>
          <w:tcPr>
            <w:tcW w:w="2371" w:type="dxa"/>
            <w:shd w:val="clear" w:color="auto" w:fill="auto"/>
            <w:noWrap/>
            <w:vAlign w:val="center"/>
            <w:hideMark/>
          </w:tcPr>
          <w:p w14:paraId="5D8CB5E8" w14:textId="0E72B35B" w:rsidR="00705E41" w:rsidRPr="00C56655" w:rsidRDefault="00705E41"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Begin</w:t>
            </w:r>
          </w:p>
        </w:tc>
      </w:tr>
      <w:tr w:rsidR="00705E41" w:rsidRPr="00C56655" w14:paraId="739245A7" w14:textId="77777777" w:rsidTr="00CF1D2F">
        <w:tblPrEx>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PrEx>
        <w:trPr>
          <w:trHeight w:val="227"/>
        </w:trPr>
        <w:tc>
          <w:tcPr>
            <w:tcW w:w="1878" w:type="dxa"/>
            <w:vAlign w:val="center"/>
          </w:tcPr>
          <w:p w14:paraId="24EFBBC8" w14:textId="6F10E96C" w:rsidR="00705E41" w:rsidRPr="00C56655" w:rsidRDefault="00705E41" w:rsidP="00CF1D2F">
            <w:pPr>
              <w:keepNext/>
              <w:keepLines/>
              <w:spacing w:before="20" w:after="20" w:line="240" w:lineRule="auto"/>
              <w:jc w:val="left"/>
              <w:rPr>
                <w:rFonts w:ascii="Calibri" w:hAnsi="Calibri" w:cs="Calibri"/>
                <w:sz w:val="20"/>
              </w:rPr>
            </w:pPr>
            <w:r w:rsidRPr="00C56655">
              <w:rPr>
                <w:rFonts w:ascii="Calibri" w:hAnsi="Calibri" w:cs="Calibri"/>
                <w:color w:val="000000"/>
                <w:sz w:val="20"/>
              </w:rPr>
              <w:t>Comments Reviewer</w:t>
            </w:r>
          </w:p>
        </w:tc>
        <w:tc>
          <w:tcPr>
            <w:tcW w:w="2371" w:type="dxa"/>
            <w:shd w:val="clear" w:color="auto" w:fill="auto"/>
            <w:noWrap/>
            <w:vAlign w:val="center"/>
            <w:hideMark/>
          </w:tcPr>
          <w:p w14:paraId="6E880770" w14:textId="4FC72C67" w:rsidR="00705E41" w:rsidRPr="00C56655" w:rsidRDefault="00705E41"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n/a</w:t>
            </w:r>
          </w:p>
        </w:tc>
      </w:tr>
      <w:tr w:rsidR="00705E41" w:rsidRPr="00C56655" w14:paraId="4E84079C" w14:textId="77777777" w:rsidTr="00CF1D2F">
        <w:tblPrEx>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PrEx>
        <w:trPr>
          <w:trHeight w:val="227"/>
        </w:trPr>
        <w:tc>
          <w:tcPr>
            <w:tcW w:w="1878" w:type="dxa"/>
            <w:vAlign w:val="center"/>
          </w:tcPr>
          <w:p w14:paraId="53296497" w14:textId="28C355A7" w:rsidR="00705E41" w:rsidRPr="00C56655" w:rsidRDefault="00705E41" w:rsidP="00CF1D2F">
            <w:pPr>
              <w:keepNext/>
              <w:keepLines/>
              <w:spacing w:before="20" w:after="20" w:line="240" w:lineRule="auto"/>
              <w:jc w:val="left"/>
              <w:rPr>
                <w:rFonts w:ascii="Calibri" w:hAnsi="Calibri" w:cs="Calibri"/>
                <w:sz w:val="20"/>
              </w:rPr>
            </w:pPr>
            <w:r w:rsidRPr="00C56655">
              <w:rPr>
                <w:rFonts w:ascii="Calibri" w:hAnsi="Calibri" w:cs="Calibri"/>
                <w:color w:val="000000"/>
                <w:sz w:val="20"/>
              </w:rPr>
              <w:t>Release Reviewer</w:t>
            </w:r>
          </w:p>
        </w:tc>
        <w:tc>
          <w:tcPr>
            <w:tcW w:w="2371" w:type="dxa"/>
            <w:shd w:val="clear" w:color="auto" w:fill="auto"/>
            <w:noWrap/>
            <w:vAlign w:val="center"/>
            <w:hideMark/>
          </w:tcPr>
          <w:p w14:paraId="4D86FC25" w14:textId="3616CE5F" w:rsidR="00705E41" w:rsidRPr="00C56655" w:rsidRDefault="00705E41"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n/a</w:t>
            </w:r>
          </w:p>
        </w:tc>
      </w:tr>
      <w:tr w:rsidR="00705E41" w:rsidRPr="00C56655" w14:paraId="2F3E69D3" w14:textId="77777777" w:rsidTr="00CF1D2F">
        <w:tblPrEx>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PrEx>
        <w:trPr>
          <w:trHeight w:val="227"/>
        </w:trPr>
        <w:tc>
          <w:tcPr>
            <w:tcW w:w="1878" w:type="dxa"/>
            <w:vAlign w:val="center"/>
          </w:tcPr>
          <w:p w14:paraId="3191534D" w14:textId="751139F5" w:rsidR="00705E41" w:rsidRPr="00C56655" w:rsidRDefault="00705E41" w:rsidP="00CF1D2F">
            <w:pPr>
              <w:keepNext/>
              <w:keepLines/>
              <w:spacing w:before="20" w:after="20" w:line="240" w:lineRule="auto"/>
              <w:jc w:val="left"/>
              <w:rPr>
                <w:rFonts w:ascii="Calibri" w:hAnsi="Calibri" w:cs="Calibri"/>
                <w:sz w:val="20"/>
              </w:rPr>
            </w:pPr>
            <w:r w:rsidRPr="00C56655">
              <w:rPr>
                <w:rFonts w:ascii="Calibri" w:hAnsi="Calibri" w:cs="Calibri"/>
                <w:color w:val="000000"/>
                <w:sz w:val="20"/>
              </w:rPr>
              <w:t>Quality Reviewer</w:t>
            </w:r>
          </w:p>
        </w:tc>
        <w:tc>
          <w:tcPr>
            <w:tcW w:w="2371" w:type="dxa"/>
            <w:shd w:val="clear" w:color="auto" w:fill="auto"/>
            <w:noWrap/>
            <w:vAlign w:val="center"/>
          </w:tcPr>
          <w:p w14:paraId="3A24C24A" w14:textId="0325DED2" w:rsidR="00705E41" w:rsidRPr="00C56655" w:rsidRDefault="00705E41"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n/a</w:t>
            </w:r>
          </w:p>
        </w:tc>
      </w:tr>
      <w:tr w:rsidR="00705E41" w:rsidRPr="00C56655" w14:paraId="583EF8A7" w14:textId="77777777" w:rsidTr="00CF1D2F">
        <w:tblPrEx>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PrEx>
        <w:trPr>
          <w:trHeight w:val="227"/>
        </w:trPr>
        <w:tc>
          <w:tcPr>
            <w:tcW w:w="1878" w:type="dxa"/>
            <w:vAlign w:val="center"/>
          </w:tcPr>
          <w:p w14:paraId="6CEC62D7" w14:textId="5EE1C241" w:rsidR="00705E41" w:rsidRPr="00C56655" w:rsidRDefault="00705E41" w:rsidP="00CF1D2F">
            <w:pPr>
              <w:keepNext/>
              <w:keepLines/>
              <w:spacing w:before="20" w:after="20" w:line="240" w:lineRule="auto"/>
              <w:jc w:val="left"/>
              <w:rPr>
                <w:rFonts w:ascii="Calibri" w:hAnsi="Calibri" w:cs="Calibri"/>
                <w:sz w:val="20"/>
              </w:rPr>
            </w:pPr>
            <w:r w:rsidRPr="00C56655">
              <w:rPr>
                <w:rFonts w:ascii="Calibri" w:hAnsi="Calibri" w:cs="Calibri"/>
                <w:color w:val="000000"/>
                <w:sz w:val="20"/>
              </w:rPr>
              <w:t>External Reviewer</w:t>
            </w:r>
          </w:p>
        </w:tc>
        <w:tc>
          <w:tcPr>
            <w:tcW w:w="2371" w:type="dxa"/>
            <w:shd w:val="clear" w:color="auto" w:fill="auto"/>
            <w:noWrap/>
            <w:vAlign w:val="center"/>
          </w:tcPr>
          <w:p w14:paraId="4398CEB6" w14:textId="15E618A7" w:rsidR="00705E41" w:rsidRPr="00C56655" w:rsidRDefault="00705E41" w:rsidP="00CF1D2F">
            <w:pPr>
              <w:keepNext/>
              <w:keepLines/>
              <w:spacing w:before="20" w:after="20" w:line="240" w:lineRule="auto"/>
              <w:jc w:val="left"/>
              <w:rPr>
                <w:rFonts w:ascii="Calibri" w:hAnsi="Calibri" w:cs="Calibri"/>
                <w:sz w:val="20"/>
              </w:rPr>
            </w:pPr>
            <w:r w:rsidRPr="00C56655">
              <w:rPr>
                <w:rFonts w:ascii="Calibri" w:hAnsi="Calibri" w:cs="Calibri"/>
                <w:color w:val="000000"/>
                <w:sz w:val="20"/>
              </w:rPr>
              <w:t>n/a</w:t>
            </w:r>
          </w:p>
        </w:tc>
      </w:tr>
      <w:tr w:rsidR="00705E41" w:rsidRPr="00C56655" w14:paraId="5F9F75E6" w14:textId="77777777" w:rsidTr="00CF1D2F">
        <w:tblPrEx>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PrEx>
        <w:trPr>
          <w:trHeight w:val="227"/>
        </w:trPr>
        <w:tc>
          <w:tcPr>
            <w:tcW w:w="1878" w:type="dxa"/>
            <w:vAlign w:val="center"/>
          </w:tcPr>
          <w:p w14:paraId="6B39B8AF" w14:textId="374C6B67" w:rsidR="00705E41" w:rsidRPr="00C56655" w:rsidRDefault="00705E41" w:rsidP="00CF1D2F">
            <w:pPr>
              <w:keepNext/>
              <w:keepLines/>
              <w:spacing w:before="20" w:after="20" w:line="240" w:lineRule="auto"/>
              <w:jc w:val="left"/>
              <w:rPr>
                <w:rFonts w:ascii="Calibri" w:hAnsi="Calibri" w:cs="Calibri"/>
                <w:sz w:val="20"/>
              </w:rPr>
            </w:pPr>
            <w:r w:rsidRPr="00C56655">
              <w:rPr>
                <w:rFonts w:ascii="Calibri" w:hAnsi="Calibri" w:cs="Calibri"/>
                <w:color w:val="000000"/>
                <w:sz w:val="20"/>
              </w:rPr>
              <w:t>Approver</w:t>
            </w:r>
          </w:p>
        </w:tc>
        <w:tc>
          <w:tcPr>
            <w:tcW w:w="2371" w:type="dxa"/>
            <w:shd w:val="clear" w:color="auto" w:fill="auto"/>
            <w:noWrap/>
            <w:vAlign w:val="center"/>
          </w:tcPr>
          <w:p w14:paraId="206F0F02" w14:textId="09C112C2" w:rsidR="00705E41" w:rsidRPr="00C56655" w:rsidRDefault="00705E41" w:rsidP="00CF1D2F">
            <w:pPr>
              <w:keepNext/>
              <w:keepLines/>
              <w:spacing w:before="20" w:after="20" w:line="240" w:lineRule="auto"/>
              <w:jc w:val="left"/>
              <w:rPr>
                <w:rFonts w:ascii="Calibri" w:hAnsi="Calibri" w:cs="Calibri"/>
                <w:sz w:val="20"/>
              </w:rPr>
            </w:pPr>
            <w:r w:rsidRPr="00C56655">
              <w:rPr>
                <w:rFonts w:ascii="Calibri" w:hAnsi="Calibri" w:cs="Calibri"/>
                <w:color w:val="000000"/>
                <w:sz w:val="20"/>
              </w:rPr>
              <w:t>End</w:t>
            </w:r>
          </w:p>
        </w:tc>
      </w:tr>
    </w:tbl>
    <w:p w14:paraId="30D478E2" w14:textId="77777777" w:rsidR="00B75737" w:rsidRPr="00C56655" w:rsidRDefault="00B75737" w:rsidP="00B75737">
      <w:pPr>
        <w:spacing w:after="0"/>
        <w:rPr>
          <w:sz w:val="16"/>
          <w:szCs w:val="16"/>
        </w:rPr>
      </w:pPr>
    </w:p>
    <w:p w14:paraId="7065D70D" w14:textId="77777777" w:rsidR="00C31C5F" w:rsidRPr="00C56655" w:rsidRDefault="00C31C5F" w:rsidP="00421E6B">
      <w:pPr>
        <w:keepNext/>
        <w:numPr>
          <w:ilvl w:val="0"/>
          <w:numId w:val="25"/>
        </w:numPr>
      </w:pPr>
      <w:r w:rsidRPr="00C56655">
        <w:lastRenderedPageBreak/>
        <w:t>ExperienceIndexes</w:t>
      </w:r>
    </w:p>
    <w:p w14:paraId="0DF7F9C6" w14:textId="77777777" w:rsidR="00C31C5F" w:rsidRPr="00C56655" w:rsidRDefault="00C31C5F" w:rsidP="00C31C5F">
      <w:pPr>
        <w:pStyle w:val="NormalIndent"/>
        <w:keepNext/>
      </w:pPr>
      <w:r w:rsidRPr="00C56655">
        <w:t>This table defines basic data needed to compile the abilities, attributes and corresponding prerequisites.</w:t>
      </w:r>
    </w:p>
    <w:tbl>
      <w:tblPr>
        <w:tblW w:w="0" w:type="auto"/>
        <w:tblInd w:w="454"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57" w:type="dxa"/>
          <w:right w:w="57" w:type="dxa"/>
        </w:tblCellMar>
        <w:tblLook w:val="04A0" w:firstRow="1" w:lastRow="0" w:firstColumn="1" w:lastColumn="0" w:noHBand="0" w:noVBand="1"/>
      </w:tblPr>
      <w:tblGrid>
        <w:gridCol w:w="1941"/>
      </w:tblGrid>
      <w:tr w:rsidR="004D1D73" w:rsidRPr="00C56655" w14:paraId="63DC829D" w14:textId="77777777" w:rsidTr="00CF1D2F">
        <w:trPr>
          <w:trHeight w:val="227"/>
        </w:trPr>
        <w:tc>
          <w:tcPr>
            <w:tcW w:w="1941" w:type="dxa"/>
            <w:tcBorders>
              <w:bottom w:val="dotted" w:sz="4" w:space="0" w:color="auto"/>
            </w:tcBorders>
            <w:shd w:val="clear" w:color="auto" w:fill="auto"/>
            <w:noWrap/>
            <w:vAlign w:val="center"/>
            <w:hideMark/>
          </w:tcPr>
          <w:p w14:paraId="18BE9EBD" w14:textId="60B6EF23" w:rsidR="004D1D73" w:rsidRPr="00C56655" w:rsidRDefault="004D1D73" w:rsidP="00CF1D2F">
            <w:pPr>
              <w:keepNext/>
              <w:keepLines/>
              <w:spacing w:before="20" w:after="20" w:line="240" w:lineRule="auto"/>
              <w:jc w:val="left"/>
              <w:rPr>
                <w:rFonts w:ascii="Calibri" w:hAnsi="Calibri" w:cs="Calibri"/>
                <w:b/>
                <w:bCs/>
                <w:color w:val="000000"/>
                <w:sz w:val="20"/>
                <w:lang w:eastAsia="en-GB"/>
              </w:rPr>
            </w:pPr>
            <w:r w:rsidRPr="00C56655">
              <w:rPr>
                <w:rFonts w:ascii="Calibri" w:hAnsi="Calibri" w:cs="Calibri"/>
                <w:b/>
                <w:bCs/>
                <w:color w:val="000000"/>
                <w:sz w:val="20"/>
                <w:szCs w:val="22"/>
              </w:rPr>
              <w:t>ExperienceIndexes</w:t>
            </w:r>
          </w:p>
        </w:tc>
      </w:tr>
      <w:tr w:rsidR="004D1D73" w:rsidRPr="00C56655" w14:paraId="115C628E" w14:textId="77777777" w:rsidTr="00CF1D2F">
        <w:trPr>
          <w:trHeight w:val="227"/>
        </w:trPr>
        <w:tc>
          <w:tcPr>
            <w:tcW w:w="1941" w:type="dxa"/>
            <w:shd w:val="clear" w:color="auto" w:fill="D9D9D9" w:themeFill="background1" w:themeFillShade="D9"/>
            <w:noWrap/>
            <w:vAlign w:val="center"/>
            <w:hideMark/>
          </w:tcPr>
          <w:p w14:paraId="1D8BA597" w14:textId="6FF9011D" w:rsidR="004D1D73" w:rsidRPr="00C56655" w:rsidRDefault="004D1D73" w:rsidP="00CF1D2F">
            <w:pPr>
              <w:keepNext/>
              <w:keepLines/>
              <w:spacing w:before="20" w:after="20" w:line="240" w:lineRule="auto"/>
              <w:jc w:val="left"/>
              <w:rPr>
                <w:rFonts w:ascii="Calibri" w:hAnsi="Calibri" w:cs="Calibri"/>
                <w:b/>
                <w:color w:val="000000"/>
                <w:sz w:val="20"/>
                <w:lang w:eastAsia="en-GB"/>
              </w:rPr>
            </w:pPr>
            <w:r w:rsidRPr="00C56655">
              <w:rPr>
                <w:rFonts w:ascii="Calibri" w:hAnsi="Calibri" w:cs="Calibri"/>
                <w:b/>
                <w:bCs/>
                <w:color w:val="000000"/>
                <w:sz w:val="20"/>
              </w:rPr>
              <w:t>ExperienceIndex</w:t>
            </w:r>
          </w:p>
        </w:tc>
      </w:tr>
      <w:tr w:rsidR="004D1D73" w:rsidRPr="00C56655" w14:paraId="79270EF8" w14:textId="77777777" w:rsidTr="00CF1D2F">
        <w:trPr>
          <w:trHeight w:val="227"/>
        </w:trPr>
        <w:tc>
          <w:tcPr>
            <w:tcW w:w="1941" w:type="dxa"/>
            <w:shd w:val="clear" w:color="auto" w:fill="auto"/>
            <w:noWrap/>
            <w:vAlign w:val="center"/>
            <w:hideMark/>
          </w:tcPr>
          <w:p w14:paraId="203DAD1E" w14:textId="03715DA7" w:rsidR="004D1D73" w:rsidRPr="00C56655" w:rsidRDefault="004D1D73"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1 - Junior (0 - 2y)</w:t>
            </w:r>
          </w:p>
        </w:tc>
      </w:tr>
      <w:tr w:rsidR="004D1D73" w:rsidRPr="00C56655" w14:paraId="52B63626" w14:textId="77777777" w:rsidTr="00CF1D2F">
        <w:trPr>
          <w:trHeight w:val="227"/>
        </w:trPr>
        <w:tc>
          <w:tcPr>
            <w:tcW w:w="1941" w:type="dxa"/>
            <w:shd w:val="clear" w:color="auto" w:fill="auto"/>
            <w:noWrap/>
            <w:vAlign w:val="center"/>
            <w:hideMark/>
          </w:tcPr>
          <w:p w14:paraId="6A762D56" w14:textId="5878A659" w:rsidR="004D1D73" w:rsidRPr="00C56655" w:rsidRDefault="004D1D73"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2 - Practitioner (2 - 5y)</w:t>
            </w:r>
          </w:p>
        </w:tc>
      </w:tr>
      <w:tr w:rsidR="004D1D73" w:rsidRPr="00C56655" w14:paraId="757D6D90" w14:textId="77777777" w:rsidTr="00CF1D2F">
        <w:trPr>
          <w:trHeight w:val="227"/>
        </w:trPr>
        <w:tc>
          <w:tcPr>
            <w:tcW w:w="1941" w:type="dxa"/>
            <w:shd w:val="clear" w:color="auto" w:fill="auto"/>
            <w:noWrap/>
            <w:vAlign w:val="center"/>
            <w:hideMark/>
          </w:tcPr>
          <w:p w14:paraId="33483DF3" w14:textId="3AC586BC" w:rsidR="004D1D73" w:rsidRPr="00C56655" w:rsidRDefault="004D1D73"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3 - Senior (5 - 10y)</w:t>
            </w:r>
          </w:p>
        </w:tc>
      </w:tr>
      <w:tr w:rsidR="004D1D73" w:rsidRPr="00C56655" w14:paraId="43E6DAC6" w14:textId="77777777" w:rsidTr="00CF1D2F">
        <w:trPr>
          <w:trHeight w:val="227"/>
        </w:trPr>
        <w:tc>
          <w:tcPr>
            <w:tcW w:w="1941" w:type="dxa"/>
            <w:shd w:val="clear" w:color="auto" w:fill="auto"/>
            <w:noWrap/>
            <w:vAlign w:val="center"/>
          </w:tcPr>
          <w:p w14:paraId="67E128CB" w14:textId="0071B074" w:rsidR="004D1D73" w:rsidRPr="00C56655" w:rsidRDefault="004D1D73"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4 - Chief (10 - 15y)</w:t>
            </w:r>
          </w:p>
        </w:tc>
      </w:tr>
      <w:tr w:rsidR="004D1D73" w:rsidRPr="00C56655" w14:paraId="39659338" w14:textId="77777777" w:rsidTr="00CF1D2F">
        <w:trPr>
          <w:trHeight w:val="227"/>
        </w:trPr>
        <w:tc>
          <w:tcPr>
            <w:tcW w:w="1941" w:type="dxa"/>
            <w:shd w:val="clear" w:color="auto" w:fill="auto"/>
            <w:noWrap/>
            <w:vAlign w:val="center"/>
          </w:tcPr>
          <w:p w14:paraId="2D268268" w14:textId="248B1115" w:rsidR="004D1D73" w:rsidRPr="00C56655" w:rsidRDefault="004D1D73" w:rsidP="00CF1D2F">
            <w:pPr>
              <w:keepNext/>
              <w:keepLines/>
              <w:spacing w:before="20" w:after="20" w:line="240" w:lineRule="auto"/>
              <w:jc w:val="left"/>
              <w:rPr>
                <w:rFonts w:ascii="Calibri" w:hAnsi="Calibri" w:cs="Calibri"/>
                <w:sz w:val="20"/>
              </w:rPr>
            </w:pPr>
            <w:r w:rsidRPr="00C56655">
              <w:rPr>
                <w:rFonts w:ascii="Calibri" w:hAnsi="Calibri" w:cs="Calibri"/>
                <w:color w:val="000000"/>
                <w:sz w:val="20"/>
              </w:rPr>
              <w:t>5 - Specialist (15 - 20y)</w:t>
            </w:r>
          </w:p>
        </w:tc>
      </w:tr>
      <w:tr w:rsidR="004D1D73" w:rsidRPr="00C56655" w14:paraId="49991714" w14:textId="77777777" w:rsidTr="00CF1D2F">
        <w:trPr>
          <w:trHeight w:val="227"/>
        </w:trPr>
        <w:tc>
          <w:tcPr>
            <w:tcW w:w="1941" w:type="dxa"/>
            <w:shd w:val="clear" w:color="auto" w:fill="auto"/>
            <w:noWrap/>
            <w:vAlign w:val="center"/>
          </w:tcPr>
          <w:p w14:paraId="51447068" w14:textId="061B1C4A" w:rsidR="004D1D73" w:rsidRPr="00C56655" w:rsidRDefault="004D1D73" w:rsidP="00CF1D2F">
            <w:pPr>
              <w:keepNext/>
              <w:keepLines/>
              <w:spacing w:before="20" w:after="20" w:line="240" w:lineRule="auto"/>
              <w:jc w:val="left"/>
              <w:rPr>
                <w:rFonts w:ascii="Calibri" w:hAnsi="Calibri" w:cs="Calibri"/>
                <w:sz w:val="20"/>
              </w:rPr>
            </w:pPr>
            <w:r w:rsidRPr="00C56655">
              <w:rPr>
                <w:rFonts w:ascii="Calibri" w:hAnsi="Calibri" w:cs="Calibri"/>
                <w:color w:val="000000"/>
                <w:sz w:val="20"/>
              </w:rPr>
              <w:t>6 - Consultant (20y+)</w:t>
            </w:r>
          </w:p>
        </w:tc>
      </w:tr>
    </w:tbl>
    <w:p w14:paraId="21E68E74" w14:textId="77777777" w:rsidR="00B75737" w:rsidRPr="00C56655" w:rsidRDefault="00B75737" w:rsidP="00B75737">
      <w:pPr>
        <w:spacing w:after="0"/>
        <w:rPr>
          <w:sz w:val="16"/>
          <w:szCs w:val="16"/>
        </w:rPr>
      </w:pPr>
    </w:p>
    <w:p w14:paraId="14BAF01D" w14:textId="77777777" w:rsidR="00C31C5F" w:rsidRPr="00C56655" w:rsidRDefault="00C31C5F" w:rsidP="00421E6B">
      <w:pPr>
        <w:keepNext/>
        <w:numPr>
          <w:ilvl w:val="0"/>
          <w:numId w:val="25"/>
        </w:numPr>
      </w:pPr>
      <w:r w:rsidRPr="00C56655">
        <w:t>ExperiencePrerequisites</w:t>
      </w:r>
    </w:p>
    <w:p w14:paraId="629A369D" w14:textId="77777777" w:rsidR="00C31C5F" w:rsidRPr="00C56655" w:rsidRDefault="00C31C5F" w:rsidP="00C31C5F">
      <w:pPr>
        <w:pStyle w:val="NormalIndent"/>
        <w:keepNext/>
      </w:pPr>
      <w:r w:rsidRPr="00C56655">
        <w:t>This table defines specific competency prerequisites for a specific competency area.</w:t>
      </w:r>
    </w:p>
    <w:tbl>
      <w:tblPr>
        <w:tblW w:w="0" w:type="auto"/>
        <w:tblInd w:w="454"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57" w:type="dxa"/>
          <w:right w:w="57" w:type="dxa"/>
        </w:tblCellMar>
        <w:tblLook w:val="04A0" w:firstRow="1" w:lastRow="0" w:firstColumn="1" w:lastColumn="0" w:noHBand="0" w:noVBand="1"/>
      </w:tblPr>
      <w:tblGrid>
        <w:gridCol w:w="1708"/>
        <w:gridCol w:w="1938"/>
        <w:gridCol w:w="1549"/>
      </w:tblGrid>
      <w:tr w:rsidR="00D272C5" w:rsidRPr="00C56655" w14:paraId="769261EF" w14:textId="77777777" w:rsidTr="00CF1D2F">
        <w:trPr>
          <w:trHeight w:val="227"/>
        </w:trPr>
        <w:tc>
          <w:tcPr>
            <w:tcW w:w="5195" w:type="dxa"/>
            <w:gridSpan w:val="3"/>
            <w:tcBorders>
              <w:bottom w:val="dotted" w:sz="4" w:space="0" w:color="auto"/>
            </w:tcBorders>
            <w:vAlign w:val="center"/>
          </w:tcPr>
          <w:p w14:paraId="64CF0F7F" w14:textId="520B2A62" w:rsidR="00D272C5" w:rsidRPr="00C56655" w:rsidRDefault="00D272C5" w:rsidP="00CF1D2F">
            <w:pPr>
              <w:keepNext/>
              <w:keepLines/>
              <w:spacing w:before="20" w:after="20" w:line="240" w:lineRule="auto"/>
              <w:jc w:val="center"/>
              <w:rPr>
                <w:rFonts w:ascii="Calibri" w:hAnsi="Calibri" w:cs="Calibri"/>
                <w:b/>
                <w:bCs/>
                <w:color w:val="000000"/>
                <w:sz w:val="20"/>
                <w:lang w:eastAsia="en-GB"/>
              </w:rPr>
            </w:pPr>
            <w:r w:rsidRPr="00C56655">
              <w:rPr>
                <w:rFonts w:ascii="Calibri" w:hAnsi="Calibri" w:cs="Calibri"/>
                <w:b/>
                <w:bCs/>
                <w:color w:val="000000"/>
                <w:sz w:val="20"/>
                <w:lang w:eastAsia="en-GB"/>
              </w:rPr>
              <w:t>ExperiencePrerequisites</w:t>
            </w:r>
          </w:p>
        </w:tc>
      </w:tr>
      <w:tr w:rsidR="00D272C5" w:rsidRPr="00C56655" w14:paraId="45916653" w14:textId="77777777" w:rsidTr="00CF1D2F">
        <w:trPr>
          <w:trHeight w:val="227"/>
        </w:trPr>
        <w:tc>
          <w:tcPr>
            <w:tcW w:w="1708" w:type="dxa"/>
            <w:shd w:val="clear" w:color="auto" w:fill="D9D9D9" w:themeFill="background1" w:themeFillShade="D9"/>
          </w:tcPr>
          <w:p w14:paraId="46EC1176" w14:textId="305244F8" w:rsidR="00D272C5" w:rsidRPr="00C56655" w:rsidRDefault="00D272C5" w:rsidP="00CF1D2F">
            <w:pPr>
              <w:keepNext/>
              <w:keepLines/>
              <w:spacing w:before="20" w:after="20" w:line="240" w:lineRule="auto"/>
              <w:jc w:val="left"/>
              <w:rPr>
                <w:rFonts w:ascii="Calibri" w:hAnsi="Calibri" w:cs="Calibri"/>
                <w:b/>
                <w:bCs/>
                <w:color w:val="000000"/>
                <w:sz w:val="20"/>
              </w:rPr>
            </w:pPr>
            <w:r w:rsidRPr="00C56655">
              <w:rPr>
                <w:rFonts w:ascii="Calibri" w:hAnsi="Calibri" w:cs="Calibri"/>
                <w:sz w:val="20"/>
              </w:rPr>
              <w:t>CompetencyArea</w:t>
            </w:r>
          </w:p>
        </w:tc>
        <w:tc>
          <w:tcPr>
            <w:tcW w:w="1938" w:type="dxa"/>
            <w:shd w:val="clear" w:color="auto" w:fill="D9D9D9" w:themeFill="background1" w:themeFillShade="D9"/>
          </w:tcPr>
          <w:p w14:paraId="2903CE49" w14:textId="523FD5FF" w:rsidR="00D272C5" w:rsidRPr="00C56655" w:rsidRDefault="00D272C5" w:rsidP="00CF1D2F">
            <w:pPr>
              <w:keepNext/>
              <w:keepLines/>
              <w:spacing w:before="20" w:after="20" w:line="240" w:lineRule="auto"/>
              <w:jc w:val="left"/>
              <w:rPr>
                <w:rFonts w:ascii="Calibri" w:hAnsi="Calibri" w:cs="Calibri"/>
                <w:b/>
                <w:bCs/>
                <w:color w:val="000000"/>
                <w:sz w:val="20"/>
              </w:rPr>
            </w:pPr>
            <w:r w:rsidRPr="00C56655">
              <w:rPr>
                <w:rFonts w:ascii="Calibri" w:hAnsi="Calibri" w:cs="Calibri"/>
                <w:sz w:val="20"/>
              </w:rPr>
              <w:t>ExperienceIndex</w:t>
            </w:r>
          </w:p>
        </w:tc>
        <w:tc>
          <w:tcPr>
            <w:tcW w:w="1549" w:type="dxa"/>
            <w:shd w:val="clear" w:color="auto" w:fill="D9D9D9" w:themeFill="background1" w:themeFillShade="D9"/>
            <w:noWrap/>
            <w:hideMark/>
          </w:tcPr>
          <w:p w14:paraId="68C4161E" w14:textId="2F06B708" w:rsidR="00D272C5" w:rsidRPr="00C56655" w:rsidRDefault="00D272C5" w:rsidP="00CF1D2F">
            <w:pPr>
              <w:keepNext/>
              <w:keepLines/>
              <w:spacing w:before="20" w:after="20" w:line="240" w:lineRule="auto"/>
              <w:jc w:val="left"/>
              <w:rPr>
                <w:rFonts w:ascii="Calibri" w:hAnsi="Calibri" w:cs="Calibri"/>
                <w:b/>
                <w:color w:val="000000"/>
                <w:sz w:val="20"/>
                <w:lang w:eastAsia="en-GB"/>
              </w:rPr>
            </w:pPr>
            <w:r w:rsidRPr="00C56655">
              <w:rPr>
                <w:rFonts w:ascii="Calibri" w:hAnsi="Calibri" w:cs="Calibri"/>
                <w:sz w:val="20"/>
              </w:rPr>
              <w:t>ProjectPhase</w:t>
            </w:r>
          </w:p>
        </w:tc>
      </w:tr>
      <w:tr w:rsidR="00D272C5" w:rsidRPr="00C56655" w14:paraId="43343987" w14:textId="77777777" w:rsidTr="00CF1D2F">
        <w:trPr>
          <w:trHeight w:val="227"/>
        </w:trPr>
        <w:tc>
          <w:tcPr>
            <w:tcW w:w="1708" w:type="dxa"/>
          </w:tcPr>
          <w:p w14:paraId="253BA815" w14:textId="6B78A994" w:rsidR="00D272C5" w:rsidRPr="00C56655" w:rsidRDefault="00D272C5" w:rsidP="00CF1D2F">
            <w:pPr>
              <w:keepNext/>
              <w:keepLines/>
              <w:spacing w:before="20" w:after="20" w:line="240" w:lineRule="auto"/>
              <w:jc w:val="left"/>
              <w:rPr>
                <w:rFonts w:ascii="Calibri" w:hAnsi="Calibri" w:cs="Calibri"/>
                <w:color w:val="000000"/>
                <w:sz w:val="20"/>
              </w:rPr>
            </w:pPr>
            <w:r w:rsidRPr="00C56655">
              <w:rPr>
                <w:rFonts w:ascii="Calibri" w:hAnsi="Calibri" w:cs="Calibri"/>
                <w:sz w:val="20"/>
              </w:rPr>
              <w:t>All Reactor Systems</w:t>
            </w:r>
          </w:p>
        </w:tc>
        <w:tc>
          <w:tcPr>
            <w:tcW w:w="1938" w:type="dxa"/>
          </w:tcPr>
          <w:p w14:paraId="2ABA758D" w14:textId="3C03D308" w:rsidR="00D272C5" w:rsidRPr="00C56655" w:rsidRDefault="00D272C5" w:rsidP="00CF1D2F">
            <w:pPr>
              <w:keepNext/>
              <w:keepLines/>
              <w:spacing w:before="20" w:after="20" w:line="240" w:lineRule="auto"/>
              <w:jc w:val="left"/>
              <w:rPr>
                <w:rFonts w:ascii="Calibri" w:hAnsi="Calibri" w:cs="Calibri"/>
                <w:color w:val="000000"/>
                <w:sz w:val="20"/>
              </w:rPr>
            </w:pPr>
            <w:r w:rsidRPr="00C56655">
              <w:rPr>
                <w:rFonts w:ascii="Calibri" w:hAnsi="Calibri" w:cs="Calibri"/>
                <w:sz w:val="20"/>
              </w:rPr>
              <w:t>2 - Practitioner (2 - 5y)</w:t>
            </w:r>
          </w:p>
        </w:tc>
        <w:tc>
          <w:tcPr>
            <w:tcW w:w="1549" w:type="dxa"/>
            <w:shd w:val="clear" w:color="auto" w:fill="auto"/>
            <w:noWrap/>
            <w:hideMark/>
          </w:tcPr>
          <w:p w14:paraId="760F476E" w14:textId="648E4FA7" w:rsidR="00D272C5" w:rsidRPr="00C56655" w:rsidRDefault="00D272C5"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sz w:val="20"/>
              </w:rPr>
              <w:t>2 - Concept, Basic</w:t>
            </w:r>
          </w:p>
        </w:tc>
      </w:tr>
      <w:tr w:rsidR="00D272C5" w:rsidRPr="00C56655" w14:paraId="36B4069F" w14:textId="77777777" w:rsidTr="00CF1D2F">
        <w:trPr>
          <w:trHeight w:val="227"/>
        </w:trPr>
        <w:tc>
          <w:tcPr>
            <w:tcW w:w="1708" w:type="dxa"/>
          </w:tcPr>
          <w:p w14:paraId="6B2C405B" w14:textId="0C3D3362" w:rsidR="00D272C5" w:rsidRPr="00C56655" w:rsidRDefault="00D272C5" w:rsidP="00CF1D2F">
            <w:pPr>
              <w:keepNext/>
              <w:keepLines/>
              <w:spacing w:before="20" w:after="20" w:line="240" w:lineRule="auto"/>
              <w:jc w:val="left"/>
              <w:rPr>
                <w:rFonts w:ascii="Calibri" w:hAnsi="Calibri" w:cs="Calibri"/>
                <w:color w:val="000000"/>
                <w:sz w:val="20"/>
              </w:rPr>
            </w:pPr>
            <w:r w:rsidRPr="00C56655">
              <w:rPr>
                <w:rFonts w:ascii="Calibri" w:hAnsi="Calibri" w:cs="Calibri"/>
                <w:sz w:val="20"/>
              </w:rPr>
              <w:t>All Reactor Systems</w:t>
            </w:r>
          </w:p>
        </w:tc>
        <w:tc>
          <w:tcPr>
            <w:tcW w:w="1938" w:type="dxa"/>
          </w:tcPr>
          <w:p w14:paraId="7ECFA1BE" w14:textId="5F9EEDF3" w:rsidR="00D272C5" w:rsidRPr="00C56655" w:rsidRDefault="00D272C5" w:rsidP="00CF1D2F">
            <w:pPr>
              <w:keepNext/>
              <w:keepLines/>
              <w:spacing w:before="20" w:after="20" w:line="240" w:lineRule="auto"/>
              <w:jc w:val="left"/>
              <w:rPr>
                <w:rFonts w:ascii="Calibri" w:hAnsi="Calibri" w:cs="Calibri"/>
                <w:color w:val="000000"/>
                <w:sz w:val="20"/>
              </w:rPr>
            </w:pPr>
            <w:r w:rsidRPr="00C56655">
              <w:rPr>
                <w:rFonts w:ascii="Calibri" w:hAnsi="Calibri" w:cs="Calibri"/>
                <w:sz w:val="20"/>
              </w:rPr>
              <w:t>3 - Senior (5 - 10y)</w:t>
            </w:r>
          </w:p>
        </w:tc>
        <w:tc>
          <w:tcPr>
            <w:tcW w:w="1549" w:type="dxa"/>
            <w:shd w:val="clear" w:color="auto" w:fill="auto"/>
            <w:noWrap/>
            <w:hideMark/>
          </w:tcPr>
          <w:p w14:paraId="458FBF8B" w14:textId="095707FC" w:rsidR="00D272C5" w:rsidRPr="00C56655" w:rsidRDefault="00D272C5"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sz w:val="20"/>
              </w:rPr>
              <w:t>4 - Detail</w:t>
            </w:r>
          </w:p>
        </w:tc>
      </w:tr>
      <w:tr w:rsidR="00D272C5" w:rsidRPr="00C56655" w14:paraId="3DD78108" w14:textId="77777777" w:rsidTr="00CF1D2F">
        <w:trPr>
          <w:trHeight w:val="227"/>
        </w:trPr>
        <w:tc>
          <w:tcPr>
            <w:tcW w:w="1708" w:type="dxa"/>
          </w:tcPr>
          <w:p w14:paraId="74DE0229" w14:textId="4ABFD881" w:rsidR="00D272C5" w:rsidRPr="00C56655" w:rsidRDefault="00D272C5" w:rsidP="00CF1D2F">
            <w:pPr>
              <w:keepNext/>
              <w:keepLines/>
              <w:spacing w:before="20" w:after="20" w:line="240" w:lineRule="auto"/>
              <w:jc w:val="left"/>
              <w:rPr>
                <w:rFonts w:ascii="Calibri" w:hAnsi="Calibri" w:cs="Calibri"/>
                <w:color w:val="000000"/>
                <w:sz w:val="20"/>
              </w:rPr>
            </w:pPr>
            <w:r w:rsidRPr="00C56655">
              <w:rPr>
                <w:rFonts w:ascii="Calibri" w:hAnsi="Calibri" w:cs="Calibri"/>
                <w:sz w:val="20"/>
              </w:rPr>
              <w:t>Reactor - Neutronic</w:t>
            </w:r>
          </w:p>
        </w:tc>
        <w:tc>
          <w:tcPr>
            <w:tcW w:w="1938" w:type="dxa"/>
          </w:tcPr>
          <w:p w14:paraId="1BB6D88B" w14:textId="37691D34" w:rsidR="00D272C5" w:rsidRPr="00C56655" w:rsidRDefault="00D272C5" w:rsidP="00CF1D2F">
            <w:pPr>
              <w:keepNext/>
              <w:keepLines/>
              <w:spacing w:before="20" w:after="20" w:line="240" w:lineRule="auto"/>
              <w:jc w:val="left"/>
              <w:rPr>
                <w:rFonts w:ascii="Calibri" w:hAnsi="Calibri" w:cs="Calibri"/>
                <w:color w:val="000000"/>
                <w:sz w:val="20"/>
              </w:rPr>
            </w:pPr>
            <w:r w:rsidRPr="00C56655">
              <w:rPr>
                <w:rFonts w:ascii="Calibri" w:hAnsi="Calibri" w:cs="Calibri"/>
                <w:sz w:val="20"/>
              </w:rPr>
              <w:t>2 - Practitioner (2 - 5y)</w:t>
            </w:r>
          </w:p>
        </w:tc>
        <w:tc>
          <w:tcPr>
            <w:tcW w:w="1549" w:type="dxa"/>
            <w:shd w:val="clear" w:color="auto" w:fill="auto"/>
            <w:noWrap/>
            <w:hideMark/>
          </w:tcPr>
          <w:p w14:paraId="336ED469" w14:textId="3DA416A1" w:rsidR="00D272C5" w:rsidRPr="00C56655" w:rsidRDefault="00D272C5"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sz w:val="20"/>
              </w:rPr>
              <w:t>2 - Concept, Basic</w:t>
            </w:r>
          </w:p>
        </w:tc>
      </w:tr>
      <w:tr w:rsidR="00D272C5" w:rsidRPr="00C56655" w14:paraId="6E37C224" w14:textId="77777777" w:rsidTr="00CF1D2F">
        <w:trPr>
          <w:trHeight w:val="227"/>
        </w:trPr>
        <w:tc>
          <w:tcPr>
            <w:tcW w:w="1708" w:type="dxa"/>
          </w:tcPr>
          <w:p w14:paraId="6C1C6424" w14:textId="663F1CA3" w:rsidR="00D272C5" w:rsidRPr="00C56655" w:rsidRDefault="00D272C5" w:rsidP="00CF1D2F">
            <w:pPr>
              <w:keepNext/>
              <w:keepLines/>
              <w:spacing w:before="20" w:after="20" w:line="240" w:lineRule="auto"/>
              <w:jc w:val="left"/>
              <w:rPr>
                <w:rFonts w:ascii="Calibri" w:hAnsi="Calibri" w:cs="Calibri"/>
                <w:color w:val="000000"/>
                <w:sz w:val="20"/>
              </w:rPr>
            </w:pPr>
            <w:r w:rsidRPr="00C56655">
              <w:rPr>
                <w:rFonts w:ascii="Calibri" w:hAnsi="Calibri" w:cs="Calibri"/>
                <w:sz w:val="20"/>
              </w:rPr>
              <w:t>Reactor - Neutronic</w:t>
            </w:r>
          </w:p>
        </w:tc>
        <w:tc>
          <w:tcPr>
            <w:tcW w:w="1938" w:type="dxa"/>
          </w:tcPr>
          <w:p w14:paraId="5A26B178" w14:textId="46EEC8A2" w:rsidR="00D272C5" w:rsidRPr="00C56655" w:rsidRDefault="00D272C5" w:rsidP="00CF1D2F">
            <w:pPr>
              <w:keepNext/>
              <w:keepLines/>
              <w:spacing w:before="20" w:after="20" w:line="240" w:lineRule="auto"/>
              <w:jc w:val="left"/>
              <w:rPr>
                <w:rFonts w:ascii="Calibri" w:hAnsi="Calibri" w:cs="Calibri"/>
                <w:color w:val="000000"/>
                <w:sz w:val="20"/>
              </w:rPr>
            </w:pPr>
            <w:r w:rsidRPr="00C56655">
              <w:rPr>
                <w:rFonts w:ascii="Calibri" w:hAnsi="Calibri" w:cs="Calibri"/>
                <w:sz w:val="20"/>
              </w:rPr>
              <w:t>3 - Senior (5 - 10y)</w:t>
            </w:r>
          </w:p>
        </w:tc>
        <w:tc>
          <w:tcPr>
            <w:tcW w:w="1549" w:type="dxa"/>
            <w:shd w:val="clear" w:color="auto" w:fill="auto"/>
            <w:noWrap/>
          </w:tcPr>
          <w:p w14:paraId="0F7DF54A" w14:textId="2C8A0B5B" w:rsidR="00D272C5" w:rsidRPr="00C56655" w:rsidRDefault="00D272C5"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sz w:val="20"/>
              </w:rPr>
              <w:t>4 - Detail</w:t>
            </w:r>
          </w:p>
        </w:tc>
      </w:tr>
      <w:tr w:rsidR="00D272C5" w:rsidRPr="00C56655" w14:paraId="1A9543A2" w14:textId="77777777" w:rsidTr="00CF1D2F">
        <w:trPr>
          <w:trHeight w:val="227"/>
        </w:trPr>
        <w:tc>
          <w:tcPr>
            <w:tcW w:w="1708" w:type="dxa"/>
          </w:tcPr>
          <w:p w14:paraId="1C8D1764" w14:textId="7681DD36" w:rsidR="00D272C5" w:rsidRPr="00C56655" w:rsidRDefault="00D272C5" w:rsidP="00CF1D2F">
            <w:pPr>
              <w:keepNext/>
              <w:keepLines/>
              <w:spacing w:before="20" w:after="20" w:line="240" w:lineRule="auto"/>
              <w:jc w:val="left"/>
              <w:rPr>
                <w:rFonts w:ascii="Calibri" w:hAnsi="Calibri" w:cs="Calibri"/>
                <w:color w:val="000000"/>
                <w:sz w:val="20"/>
              </w:rPr>
            </w:pPr>
            <w:r w:rsidRPr="00C56655">
              <w:rPr>
                <w:rFonts w:ascii="Calibri" w:hAnsi="Calibri" w:cs="Calibri"/>
                <w:sz w:val="20"/>
              </w:rPr>
              <w:t>CompetencyArea</w:t>
            </w:r>
          </w:p>
        </w:tc>
        <w:tc>
          <w:tcPr>
            <w:tcW w:w="1938" w:type="dxa"/>
          </w:tcPr>
          <w:p w14:paraId="74C86248" w14:textId="60B5BD2D" w:rsidR="00D272C5" w:rsidRPr="00C56655" w:rsidRDefault="00D272C5" w:rsidP="00CF1D2F">
            <w:pPr>
              <w:keepNext/>
              <w:keepLines/>
              <w:spacing w:before="20" w:after="20" w:line="240" w:lineRule="auto"/>
              <w:jc w:val="left"/>
              <w:rPr>
                <w:rFonts w:ascii="Calibri" w:hAnsi="Calibri" w:cs="Calibri"/>
                <w:color w:val="000000"/>
                <w:sz w:val="20"/>
              </w:rPr>
            </w:pPr>
            <w:r w:rsidRPr="00C56655">
              <w:rPr>
                <w:rFonts w:ascii="Calibri" w:hAnsi="Calibri" w:cs="Calibri"/>
                <w:sz w:val="20"/>
              </w:rPr>
              <w:t>ExperienceIndex</w:t>
            </w:r>
          </w:p>
        </w:tc>
        <w:tc>
          <w:tcPr>
            <w:tcW w:w="1549" w:type="dxa"/>
            <w:shd w:val="clear" w:color="auto" w:fill="auto"/>
            <w:noWrap/>
          </w:tcPr>
          <w:p w14:paraId="6C1FCA00" w14:textId="78641B73" w:rsidR="00D272C5" w:rsidRPr="00C56655" w:rsidRDefault="00D272C5" w:rsidP="00CF1D2F">
            <w:pPr>
              <w:keepNext/>
              <w:keepLines/>
              <w:spacing w:before="20" w:after="20" w:line="240" w:lineRule="auto"/>
              <w:jc w:val="left"/>
              <w:rPr>
                <w:rFonts w:ascii="Calibri" w:hAnsi="Calibri" w:cs="Calibri"/>
                <w:sz w:val="20"/>
              </w:rPr>
            </w:pPr>
            <w:r w:rsidRPr="00C56655">
              <w:rPr>
                <w:rFonts w:ascii="Calibri" w:hAnsi="Calibri" w:cs="Calibri"/>
                <w:sz w:val="20"/>
              </w:rPr>
              <w:t>ProjectPhase</w:t>
            </w:r>
          </w:p>
        </w:tc>
      </w:tr>
      <w:tr w:rsidR="00D272C5" w:rsidRPr="00C56655" w14:paraId="07352830" w14:textId="77777777" w:rsidTr="00CF1D2F">
        <w:trPr>
          <w:trHeight w:val="227"/>
        </w:trPr>
        <w:tc>
          <w:tcPr>
            <w:tcW w:w="1708" w:type="dxa"/>
          </w:tcPr>
          <w:p w14:paraId="4F6EE191" w14:textId="062A48EA" w:rsidR="00D272C5" w:rsidRPr="00C56655" w:rsidRDefault="00D272C5" w:rsidP="00CF1D2F">
            <w:pPr>
              <w:keepNext/>
              <w:keepLines/>
              <w:spacing w:before="20" w:after="20" w:line="240" w:lineRule="auto"/>
              <w:jc w:val="left"/>
              <w:rPr>
                <w:rFonts w:ascii="Calibri" w:hAnsi="Calibri" w:cs="Calibri"/>
                <w:color w:val="000000"/>
                <w:sz w:val="20"/>
              </w:rPr>
            </w:pPr>
            <w:r w:rsidRPr="00C56655">
              <w:rPr>
                <w:rFonts w:ascii="Calibri" w:hAnsi="Calibri" w:cs="Calibri"/>
                <w:sz w:val="20"/>
              </w:rPr>
              <w:t>All Reactor Systems</w:t>
            </w:r>
          </w:p>
        </w:tc>
        <w:tc>
          <w:tcPr>
            <w:tcW w:w="1938" w:type="dxa"/>
          </w:tcPr>
          <w:p w14:paraId="38928461" w14:textId="5BDA60F7" w:rsidR="00D272C5" w:rsidRPr="00C56655" w:rsidRDefault="00D272C5" w:rsidP="00CF1D2F">
            <w:pPr>
              <w:keepNext/>
              <w:keepLines/>
              <w:spacing w:before="20" w:after="20" w:line="240" w:lineRule="auto"/>
              <w:jc w:val="left"/>
              <w:rPr>
                <w:rFonts w:ascii="Calibri" w:hAnsi="Calibri" w:cs="Calibri"/>
                <w:color w:val="000000"/>
                <w:sz w:val="20"/>
              </w:rPr>
            </w:pPr>
            <w:r w:rsidRPr="00C56655">
              <w:rPr>
                <w:rFonts w:ascii="Calibri" w:hAnsi="Calibri" w:cs="Calibri"/>
                <w:sz w:val="20"/>
              </w:rPr>
              <w:t>2 - Practitioner (2 - 5y)</w:t>
            </w:r>
          </w:p>
        </w:tc>
        <w:tc>
          <w:tcPr>
            <w:tcW w:w="1549" w:type="dxa"/>
            <w:shd w:val="clear" w:color="auto" w:fill="auto"/>
            <w:noWrap/>
          </w:tcPr>
          <w:p w14:paraId="6B506B66" w14:textId="5A1B7EF1" w:rsidR="00D272C5" w:rsidRPr="00C56655" w:rsidRDefault="00D272C5" w:rsidP="00CF1D2F">
            <w:pPr>
              <w:keepNext/>
              <w:keepLines/>
              <w:spacing w:before="20" w:after="20" w:line="240" w:lineRule="auto"/>
              <w:jc w:val="left"/>
              <w:rPr>
                <w:rFonts w:ascii="Calibri" w:hAnsi="Calibri" w:cs="Calibri"/>
                <w:sz w:val="20"/>
              </w:rPr>
            </w:pPr>
            <w:r w:rsidRPr="00C56655">
              <w:rPr>
                <w:rFonts w:ascii="Calibri" w:hAnsi="Calibri" w:cs="Calibri"/>
                <w:sz w:val="20"/>
              </w:rPr>
              <w:t>2 - Concept, Basic</w:t>
            </w:r>
          </w:p>
        </w:tc>
      </w:tr>
    </w:tbl>
    <w:p w14:paraId="3738EDF6" w14:textId="77777777" w:rsidR="00B75737" w:rsidRPr="00C56655" w:rsidRDefault="00B75737" w:rsidP="00B75737">
      <w:pPr>
        <w:spacing w:after="0"/>
        <w:rPr>
          <w:sz w:val="16"/>
          <w:szCs w:val="16"/>
        </w:rPr>
      </w:pPr>
    </w:p>
    <w:p w14:paraId="70AB1A19" w14:textId="77777777" w:rsidR="00C31C5F" w:rsidRPr="00C56655" w:rsidRDefault="00C31C5F" w:rsidP="00421E6B">
      <w:pPr>
        <w:keepNext/>
        <w:numPr>
          <w:ilvl w:val="0"/>
          <w:numId w:val="25"/>
        </w:numPr>
      </w:pPr>
      <w:r w:rsidRPr="00C56655">
        <w:t>FieldOfStudyData</w:t>
      </w:r>
    </w:p>
    <w:p w14:paraId="6F15310F" w14:textId="77777777" w:rsidR="00C31C5F" w:rsidRPr="00C56655" w:rsidRDefault="00C31C5F" w:rsidP="00C31C5F">
      <w:pPr>
        <w:pStyle w:val="NormalIndent"/>
        <w:keepNext/>
      </w:pPr>
      <w:r w:rsidRPr="00C56655">
        <w:t>This table defines basic data needed to compile the abilities, attributes and corresponding prerequisites.</w:t>
      </w:r>
    </w:p>
    <w:tbl>
      <w:tblPr>
        <w:tblW w:w="0" w:type="auto"/>
        <w:tblInd w:w="454"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57" w:type="dxa"/>
          <w:right w:w="57" w:type="dxa"/>
        </w:tblCellMar>
        <w:tblLook w:val="04A0" w:firstRow="1" w:lastRow="0" w:firstColumn="1" w:lastColumn="0" w:noHBand="0" w:noVBand="1"/>
      </w:tblPr>
      <w:tblGrid>
        <w:gridCol w:w="2892"/>
      </w:tblGrid>
      <w:tr w:rsidR="00D272C5" w:rsidRPr="00C56655" w14:paraId="32059C99" w14:textId="77777777" w:rsidTr="00CF1D2F">
        <w:trPr>
          <w:trHeight w:val="227"/>
        </w:trPr>
        <w:tc>
          <w:tcPr>
            <w:tcW w:w="2892" w:type="dxa"/>
            <w:tcBorders>
              <w:bottom w:val="dotted" w:sz="4" w:space="0" w:color="auto"/>
            </w:tcBorders>
            <w:shd w:val="clear" w:color="auto" w:fill="auto"/>
            <w:noWrap/>
            <w:vAlign w:val="center"/>
            <w:hideMark/>
          </w:tcPr>
          <w:p w14:paraId="75F0CD6C" w14:textId="037161DB" w:rsidR="00D272C5" w:rsidRPr="00C56655" w:rsidRDefault="00D272C5" w:rsidP="00CF1D2F">
            <w:pPr>
              <w:keepNext/>
              <w:keepLines/>
              <w:spacing w:before="20" w:after="20" w:line="240" w:lineRule="auto"/>
              <w:jc w:val="left"/>
              <w:rPr>
                <w:rFonts w:ascii="Calibri" w:hAnsi="Calibri" w:cs="Calibri"/>
                <w:b/>
                <w:bCs/>
                <w:color w:val="000000"/>
                <w:sz w:val="20"/>
                <w:lang w:eastAsia="en-GB"/>
              </w:rPr>
            </w:pPr>
            <w:r w:rsidRPr="00C56655">
              <w:rPr>
                <w:rFonts w:ascii="Calibri" w:hAnsi="Calibri" w:cs="Calibri"/>
                <w:b/>
                <w:bCs/>
                <w:color w:val="000000"/>
                <w:sz w:val="20"/>
                <w:szCs w:val="22"/>
              </w:rPr>
              <w:t>FieldOfStudyData</w:t>
            </w:r>
          </w:p>
        </w:tc>
      </w:tr>
      <w:tr w:rsidR="00D272C5" w:rsidRPr="00C56655" w14:paraId="15BE01F6" w14:textId="77777777" w:rsidTr="00CF1D2F">
        <w:trPr>
          <w:trHeight w:val="227"/>
        </w:trPr>
        <w:tc>
          <w:tcPr>
            <w:tcW w:w="2892" w:type="dxa"/>
            <w:shd w:val="clear" w:color="auto" w:fill="D9D9D9" w:themeFill="background1" w:themeFillShade="D9"/>
            <w:noWrap/>
            <w:vAlign w:val="center"/>
            <w:hideMark/>
          </w:tcPr>
          <w:p w14:paraId="1C5576DF" w14:textId="01F7FBF7" w:rsidR="00D272C5" w:rsidRPr="00C56655" w:rsidRDefault="00D272C5" w:rsidP="00CF1D2F">
            <w:pPr>
              <w:keepNext/>
              <w:keepLines/>
              <w:spacing w:before="20" w:after="20" w:line="240" w:lineRule="auto"/>
              <w:jc w:val="left"/>
              <w:rPr>
                <w:rFonts w:ascii="Calibri" w:hAnsi="Calibri" w:cs="Calibri"/>
                <w:b/>
                <w:color w:val="000000"/>
                <w:sz w:val="20"/>
                <w:lang w:eastAsia="en-GB"/>
              </w:rPr>
            </w:pPr>
            <w:r w:rsidRPr="00C56655">
              <w:rPr>
                <w:rFonts w:ascii="Calibri" w:hAnsi="Calibri" w:cs="Calibri"/>
                <w:b/>
                <w:bCs/>
                <w:color w:val="000000"/>
                <w:sz w:val="20"/>
              </w:rPr>
              <w:t>FieldOfStudy</w:t>
            </w:r>
          </w:p>
        </w:tc>
      </w:tr>
      <w:tr w:rsidR="00D272C5" w:rsidRPr="00C56655" w14:paraId="6FBF4609" w14:textId="77777777" w:rsidTr="00CF1D2F">
        <w:trPr>
          <w:trHeight w:val="227"/>
        </w:trPr>
        <w:tc>
          <w:tcPr>
            <w:tcW w:w="2892" w:type="dxa"/>
            <w:shd w:val="clear" w:color="auto" w:fill="auto"/>
            <w:noWrap/>
            <w:vAlign w:val="center"/>
            <w:hideMark/>
          </w:tcPr>
          <w:p w14:paraId="355DEFA4" w14:textId="42F249B0" w:rsidR="00D272C5" w:rsidRPr="00C56655" w:rsidRDefault="00D272C5"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Accounting</w:t>
            </w:r>
          </w:p>
        </w:tc>
      </w:tr>
      <w:tr w:rsidR="00D272C5" w:rsidRPr="00C56655" w14:paraId="3B0325C3" w14:textId="77777777" w:rsidTr="00CF1D2F">
        <w:trPr>
          <w:trHeight w:val="227"/>
        </w:trPr>
        <w:tc>
          <w:tcPr>
            <w:tcW w:w="2892" w:type="dxa"/>
            <w:shd w:val="clear" w:color="auto" w:fill="auto"/>
            <w:noWrap/>
            <w:vAlign w:val="center"/>
            <w:hideMark/>
          </w:tcPr>
          <w:p w14:paraId="17EEB0D9" w14:textId="2F8B264A" w:rsidR="00D272C5" w:rsidRPr="00C56655" w:rsidRDefault="00D272C5"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Electrical</w:t>
            </w:r>
          </w:p>
        </w:tc>
      </w:tr>
      <w:tr w:rsidR="00D272C5" w:rsidRPr="00C56655" w14:paraId="78A8759E" w14:textId="77777777" w:rsidTr="00CF1D2F">
        <w:trPr>
          <w:trHeight w:val="227"/>
        </w:trPr>
        <w:tc>
          <w:tcPr>
            <w:tcW w:w="2892" w:type="dxa"/>
            <w:shd w:val="clear" w:color="auto" w:fill="auto"/>
            <w:noWrap/>
            <w:vAlign w:val="center"/>
            <w:hideMark/>
          </w:tcPr>
          <w:p w14:paraId="02CC74C6" w14:textId="66FDD114" w:rsidR="00D272C5" w:rsidRPr="00C56655" w:rsidRDefault="00D272C5"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Electronic</w:t>
            </w:r>
          </w:p>
        </w:tc>
      </w:tr>
      <w:tr w:rsidR="00D272C5" w:rsidRPr="00C56655" w14:paraId="4B237CBA" w14:textId="77777777" w:rsidTr="00CF1D2F">
        <w:trPr>
          <w:trHeight w:val="227"/>
        </w:trPr>
        <w:tc>
          <w:tcPr>
            <w:tcW w:w="2892" w:type="dxa"/>
            <w:shd w:val="clear" w:color="auto" w:fill="auto"/>
            <w:noWrap/>
            <w:vAlign w:val="center"/>
          </w:tcPr>
          <w:p w14:paraId="71B51640" w14:textId="7DDA7AB9" w:rsidR="00D272C5" w:rsidRPr="00C56655" w:rsidRDefault="00D272C5"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Human Resources</w:t>
            </w:r>
          </w:p>
        </w:tc>
      </w:tr>
      <w:tr w:rsidR="00D272C5" w:rsidRPr="00C56655" w14:paraId="38E5E8E8" w14:textId="77777777" w:rsidTr="00CF1D2F">
        <w:trPr>
          <w:trHeight w:val="227"/>
        </w:trPr>
        <w:tc>
          <w:tcPr>
            <w:tcW w:w="2892" w:type="dxa"/>
            <w:shd w:val="clear" w:color="auto" w:fill="auto"/>
            <w:noWrap/>
            <w:vAlign w:val="center"/>
          </w:tcPr>
          <w:p w14:paraId="2B74BF91" w14:textId="240B4EB9" w:rsidR="00D272C5" w:rsidRPr="00C56655" w:rsidRDefault="00D272C5" w:rsidP="00CF1D2F">
            <w:pPr>
              <w:keepNext/>
              <w:keepLines/>
              <w:spacing w:before="20" w:after="20" w:line="240" w:lineRule="auto"/>
              <w:jc w:val="left"/>
              <w:rPr>
                <w:rFonts w:ascii="Calibri" w:hAnsi="Calibri" w:cs="Calibri"/>
                <w:sz w:val="20"/>
              </w:rPr>
            </w:pPr>
            <w:r w:rsidRPr="00C56655">
              <w:rPr>
                <w:rFonts w:ascii="Calibri" w:hAnsi="Calibri" w:cs="Calibri"/>
                <w:color w:val="000000"/>
                <w:sz w:val="20"/>
              </w:rPr>
              <w:t>Industrial</w:t>
            </w:r>
          </w:p>
        </w:tc>
      </w:tr>
      <w:tr w:rsidR="00D272C5" w:rsidRPr="00C56655" w14:paraId="09F9AED7" w14:textId="77777777" w:rsidTr="00CF1D2F">
        <w:trPr>
          <w:trHeight w:val="227"/>
        </w:trPr>
        <w:tc>
          <w:tcPr>
            <w:tcW w:w="2892" w:type="dxa"/>
            <w:shd w:val="clear" w:color="auto" w:fill="auto"/>
            <w:noWrap/>
            <w:vAlign w:val="center"/>
          </w:tcPr>
          <w:p w14:paraId="6724CDD7" w14:textId="52908B82" w:rsidR="00D272C5" w:rsidRPr="00C56655" w:rsidRDefault="00D272C5" w:rsidP="00CF1D2F">
            <w:pPr>
              <w:keepNext/>
              <w:keepLines/>
              <w:spacing w:before="20" w:after="20" w:line="240" w:lineRule="auto"/>
              <w:jc w:val="left"/>
              <w:rPr>
                <w:rFonts w:ascii="Calibri" w:hAnsi="Calibri" w:cs="Calibri"/>
                <w:sz w:val="20"/>
              </w:rPr>
            </w:pPr>
            <w:r w:rsidRPr="00C56655">
              <w:rPr>
                <w:rFonts w:ascii="Calibri" w:hAnsi="Calibri" w:cs="Calibri"/>
                <w:color w:val="000000"/>
                <w:sz w:val="20"/>
              </w:rPr>
              <w:t>Mechanical</w:t>
            </w:r>
          </w:p>
        </w:tc>
      </w:tr>
      <w:tr w:rsidR="00D272C5" w:rsidRPr="00C56655" w14:paraId="4102F1D6" w14:textId="77777777" w:rsidTr="00CF1D2F">
        <w:trPr>
          <w:trHeight w:val="227"/>
        </w:trPr>
        <w:tc>
          <w:tcPr>
            <w:tcW w:w="2892" w:type="dxa"/>
            <w:shd w:val="clear" w:color="auto" w:fill="auto"/>
            <w:noWrap/>
            <w:vAlign w:val="center"/>
          </w:tcPr>
          <w:p w14:paraId="5E6E1AB1" w14:textId="0E44EB86" w:rsidR="00D272C5" w:rsidRPr="00C56655" w:rsidRDefault="00D272C5"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Metalurgical</w:t>
            </w:r>
          </w:p>
        </w:tc>
      </w:tr>
      <w:tr w:rsidR="00D272C5" w:rsidRPr="00C56655" w14:paraId="262BFC13" w14:textId="77777777" w:rsidTr="00CF1D2F">
        <w:trPr>
          <w:trHeight w:val="227"/>
        </w:trPr>
        <w:tc>
          <w:tcPr>
            <w:tcW w:w="2892" w:type="dxa"/>
            <w:shd w:val="clear" w:color="auto" w:fill="auto"/>
            <w:noWrap/>
            <w:vAlign w:val="center"/>
          </w:tcPr>
          <w:p w14:paraId="296516E4" w14:textId="050C195F" w:rsidR="00D272C5" w:rsidRPr="00C56655" w:rsidRDefault="00D272C5"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Nuclear, Radiation Science</w:t>
            </w:r>
          </w:p>
        </w:tc>
      </w:tr>
      <w:tr w:rsidR="00D272C5" w:rsidRPr="00C56655" w14:paraId="0BD44F1A" w14:textId="77777777" w:rsidTr="00CF1D2F">
        <w:trPr>
          <w:trHeight w:val="227"/>
        </w:trPr>
        <w:tc>
          <w:tcPr>
            <w:tcW w:w="2892" w:type="dxa"/>
            <w:shd w:val="clear" w:color="auto" w:fill="auto"/>
            <w:noWrap/>
            <w:vAlign w:val="center"/>
          </w:tcPr>
          <w:p w14:paraId="38BB7DC2" w14:textId="3C361300" w:rsidR="00D272C5" w:rsidRPr="00C56655" w:rsidRDefault="00D272C5"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Process/Chemical</w:t>
            </w:r>
          </w:p>
        </w:tc>
      </w:tr>
      <w:tr w:rsidR="00D272C5" w:rsidRPr="00C56655" w14:paraId="681476B2" w14:textId="77777777" w:rsidTr="00CF1D2F">
        <w:trPr>
          <w:trHeight w:val="227"/>
        </w:trPr>
        <w:tc>
          <w:tcPr>
            <w:tcW w:w="2892" w:type="dxa"/>
            <w:shd w:val="clear" w:color="auto" w:fill="auto"/>
            <w:noWrap/>
            <w:vAlign w:val="center"/>
          </w:tcPr>
          <w:p w14:paraId="5FDACDC2" w14:textId="0183B767" w:rsidR="00D272C5" w:rsidRPr="00C56655" w:rsidRDefault="00D272C5"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Software, Information Technology</w:t>
            </w:r>
          </w:p>
        </w:tc>
      </w:tr>
    </w:tbl>
    <w:p w14:paraId="1321911E" w14:textId="77777777" w:rsidR="00B75737" w:rsidRPr="00C56655" w:rsidRDefault="00B75737" w:rsidP="00B75737">
      <w:pPr>
        <w:spacing w:after="0"/>
        <w:rPr>
          <w:sz w:val="16"/>
          <w:szCs w:val="16"/>
        </w:rPr>
      </w:pPr>
    </w:p>
    <w:p w14:paraId="1A7EE699" w14:textId="77777777" w:rsidR="00C31C5F" w:rsidRPr="00C56655" w:rsidRDefault="00C31C5F" w:rsidP="00421E6B">
      <w:pPr>
        <w:keepNext/>
        <w:numPr>
          <w:ilvl w:val="0"/>
          <w:numId w:val="25"/>
        </w:numPr>
      </w:pPr>
      <w:r w:rsidRPr="00C56655">
        <w:lastRenderedPageBreak/>
        <w:t>InstitutionsData</w:t>
      </w:r>
    </w:p>
    <w:p w14:paraId="1161294B" w14:textId="77777777" w:rsidR="00C31C5F" w:rsidRPr="00C56655" w:rsidRDefault="00C31C5F" w:rsidP="00C31C5F">
      <w:pPr>
        <w:pStyle w:val="NormalIndent"/>
        <w:keepNext/>
      </w:pPr>
      <w:r w:rsidRPr="00C56655">
        <w:t>This table defines basic data needed to compile the abilities, attributes and corresponding prerequisites.</w:t>
      </w:r>
    </w:p>
    <w:tbl>
      <w:tblPr>
        <w:tblW w:w="0" w:type="auto"/>
        <w:tblInd w:w="454"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57" w:type="dxa"/>
          <w:right w:w="57" w:type="dxa"/>
        </w:tblCellMar>
        <w:tblLook w:val="04A0" w:firstRow="1" w:lastRow="0" w:firstColumn="1" w:lastColumn="0" w:noHBand="0" w:noVBand="1"/>
      </w:tblPr>
      <w:tblGrid>
        <w:gridCol w:w="4679"/>
      </w:tblGrid>
      <w:tr w:rsidR="00D272C5" w:rsidRPr="00C56655" w14:paraId="063FE8D1" w14:textId="77777777" w:rsidTr="00CF1D2F">
        <w:trPr>
          <w:trHeight w:val="227"/>
        </w:trPr>
        <w:tc>
          <w:tcPr>
            <w:tcW w:w="4679" w:type="dxa"/>
            <w:tcBorders>
              <w:bottom w:val="dotted" w:sz="4" w:space="0" w:color="auto"/>
            </w:tcBorders>
            <w:shd w:val="clear" w:color="auto" w:fill="auto"/>
            <w:noWrap/>
            <w:vAlign w:val="center"/>
            <w:hideMark/>
          </w:tcPr>
          <w:p w14:paraId="7FFF7531" w14:textId="5174242C" w:rsidR="00D272C5" w:rsidRPr="00C56655" w:rsidRDefault="00D272C5" w:rsidP="00CF1D2F">
            <w:pPr>
              <w:keepNext/>
              <w:keepLines/>
              <w:spacing w:before="20" w:after="20" w:line="240" w:lineRule="auto"/>
              <w:jc w:val="left"/>
              <w:rPr>
                <w:rFonts w:ascii="Calibri" w:hAnsi="Calibri" w:cs="Calibri"/>
                <w:b/>
                <w:bCs/>
                <w:color w:val="000000"/>
                <w:sz w:val="20"/>
                <w:lang w:eastAsia="en-GB"/>
              </w:rPr>
            </w:pPr>
            <w:r w:rsidRPr="00C56655">
              <w:rPr>
                <w:rFonts w:ascii="Calibri" w:hAnsi="Calibri" w:cs="Calibri"/>
                <w:b/>
                <w:bCs/>
                <w:color w:val="000000"/>
                <w:sz w:val="20"/>
                <w:szCs w:val="22"/>
              </w:rPr>
              <w:t>InstitutionsData</w:t>
            </w:r>
          </w:p>
        </w:tc>
      </w:tr>
      <w:tr w:rsidR="00D272C5" w:rsidRPr="00C56655" w14:paraId="31F9B255" w14:textId="77777777" w:rsidTr="00CF1D2F">
        <w:trPr>
          <w:trHeight w:val="227"/>
        </w:trPr>
        <w:tc>
          <w:tcPr>
            <w:tcW w:w="4679" w:type="dxa"/>
            <w:shd w:val="clear" w:color="auto" w:fill="D9D9D9" w:themeFill="background1" w:themeFillShade="D9"/>
            <w:noWrap/>
            <w:vAlign w:val="center"/>
            <w:hideMark/>
          </w:tcPr>
          <w:p w14:paraId="5CD351E5" w14:textId="62034A1E" w:rsidR="00D272C5" w:rsidRPr="00C56655" w:rsidRDefault="00D272C5" w:rsidP="00CF1D2F">
            <w:pPr>
              <w:keepNext/>
              <w:keepLines/>
              <w:spacing w:before="20" w:after="20" w:line="240" w:lineRule="auto"/>
              <w:jc w:val="left"/>
              <w:rPr>
                <w:rFonts w:ascii="Calibri" w:hAnsi="Calibri" w:cs="Calibri"/>
                <w:b/>
                <w:color w:val="000000"/>
                <w:sz w:val="20"/>
                <w:lang w:eastAsia="en-GB"/>
              </w:rPr>
            </w:pPr>
            <w:r w:rsidRPr="00C56655">
              <w:rPr>
                <w:rFonts w:ascii="Calibri" w:hAnsi="Calibri" w:cs="Calibri"/>
                <w:b/>
                <w:bCs/>
                <w:color w:val="000000"/>
                <w:sz w:val="20"/>
              </w:rPr>
              <w:t>Institution</w:t>
            </w:r>
          </w:p>
        </w:tc>
      </w:tr>
      <w:tr w:rsidR="00D272C5" w:rsidRPr="00C56655" w14:paraId="208E02C8" w14:textId="77777777" w:rsidTr="00CF1D2F">
        <w:trPr>
          <w:trHeight w:val="227"/>
        </w:trPr>
        <w:tc>
          <w:tcPr>
            <w:tcW w:w="4679" w:type="dxa"/>
            <w:shd w:val="clear" w:color="auto" w:fill="auto"/>
            <w:noWrap/>
            <w:vAlign w:val="center"/>
            <w:hideMark/>
          </w:tcPr>
          <w:p w14:paraId="533B2F2F" w14:textId="1D7222AD" w:rsidR="00D272C5" w:rsidRPr="00C56655" w:rsidRDefault="00D272C5"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Aachen University</w:t>
            </w:r>
          </w:p>
        </w:tc>
      </w:tr>
      <w:tr w:rsidR="00D272C5" w:rsidRPr="00C56655" w14:paraId="34CBEFBF" w14:textId="77777777" w:rsidTr="00CF1D2F">
        <w:trPr>
          <w:trHeight w:val="227"/>
        </w:trPr>
        <w:tc>
          <w:tcPr>
            <w:tcW w:w="4679" w:type="dxa"/>
            <w:shd w:val="clear" w:color="auto" w:fill="auto"/>
            <w:noWrap/>
            <w:vAlign w:val="center"/>
            <w:hideMark/>
          </w:tcPr>
          <w:p w14:paraId="030D6AEE" w14:textId="7763A81C" w:rsidR="00D272C5" w:rsidRPr="00C56655" w:rsidRDefault="00D272C5"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Northwest Uiversity</w:t>
            </w:r>
          </w:p>
        </w:tc>
      </w:tr>
      <w:tr w:rsidR="00D272C5" w:rsidRPr="00C56655" w14:paraId="7654EE3E" w14:textId="77777777" w:rsidTr="00CF1D2F">
        <w:trPr>
          <w:trHeight w:val="227"/>
        </w:trPr>
        <w:tc>
          <w:tcPr>
            <w:tcW w:w="4679" w:type="dxa"/>
            <w:shd w:val="clear" w:color="auto" w:fill="auto"/>
            <w:noWrap/>
            <w:vAlign w:val="center"/>
            <w:hideMark/>
          </w:tcPr>
          <w:p w14:paraId="0EB95094" w14:textId="2435DBD5" w:rsidR="00D272C5" w:rsidRPr="00C56655" w:rsidRDefault="00D272C5"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Potchefstroom University for Christian Higher Education</w:t>
            </w:r>
          </w:p>
        </w:tc>
      </w:tr>
      <w:tr w:rsidR="00D272C5" w:rsidRPr="00C56655" w14:paraId="6CE23113" w14:textId="77777777" w:rsidTr="00CF1D2F">
        <w:trPr>
          <w:trHeight w:val="227"/>
        </w:trPr>
        <w:tc>
          <w:tcPr>
            <w:tcW w:w="4679" w:type="dxa"/>
            <w:shd w:val="clear" w:color="auto" w:fill="auto"/>
            <w:noWrap/>
            <w:vAlign w:val="center"/>
          </w:tcPr>
          <w:p w14:paraId="3344AE5F" w14:textId="3455681D" w:rsidR="00D272C5" w:rsidRPr="00C56655" w:rsidRDefault="00D272C5"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University of Pretoria</w:t>
            </w:r>
          </w:p>
        </w:tc>
      </w:tr>
      <w:tr w:rsidR="00D272C5" w:rsidRPr="00C56655" w14:paraId="52E8617C" w14:textId="77777777" w:rsidTr="00CF1D2F">
        <w:trPr>
          <w:trHeight w:val="227"/>
        </w:trPr>
        <w:tc>
          <w:tcPr>
            <w:tcW w:w="4679" w:type="dxa"/>
            <w:shd w:val="clear" w:color="auto" w:fill="auto"/>
            <w:noWrap/>
            <w:vAlign w:val="center"/>
          </w:tcPr>
          <w:p w14:paraId="3C819971" w14:textId="38DF7A98" w:rsidR="00D272C5" w:rsidRPr="00C56655" w:rsidRDefault="00D272C5" w:rsidP="00CF1D2F">
            <w:pPr>
              <w:keepNext/>
              <w:keepLines/>
              <w:spacing w:before="20" w:after="20" w:line="240" w:lineRule="auto"/>
              <w:jc w:val="left"/>
              <w:rPr>
                <w:rFonts w:ascii="Calibri" w:hAnsi="Calibri" w:cs="Calibri"/>
                <w:sz w:val="20"/>
              </w:rPr>
            </w:pPr>
            <w:r w:rsidRPr="00C56655">
              <w:rPr>
                <w:rFonts w:ascii="Calibri" w:hAnsi="Calibri" w:cs="Calibri"/>
                <w:color w:val="000000"/>
                <w:sz w:val="20"/>
              </w:rPr>
              <w:t>University of the Witwatersrand</w:t>
            </w:r>
          </w:p>
        </w:tc>
      </w:tr>
    </w:tbl>
    <w:p w14:paraId="7CF71778" w14:textId="77777777" w:rsidR="00B75737" w:rsidRPr="00C56655" w:rsidRDefault="00B75737" w:rsidP="00B75737">
      <w:pPr>
        <w:spacing w:after="0"/>
        <w:rPr>
          <w:sz w:val="16"/>
          <w:szCs w:val="16"/>
        </w:rPr>
      </w:pPr>
    </w:p>
    <w:p w14:paraId="76E3B911" w14:textId="77777777" w:rsidR="00C31C5F" w:rsidRPr="00C56655" w:rsidRDefault="00C31C5F" w:rsidP="00421E6B">
      <w:pPr>
        <w:keepNext/>
        <w:numPr>
          <w:ilvl w:val="0"/>
          <w:numId w:val="25"/>
        </w:numPr>
      </w:pPr>
      <w:r w:rsidRPr="00C56655">
        <w:t>ProfessionalBodies</w:t>
      </w:r>
    </w:p>
    <w:p w14:paraId="193FBF48" w14:textId="77777777" w:rsidR="00C31C5F" w:rsidRPr="00C56655" w:rsidRDefault="00C31C5F" w:rsidP="00C31C5F">
      <w:pPr>
        <w:pStyle w:val="NormalIndent"/>
        <w:keepNext/>
      </w:pPr>
      <w:r w:rsidRPr="00C56655">
        <w:t>This table lists a resource’s specific abilities and attributes.</w:t>
      </w:r>
    </w:p>
    <w:tbl>
      <w:tblPr>
        <w:tblW w:w="0" w:type="auto"/>
        <w:tblInd w:w="454"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57" w:type="dxa"/>
          <w:right w:w="57" w:type="dxa"/>
        </w:tblCellMar>
        <w:tblLook w:val="04A0" w:firstRow="1" w:lastRow="0" w:firstColumn="1" w:lastColumn="0" w:noHBand="0" w:noVBand="1"/>
      </w:tblPr>
      <w:tblGrid>
        <w:gridCol w:w="2013"/>
        <w:gridCol w:w="3686"/>
        <w:gridCol w:w="2318"/>
        <w:gridCol w:w="1281"/>
      </w:tblGrid>
      <w:tr w:rsidR="00D272C5" w:rsidRPr="00C56655" w14:paraId="5C1853F6" w14:textId="77777777" w:rsidTr="00CF1D2F">
        <w:trPr>
          <w:trHeight w:val="227"/>
        </w:trPr>
        <w:tc>
          <w:tcPr>
            <w:tcW w:w="9298" w:type="dxa"/>
            <w:gridSpan w:val="4"/>
            <w:tcBorders>
              <w:bottom w:val="dotted" w:sz="4" w:space="0" w:color="auto"/>
            </w:tcBorders>
            <w:vAlign w:val="center"/>
          </w:tcPr>
          <w:p w14:paraId="1C8CAEBD" w14:textId="0FF99380" w:rsidR="00D272C5" w:rsidRPr="00C56655" w:rsidRDefault="00D272C5" w:rsidP="00CF1D2F">
            <w:pPr>
              <w:keepNext/>
              <w:keepLines/>
              <w:spacing w:before="20" w:after="20" w:line="240" w:lineRule="auto"/>
              <w:jc w:val="center"/>
              <w:rPr>
                <w:rFonts w:ascii="Calibri" w:hAnsi="Calibri" w:cs="Calibri"/>
                <w:b/>
                <w:bCs/>
                <w:color w:val="000000"/>
                <w:sz w:val="20"/>
                <w:lang w:eastAsia="en-GB"/>
              </w:rPr>
            </w:pPr>
            <w:r w:rsidRPr="00C56655">
              <w:rPr>
                <w:rFonts w:ascii="Calibri" w:hAnsi="Calibri" w:cs="Calibri"/>
                <w:b/>
                <w:bCs/>
                <w:color w:val="000000"/>
                <w:sz w:val="20"/>
                <w:lang w:eastAsia="en-GB"/>
              </w:rPr>
              <w:t>ProfessionalBodies</w:t>
            </w:r>
          </w:p>
        </w:tc>
      </w:tr>
      <w:tr w:rsidR="00D272C5" w:rsidRPr="00C56655" w14:paraId="1DC671A8" w14:textId="77777777" w:rsidTr="00CF1D2F">
        <w:trPr>
          <w:trHeight w:val="227"/>
        </w:trPr>
        <w:tc>
          <w:tcPr>
            <w:tcW w:w="2013" w:type="dxa"/>
            <w:shd w:val="clear" w:color="auto" w:fill="D9D9D9" w:themeFill="background1" w:themeFillShade="D9"/>
            <w:vAlign w:val="center"/>
          </w:tcPr>
          <w:p w14:paraId="2C59F343" w14:textId="36FD1359" w:rsidR="00D272C5" w:rsidRPr="00C56655" w:rsidRDefault="00D272C5" w:rsidP="00CF1D2F">
            <w:pPr>
              <w:keepNext/>
              <w:keepLines/>
              <w:spacing w:before="20" w:after="20" w:line="240" w:lineRule="auto"/>
              <w:jc w:val="left"/>
              <w:rPr>
                <w:rFonts w:ascii="Calibri" w:hAnsi="Calibri" w:cs="Calibri"/>
                <w:b/>
                <w:bCs/>
                <w:color w:val="000000"/>
                <w:sz w:val="20"/>
              </w:rPr>
            </w:pPr>
            <w:r w:rsidRPr="00C56655">
              <w:rPr>
                <w:rFonts w:ascii="Calibri" w:hAnsi="Calibri" w:cs="Calibri"/>
                <w:b/>
                <w:bCs/>
                <w:color w:val="000000"/>
                <w:sz w:val="20"/>
              </w:rPr>
              <w:t>Person &amp; ID_Number</w:t>
            </w:r>
          </w:p>
        </w:tc>
        <w:tc>
          <w:tcPr>
            <w:tcW w:w="3686" w:type="dxa"/>
            <w:shd w:val="clear" w:color="auto" w:fill="D9D9D9" w:themeFill="background1" w:themeFillShade="D9"/>
            <w:vAlign w:val="center"/>
          </w:tcPr>
          <w:p w14:paraId="11D62497" w14:textId="05D3E2BF" w:rsidR="00D272C5" w:rsidRPr="00C56655" w:rsidRDefault="00D272C5" w:rsidP="00CF1D2F">
            <w:pPr>
              <w:keepNext/>
              <w:keepLines/>
              <w:spacing w:before="20" w:after="20" w:line="240" w:lineRule="auto"/>
              <w:jc w:val="left"/>
              <w:rPr>
                <w:rFonts w:ascii="Calibri" w:hAnsi="Calibri" w:cs="Calibri"/>
                <w:b/>
                <w:bCs/>
                <w:color w:val="000000"/>
                <w:sz w:val="20"/>
              </w:rPr>
            </w:pPr>
            <w:r w:rsidRPr="00C56655">
              <w:rPr>
                <w:rFonts w:ascii="Calibri" w:hAnsi="Calibri" w:cs="Calibri"/>
                <w:b/>
                <w:bCs/>
                <w:color w:val="000000"/>
                <w:sz w:val="20"/>
              </w:rPr>
              <w:t>ProffesionalBody</w:t>
            </w:r>
          </w:p>
        </w:tc>
        <w:tc>
          <w:tcPr>
            <w:tcW w:w="2318" w:type="dxa"/>
            <w:shd w:val="clear" w:color="auto" w:fill="D9D9D9" w:themeFill="background1" w:themeFillShade="D9"/>
            <w:vAlign w:val="center"/>
          </w:tcPr>
          <w:p w14:paraId="5F4660C3" w14:textId="3C003B88" w:rsidR="00D272C5" w:rsidRPr="00C56655" w:rsidRDefault="00D272C5" w:rsidP="00CF1D2F">
            <w:pPr>
              <w:keepNext/>
              <w:keepLines/>
              <w:spacing w:before="20" w:after="20" w:line="240" w:lineRule="auto"/>
              <w:jc w:val="left"/>
              <w:rPr>
                <w:rFonts w:ascii="Calibri" w:hAnsi="Calibri" w:cs="Calibri"/>
                <w:b/>
                <w:bCs/>
                <w:color w:val="000000"/>
                <w:sz w:val="20"/>
              </w:rPr>
            </w:pPr>
            <w:r w:rsidRPr="00C56655">
              <w:rPr>
                <w:rFonts w:ascii="Calibri" w:hAnsi="Calibri" w:cs="Calibri"/>
                <w:b/>
                <w:bCs/>
                <w:color w:val="000000"/>
                <w:sz w:val="20"/>
              </w:rPr>
              <w:t>Affiliation</w:t>
            </w:r>
          </w:p>
        </w:tc>
        <w:tc>
          <w:tcPr>
            <w:tcW w:w="1281" w:type="dxa"/>
            <w:shd w:val="clear" w:color="auto" w:fill="D9D9D9" w:themeFill="background1" w:themeFillShade="D9"/>
            <w:noWrap/>
            <w:vAlign w:val="center"/>
            <w:hideMark/>
          </w:tcPr>
          <w:p w14:paraId="29FB039D" w14:textId="33A4CDAB" w:rsidR="00D272C5" w:rsidRPr="00C56655" w:rsidRDefault="00D272C5"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b/>
                <w:bCs/>
                <w:color w:val="000000"/>
                <w:sz w:val="20"/>
              </w:rPr>
              <w:t>DateAffiliated</w:t>
            </w:r>
          </w:p>
        </w:tc>
      </w:tr>
      <w:tr w:rsidR="00D272C5" w:rsidRPr="00C56655" w14:paraId="0F39BE26" w14:textId="77777777" w:rsidTr="00CF1D2F">
        <w:trPr>
          <w:trHeight w:val="227"/>
        </w:trPr>
        <w:tc>
          <w:tcPr>
            <w:tcW w:w="2013" w:type="dxa"/>
            <w:vAlign w:val="center"/>
          </w:tcPr>
          <w:p w14:paraId="610308C7" w14:textId="58BD1A97" w:rsidR="00D272C5" w:rsidRPr="00C56655" w:rsidRDefault="00D272C5"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Piet Pompies - 6705033333558</w:t>
            </w:r>
          </w:p>
        </w:tc>
        <w:tc>
          <w:tcPr>
            <w:tcW w:w="3686" w:type="dxa"/>
            <w:vAlign w:val="center"/>
          </w:tcPr>
          <w:p w14:paraId="4C74B6D3" w14:textId="6B6A67F8" w:rsidR="00D272C5" w:rsidRPr="00C56655" w:rsidRDefault="00D272C5"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South African Council for Natural Scientific Professions (SACNSP)</w:t>
            </w:r>
          </w:p>
        </w:tc>
        <w:tc>
          <w:tcPr>
            <w:tcW w:w="2318" w:type="dxa"/>
            <w:vAlign w:val="center"/>
          </w:tcPr>
          <w:p w14:paraId="34969226" w14:textId="2A9C67F2" w:rsidR="00D272C5" w:rsidRPr="00C56655" w:rsidRDefault="00D272C5"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Professional Practitionar</w:t>
            </w:r>
          </w:p>
        </w:tc>
        <w:tc>
          <w:tcPr>
            <w:tcW w:w="1281" w:type="dxa"/>
            <w:shd w:val="clear" w:color="auto" w:fill="auto"/>
            <w:noWrap/>
            <w:vAlign w:val="center"/>
            <w:hideMark/>
          </w:tcPr>
          <w:p w14:paraId="0F7178F3" w14:textId="0AE53446" w:rsidR="00D272C5" w:rsidRPr="00C56655" w:rsidRDefault="00D272C5"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1997-06-13</w:t>
            </w:r>
          </w:p>
        </w:tc>
      </w:tr>
      <w:tr w:rsidR="00D272C5" w:rsidRPr="00C56655" w14:paraId="0E2E3A35" w14:textId="77777777" w:rsidTr="00CF1D2F">
        <w:trPr>
          <w:trHeight w:val="227"/>
        </w:trPr>
        <w:tc>
          <w:tcPr>
            <w:tcW w:w="2013" w:type="dxa"/>
            <w:vAlign w:val="bottom"/>
          </w:tcPr>
          <w:p w14:paraId="3540704D" w14:textId="753298A8" w:rsidR="00D272C5" w:rsidRPr="00C56655" w:rsidRDefault="00D272C5"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John Doe - 6402224444669</w:t>
            </w:r>
          </w:p>
        </w:tc>
        <w:tc>
          <w:tcPr>
            <w:tcW w:w="3686" w:type="dxa"/>
            <w:vAlign w:val="bottom"/>
          </w:tcPr>
          <w:p w14:paraId="0421122B" w14:textId="6915063B" w:rsidR="00D272C5" w:rsidRPr="00C56655" w:rsidRDefault="00D272C5"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Engineering Council of South Africa (ECSA)</w:t>
            </w:r>
          </w:p>
        </w:tc>
        <w:tc>
          <w:tcPr>
            <w:tcW w:w="2318" w:type="dxa"/>
            <w:vAlign w:val="bottom"/>
          </w:tcPr>
          <w:p w14:paraId="03C2A715" w14:textId="3055B6BE" w:rsidR="00D272C5" w:rsidRPr="00C56655" w:rsidRDefault="00D272C5"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Professional Engineer</w:t>
            </w:r>
          </w:p>
        </w:tc>
        <w:tc>
          <w:tcPr>
            <w:tcW w:w="1281" w:type="dxa"/>
            <w:shd w:val="clear" w:color="auto" w:fill="auto"/>
            <w:noWrap/>
            <w:vAlign w:val="center"/>
          </w:tcPr>
          <w:p w14:paraId="5D909197" w14:textId="1E32150A" w:rsidR="00D272C5" w:rsidRPr="00C56655" w:rsidRDefault="00D272C5"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2005-02-15</w:t>
            </w:r>
          </w:p>
        </w:tc>
      </w:tr>
    </w:tbl>
    <w:p w14:paraId="43AA4AD6" w14:textId="77777777" w:rsidR="00B75737" w:rsidRPr="00C56655" w:rsidRDefault="00B75737" w:rsidP="00B75737">
      <w:pPr>
        <w:spacing w:after="0"/>
        <w:rPr>
          <w:sz w:val="16"/>
          <w:szCs w:val="16"/>
        </w:rPr>
      </w:pPr>
    </w:p>
    <w:p w14:paraId="575649F7" w14:textId="77777777" w:rsidR="00C31C5F" w:rsidRPr="00C56655" w:rsidRDefault="00C31C5F" w:rsidP="00421E6B">
      <w:pPr>
        <w:keepNext/>
        <w:numPr>
          <w:ilvl w:val="0"/>
          <w:numId w:val="25"/>
        </w:numPr>
      </w:pPr>
      <w:r w:rsidRPr="00C56655">
        <w:t>ProfessionalBodiesData</w:t>
      </w:r>
    </w:p>
    <w:p w14:paraId="24606EB6" w14:textId="77777777" w:rsidR="00C31C5F" w:rsidRPr="00C56655" w:rsidRDefault="00C31C5F" w:rsidP="00C31C5F">
      <w:pPr>
        <w:pStyle w:val="NormalIndent"/>
        <w:keepNext/>
      </w:pPr>
      <w:r w:rsidRPr="00C56655">
        <w:t>This table defines basic data needed to compile the abilities, attributes and corresponding prerequisites.</w:t>
      </w:r>
    </w:p>
    <w:tbl>
      <w:tblPr>
        <w:tblW w:w="0" w:type="auto"/>
        <w:tblInd w:w="454"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57" w:type="dxa"/>
          <w:right w:w="57" w:type="dxa"/>
        </w:tblCellMar>
        <w:tblLook w:val="04A0" w:firstRow="1" w:lastRow="0" w:firstColumn="1" w:lastColumn="0" w:noHBand="0" w:noVBand="1"/>
      </w:tblPr>
      <w:tblGrid>
        <w:gridCol w:w="5348"/>
      </w:tblGrid>
      <w:tr w:rsidR="00C35381" w:rsidRPr="00C56655" w14:paraId="0E96D888" w14:textId="77777777" w:rsidTr="00CF1D2F">
        <w:trPr>
          <w:trHeight w:val="227"/>
        </w:trPr>
        <w:tc>
          <w:tcPr>
            <w:tcW w:w="5348" w:type="dxa"/>
            <w:tcBorders>
              <w:bottom w:val="dotted" w:sz="4" w:space="0" w:color="auto"/>
            </w:tcBorders>
            <w:shd w:val="clear" w:color="auto" w:fill="auto"/>
            <w:noWrap/>
            <w:vAlign w:val="center"/>
          </w:tcPr>
          <w:p w14:paraId="468F9D6A" w14:textId="17ADA452" w:rsidR="00C35381" w:rsidRPr="00C56655" w:rsidRDefault="00C35381" w:rsidP="00CF1D2F">
            <w:pPr>
              <w:keepNext/>
              <w:keepLines/>
              <w:spacing w:before="20" w:after="20" w:line="240" w:lineRule="auto"/>
              <w:jc w:val="left"/>
              <w:rPr>
                <w:rFonts w:ascii="Calibri" w:hAnsi="Calibri" w:cs="Calibri"/>
                <w:b/>
                <w:bCs/>
                <w:color w:val="000000"/>
                <w:sz w:val="20"/>
                <w:lang w:eastAsia="en-GB"/>
              </w:rPr>
            </w:pPr>
            <w:r w:rsidRPr="00C56655">
              <w:rPr>
                <w:rFonts w:ascii="Calibri" w:hAnsi="Calibri" w:cs="Calibri"/>
                <w:b/>
                <w:bCs/>
                <w:color w:val="000000"/>
                <w:sz w:val="20"/>
                <w:szCs w:val="22"/>
              </w:rPr>
              <w:t>ProfessionalBodiesData</w:t>
            </w:r>
          </w:p>
        </w:tc>
      </w:tr>
      <w:tr w:rsidR="00C35381" w:rsidRPr="00C56655" w14:paraId="5AB918C3" w14:textId="77777777" w:rsidTr="00CF1D2F">
        <w:trPr>
          <w:trHeight w:val="227"/>
        </w:trPr>
        <w:tc>
          <w:tcPr>
            <w:tcW w:w="5348" w:type="dxa"/>
            <w:shd w:val="clear" w:color="auto" w:fill="D9D9D9" w:themeFill="background1" w:themeFillShade="D9"/>
            <w:noWrap/>
            <w:vAlign w:val="center"/>
          </w:tcPr>
          <w:p w14:paraId="4BFD97E5" w14:textId="7B8599F4" w:rsidR="00C35381" w:rsidRPr="00C56655" w:rsidRDefault="00C35381" w:rsidP="00CF1D2F">
            <w:pPr>
              <w:keepNext/>
              <w:keepLines/>
              <w:spacing w:before="20" w:after="20" w:line="240" w:lineRule="auto"/>
              <w:jc w:val="left"/>
              <w:rPr>
                <w:rFonts w:ascii="Calibri" w:hAnsi="Calibri" w:cs="Calibri"/>
                <w:b/>
                <w:color w:val="000000"/>
                <w:sz w:val="20"/>
                <w:lang w:eastAsia="en-GB"/>
              </w:rPr>
            </w:pPr>
            <w:r w:rsidRPr="00C56655">
              <w:rPr>
                <w:rFonts w:ascii="Calibri" w:hAnsi="Calibri" w:cs="Calibri"/>
                <w:b/>
                <w:bCs/>
                <w:color w:val="000000"/>
                <w:sz w:val="20"/>
              </w:rPr>
              <w:t>ProfessionalBody</w:t>
            </w:r>
          </w:p>
        </w:tc>
      </w:tr>
      <w:tr w:rsidR="00C35381" w:rsidRPr="00C56655" w14:paraId="034999D3" w14:textId="77777777" w:rsidTr="00CF1D2F">
        <w:trPr>
          <w:trHeight w:val="227"/>
        </w:trPr>
        <w:tc>
          <w:tcPr>
            <w:tcW w:w="5348" w:type="dxa"/>
            <w:shd w:val="clear" w:color="auto" w:fill="auto"/>
            <w:noWrap/>
            <w:vAlign w:val="center"/>
          </w:tcPr>
          <w:p w14:paraId="09F7D240" w14:textId="4F70205F" w:rsidR="00C35381" w:rsidRPr="00C56655" w:rsidRDefault="00C35381"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Engineering Council of South Africa (ECSA)</w:t>
            </w:r>
          </w:p>
        </w:tc>
      </w:tr>
      <w:tr w:rsidR="00C35381" w:rsidRPr="00C56655" w14:paraId="20E1C57C" w14:textId="77777777" w:rsidTr="00CF1D2F">
        <w:trPr>
          <w:trHeight w:val="227"/>
        </w:trPr>
        <w:tc>
          <w:tcPr>
            <w:tcW w:w="5348" w:type="dxa"/>
            <w:shd w:val="clear" w:color="auto" w:fill="auto"/>
            <w:noWrap/>
            <w:vAlign w:val="center"/>
          </w:tcPr>
          <w:p w14:paraId="399EEC73" w14:textId="1B96CABC" w:rsidR="00C35381" w:rsidRPr="00C56655" w:rsidRDefault="00C35381"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South African Council for Natural Scientific Professions (SACNSP)</w:t>
            </w:r>
          </w:p>
        </w:tc>
      </w:tr>
      <w:tr w:rsidR="00C35381" w:rsidRPr="00C56655" w14:paraId="14A93DF1" w14:textId="77777777" w:rsidTr="00CF1D2F">
        <w:trPr>
          <w:trHeight w:val="227"/>
        </w:trPr>
        <w:tc>
          <w:tcPr>
            <w:tcW w:w="5348" w:type="dxa"/>
            <w:shd w:val="clear" w:color="auto" w:fill="auto"/>
            <w:noWrap/>
            <w:vAlign w:val="center"/>
          </w:tcPr>
          <w:p w14:paraId="1061D807" w14:textId="02EC4932" w:rsidR="00C35381" w:rsidRPr="00C56655" w:rsidRDefault="00C35381"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South African Council for Geosciences (SACG)</w:t>
            </w:r>
          </w:p>
        </w:tc>
      </w:tr>
    </w:tbl>
    <w:p w14:paraId="34F47B92" w14:textId="77777777" w:rsidR="00B75737" w:rsidRPr="00C56655" w:rsidRDefault="00B75737" w:rsidP="00B75737">
      <w:pPr>
        <w:spacing w:after="0"/>
        <w:rPr>
          <w:sz w:val="16"/>
          <w:szCs w:val="16"/>
        </w:rPr>
      </w:pPr>
    </w:p>
    <w:p w14:paraId="3BC4BDCB" w14:textId="77777777" w:rsidR="00C31C5F" w:rsidRPr="00C56655" w:rsidRDefault="00C31C5F" w:rsidP="00421E6B">
      <w:pPr>
        <w:keepNext/>
        <w:numPr>
          <w:ilvl w:val="0"/>
          <w:numId w:val="25"/>
        </w:numPr>
      </w:pPr>
      <w:r w:rsidRPr="00C56655">
        <w:t>ProfessionalBodyPrerequisites</w:t>
      </w:r>
    </w:p>
    <w:p w14:paraId="05B1F94E" w14:textId="77777777" w:rsidR="00C31C5F" w:rsidRPr="00C56655" w:rsidRDefault="00C31C5F" w:rsidP="00C31C5F">
      <w:pPr>
        <w:pStyle w:val="NormalIndent"/>
        <w:keepNext/>
      </w:pPr>
      <w:r w:rsidRPr="00C56655">
        <w:t>This table defines specific competency prerequisites for a specific competency area.</w:t>
      </w:r>
    </w:p>
    <w:tbl>
      <w:tblPr>
        <w:tblW w:w="0" w:type="auto"/>
        <w:tblInd w:w="454"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57" w:type="dxa"/>
          <w:right w:w="57" w:type="dxa"/>
        </w:tblCellMar>
        <w:tblLook w:val="04A0" w:firstRow="1" w:lastRow="0" w:firstColumn="1" w:lastColumn="0" w:noHBand="0" w:noVBand="1"/>
      </w:tblPr>
      <w:tblGrid>
        <w:gridCol w:w="1546"/>
        <w:gridCol w:w="3548"/>
        <w:gridCol w:w="1870"/>
      </w:tblGrid>
      <w:tr w:rsidR="009B2DDB" w:rsidRPr="00C56655" w14:paraId="69A7D3CB" w14:textId="77777777" w:rsidTr="00CF1D2F">
        <w:trPr>
          <w:trHeight w:val="227"/>
        </w:trPr>
        <w:tc>
          <w:tcPr>
            <w:tcW w:w="6964" w:type="dxa"/>
            <w:gridSpan w:val="3"/>
            <w:tcBorders>
              <w:bottom w:val="dotted" w:sz="4" w:space="0" w:color="auto"/>
            </w:tcBorders>
            <w:vAlign w:val="center"/>
          </w:tcPr>
          <w:p w14:paraId="4DA5B89A" w14:textId="55BBC51A" w:rsidR="009B2DDB" w:rsidRPr="00C56655" w:rsidRDefault="009B2DDB" w:rsidP="00CF1D2F">
            <w:pPr>
              <w:keepNext/>
              <w:keepLines/>
              <w:spacing w:before="20" w:after="20" w:line="240" w:lineRule="auto"/>
              <w:jc w:val="center"/>
              <w:rPr>
                <w:rFonts w:ascii="Calibri" w:hAnsi="Calibri" w:cs="Calibri"/>
                <w:b/>
                <w:bCs/>
                <w:color w:val="000000"/>
                <w:sz w:val="20"/>
                <w:lang w:eastAsia="en-GB"/>
              </w:rPr>
            </w:pPr>
            <w:r w:rsidRPr="00C56655">
              <w:rPr>
                <w:rFonts w:ascii="Calibri" w:hAnsi="Calibri" w:cs="Calibri"/>
                <w:sz w:val="20"/>
              </w:rPr>
              <w:t>ProfessionalBodyPrerequisites</w:t>
            </w:r>
          </w:p>
        </w:tc>
      </w:tr>
      <w:tr w:rsidR="00C35381" w:rsidRPr="00C56655" w14:paraId="2FFDF8CD" w14:textId="77777777" w:rsidTr="00CF1D2F">
        <w:trPr>
          <w:trHeight w:val="227"/>
        </w:trPr>
        <w:tc>
          <w:tcPr>
            <w:tcW w:w="1546" w:type="dxa"/>
            <w:shd w:val="clear" w:color="auto" w:fill="D9D9D9" w:themeFill="background1" w:themeFillShade="D9"/>
            <w:vAlign w:val="center"/>
          </w:tcPr>
          <w:p w14:paraId="66750981" w14:textId="2BB9847C" w:rsidR="00C35381" w:rsidRPr="00C56655" w:rsidRDefault="00C35381" w:rsidP="00CF1D2F">
            <w:pPr>
              <w:keepNext/>
              <w:keepLines/>
              <w:spacing w:before="20" w:after="20" w:line="240" w:lineRule="auto"/>
              <w:jc w:val="left"/>
              <w:rPr>
                <w:rFonts w:ascii="Calibri" w:hAnsi="Calibri" w:cs="Calibri"/>
                <w:b/>
                <w:bCs/>
                <w:color w:val="000000"/>
                <w:sz w:val="20"/>
              </w:rPr>
            </w:pPr>
            <w:r w:rsidRPr="00C56655">
              <w:rPr>
                <w:rFonts w:ascii="Calibri" w:hAnsi="Calibri" w:cs="Calibri"/>
                <w:b/>
                <w:bCs/>
                <w:color w:val="000000"/>
                <w:sz w:val="20"/>
              </w:rPr>
              <w:t>CompetencyArea</w:t>
            </w:r>
          </w:p>
        </w:tc>
        <w:tc>
          <w:tcPr>
            <w:tcW w:w="3548" w:type="dxa"/>
            <w:shd w:val="clear" w:color="auto" w:fill="D9D9D9" w:themeFill="background1" w:themeFillShade="D9"/>
            <w:vAlign w:val="center"/>
          </w:tcPr>
          <w:p w14:paraId="32FA963F" w14:textId="071C588D" w:rsidR="00C35381" w:rsidRPr="00C56655" w:rsidRDefault="00C35381" w:rsidP="00CF1D2F">
            <w:pPr>
              <w:keepNext/>
              <w:keepLines/>
              <w:spacing w:before="20" w:after="20" w:line="240" w:lineRule="auto"/>
              <w:jc w:val="left"/>
              <w:rPr>
                <w:rFonts w:ascii="Calibri" w:hAnsi="Calibri" w:cs="Calibri"/>
                <w:b/>
                <w:bCs/>
                <w:color w:val="000000"/>
                <w:sz w:val="20"/>
              </w:rPr>
            </w:pPr>
            <w:r w:rsidRPr="00C56655">
              <w:rPr>
                <w:rFonts w:ascii="Calibri" w:hAnsi="Calibri" w:cs="Calibri"/>
                <w:b/>
                <w:bCs/>
                <w:color w:val="000000"/>
                <w:sz w:val="20"/>
              </w:rPr>
              <w:t>ProfessionalBody</w:t>
            </w:r>
          </w:p>
        </w:tc>
        <w:tc>
          <w:tcPr>
            <w:tcW w:w="1870" w:type="dxa"/>
            <w:shd w:val="clear" w:color="auto" w:fill="D9D9D9" w:themeFill="background1" w:themeFillShade="D9"/>
            <w:noWrap/>
            <w:vAlign w:val="center"/>
          </w:tcPr>
          <w:p w14:paraId="5262B671" w14:textId="657DD8FC" w:rsidR="00C35381" w:rsidRPr="00C56655" w:rsidRDefault="00C35381" w:rsidP="00CF1D2F">
            <w:pPr>
              <w:keepNext/>
              <w:keepLines/>
              <w:spacing w:before="20" w:after="20" w:line="240" w:lineRule="auto"/>
              <w:jc w:val="left"/>
              <w:rPr>
                <w:rFonts w:ascii="Calibri" w:hAnsi="Calibri" w:cs="Calibri"/>
                <w:b/>
                <w:color w:val="000000"/>
                <w:sz w:val="20"/>
                <w:lang w:eastAsia="en-GB"/>
              </w:rPr>
            </w:pPr>
            <w:r w:rsidRPr="00C56655">
              <w:rPr>
                <w:rFonts w:ascii="Calibri" w:hAnsi="Calibri" w:cs="Calibri"/>
                <w:b/>
                <w:bCs/>
                <w:color w:val="000000"/>
                <w:sz w:val="20"/>
              </w:rPr>
              <w:t>Affiliation</w:t>
            </w:r>
          </w:p>
        </w:tc>
      </w:tr>
      <w:tr w:rsidR="00C35381" w:rsidRPr="00C56655" w14:paraId="552C9C07" w14:textId="77777777" w:rsidTr="00CF1D2F">
        <w:trPr>
          <w:trHeight w:val="227"/>
        </w:trPr>
        <w:tc>
          <w:tcPr>
            <w:tcW w:w="1546" w:type="dxa"/>
            <w:vAlign w:val="center"/>
          </w:tcPr>
          <w:p w14:paraId="3D3E8B97" w14:textId="27FA2B7E"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Building &amp; Civils</w:t>
            </w:r>
          </w:p>
        </w:tc>
        <w:tc>
          <w:tcPr>
            <w:tcW w:w="3548" w:type="dxa"/>
            <w:vAlign w:val="center"/>
          </w:tcPr>
          <w:p w14:paraId="237E05C3" w14:textId="4363427C"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Engineering Council of South Africa (ECSA)</w:t>
            </w:r>
          </w:p>
        </w:tc>
        <w:tc>
          <w:tcPr>
            <w:tcW w:w="1870" w:type="dxa"/>
            <w:shd w:val="clear" w:color="auto" w:fill="auto"/>
            <w:noWrap/>
            <w:vAlign w:val="center"/>
          </w:tcPr>
          <w:p w14:paraId="34AFBE84" w14:textId="51FA7459" w:rsidR="00C35381" w:rsidRPr="00C56655" w:rsidRDefault="00C35381"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Professional Engineer</w:t>
            </w:r>
          </w:p>
        </w:tc>
      </w:tr>
    </w:tbl>
    <w:p w14:paraId="722C5C73" w14:textId="77777777" w:rsidR="00B75737" w:rsidRPr="00C56655" w:rsidRDefault="00B75737" w:rsidP="00B75737">
      <w:pPr>
        <w:spacing w:after="0"/>
        <w:rPr>
          <w:sz w:val="16"/>
          <w:szCs w:val="16"/>
        </w:rPr>
      </w:pPr>
    </w:p>
    <w:p w14:paraId="34ECC503" w14:textId="77777777" w:rsidR="00C31C5F" w:rsidRPr="00C56655" w:rsidRDefault="00C31C5F" w:rsidP="00421E6B">
      <w:pPr>
        <w:keepNext/>
        <w:numPr>
          <w:ilvl w:val="0"/>
          <w:numId w:val="25"/>
        </w:numPr>
      </w:pPr>
      <w:r w:rsidRPr="00C56655">
        <w:t>ProficiencyData</w:t>
      </w:r>
    </w:p>
    <w:p w14:paraId="7A4EE186" w14:textId="77777777" w:rsidR="00C31C5F" w:rsidRPr="00C56655" w:rsidRDefault="00C31C5F" w:rsidP="00C31C5F">
      <w:pPr>
        <w:pStyle w:val="NormalIndent"/>
        <w:keepNext/>
      </w:pPr>
      <w:r w:rsidRPr="00C56655">
        <w:t>This table defines basic data needed to compile the abilities, attributes and corresponding prerequisites.</w:t>
      </w:r>
    </w:p>
    <w:tbl>
      <w:tblPr>
        <w:tblW w:w="0" w:type="auto"/>
        <w:tblInd w:w="454"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57" w:type="dxa"/>
          <w:right w:w="57" w:type="dxa"/>
        </w:tblCellMar>
        <w:tblLook w:val="04A0" w:firstRow="1" w:lastRow="0" w:firstColumn="1" w:lastColumn="0" w:noHBand="0" w:noVBand="1"/>
      </w:tblPr>
      <w:tblGrid>
        <w:gridCol w:w="1853"/>
      </w:tblGrid>
      <w:tr w:rsidR="009B2DDB" w:rsidRPr="00C56655" w14:paraId="7EE79987" w14:textId="77777777" w:rsidTr="00CF1D2F">
        <w:trPr>
          <w:trHeight w:val="227"/>
        </w:trPr>
        <w:tc>
          <w:tcPr>
            <w:tcW w:w="1853" w:type="dxa"/>
            <w:tcBorders>
              <w:bottom w:val="dotted" w:sz="4" w:space="0" w:color="auto"/>
            </w:tcBorders>
            <w:shd w:val="clear" w:color="auto" w:fill="auto"/>
            <w:noWrap/>
            <w:vAlign w:val="center"/>
          </w:tcPr>
          <w:p w14:paraId="561F03F4" w14:textId="561DF563" w:rsidR="009B2DDB" w:rsidRPr="00C56655" w:rsidRDefault="009B2DDB" w:rsidP="00CF1D2F">
            <w:pPr>
              <w:keepNext/>
              <w:keepLines/>
              <w:spacing w:before="20" w:after="20" w:line="240" w:lineRule="auto"/>
              <w:jc w:val="left"/>
              <w:rPr>
                <w:rFonts w:ascii="Calibri" w:hAnsi="Calibri" w:cs="Calibri"/>
                <w:b/>
                <w:bCs/>
                <w:color w:val="000000"/>
                <w:sz w:val="20"/>
                <w:lang w:eastAsia="en-GB"/>
              </w:rPr>
            </w:pPr>
            <w:r w:rsidRPr="00C56655">
              <w:rPr>
                <w:rFonts w:ascii="Calibri" w:hAnsi="Calibri" w:cs="Calibri"/>
                <w:sz w:val="20"/>
              </w:rPr>
              <w:t>ProficiencyData</w:t>
            </w:r>
          </w:p>
        </w:tc>
      </w:tr>
      <w:tr w:rsidR="00C35381" w:rsidRPr="00C56655" w14:paraId="2C40CC6D" w14:textId="77777777" w:rsidTr="00CF1D2F">
        <w:trPr>
          <w:trHeight w:val="227"/>
        </w:trPr>
        <w:tc>
          <w:tcPr>
            <w:tcW w:w="1853" w:type="dxa"/>
            <w:shd w:val="clear" w:color="auto" w:fill="D9D9D9" w:themeFill="background1" w:themeFillShade="D9"/>
            <w:noWrap/>
            <w:vAlign w:val="center"/>
          </w:tcPr>
          <w:p w14:paraId="15F9D3D8" w14:textId="1F0E66DB" w:rsidR="00C35381" w:rsidRPr="00C56655" w:rsidRDefault="00C35381" w:rsidP="00CF1D2F">
            <w:pPr>
              <w:keepNext/>
              <w:keepLines/>
              <w:spacing w:before="20" w:after="20" w:line="240" w:lineRule="auto"/>
              <w:jc w:val="left"/>
              <w:rPr>
                <w:rFonts w:ascii="Calibri" w:hAnsi="Calibri" w:cs="Calibri"/>
                <w:b/>
                <w:color w:val="000000"/>
                <w:sz w:val="20"/>
                <w:lang w:eastAsia="en-GB"/>
              </w:rPr>
            </w:pPr>
            <w:r w:rsidRPr="00C56655">
              <w:rPr>
                <w:rFonts w:ascii="Calibri" w:hAnsi="Calibri" w:cs="Calibri"/>
                <w:b/>
                <w:bCs/>
                <w:color w:val="000000"/>
                <w:sz w:val="20"/>
              </w:rPr>
              <w:t>Proficiency</w:t>
            </w:r>
          </w:p>
        </w:tc>
      </w:tr>
      <w:tr w:rsidR="00C35381" w:rsidRPr="00C56655" w14:paraId="1341F875" w14:textId="77777777" w:rsidTr="00CF1D2F">
        <w:trPr>
          <w:trHeight w:val="227"/>
        </w:trPr>
        <w:tc>
          <w:tcPr>
            <w:tcW w:w="1853" w:type="dxa"/>
            <w:shd w:val="clear" w:color="auto" w:fill="auto"/>
            <w:noWrap/>
            <w:vAlign w:val="center"/>
          </w:tcPr>
          <w:p w14:paraId="4CEF4BF6" w14:textId="068C937D" w:rsidR="00C35381" w:rsidRPr="00C56655" w:rsidRDefault="00C35381"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1 - Beginner</w:t>
            </w:r>
          </w:p>
        </w:tc>
      </w:tr>
      <w:tr w:rsidR="00C35381" w:rsidRPr="00C56655" w14:paraId="4E2F6635" w14:textId="77777777" w:rsidTr="00CF1D2F">
        <w:trPr>
          <w:trHeight w:val="227"/>
        </w:trPr>
        <w:tc>
          <w:tcPr>
            <w:tcW w:w="1853" w:type="dxa"/>
            <w:shd w:val="clear" w:color="auto" w:fill="auto"/>
            <w:noWrap/>
            <w:vAlign w:val="center"/>
          </w:tcPr>
          <w:p w14:paraId="64E55D0B" w14:textId="5A02D12A" w:rsidR="00C35381" w:rsidRPr="00C56655" w:rsidRDefault="00C35381"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2 - Intermediate User</w:t>
            </w:r>
          </w:p>
        </w:tc>
      </w:tr>
      <w:tr w:rsidR="00C35381" w:rsidRPr="00C56655" w14:paraId="0336E00B" w14:textId="77777777" w:rsidTr="00CF1D2F">
        <w:trPr>
          <w:trHeight w:val="227"/>
        </w:trPr>
        <w:tc>
          <w:tcPr>
            <w:tcW w:w="1853" w:type="dxa"/>
            <w:shd w:val="clear" w:color="auto" w:fill="auto"/>
            <w:noWrap/>
            <w:vAlign w:val="center"/>
          </w:tcPr>
          <w:p w14:paraId="0B70D8B9" w14:textId="391F1F49" w:rsidR="00C35381" w:rsidRPr="00C56655" w:rsidRDefault="00C35381"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3 - Qualified User</w:t>
            </w:r>
          </w:p>
        </w:tc>
      </w:tr>
    </w:tbl>
    <w:p w14:paraId="76438CE2" w14:textId="77777777" w:rsidR="00B75737" w:rsidRPr="00C56655" w:rsidRDefault="00B75737" w:rsidP="00B75737">
      <w:pPr>
        <w:spacing w:after="0"/>
        <w:rPr>
          <w:sz w:val="16"/>
          <w:szCs w:val="16"/>
        </w:rPr>
      </w:pPr>
    </w:p>
    <w:p w14:paraId="7F5F5DA4" w14:textId="77777777" w:rsidR="00C31C5F" w:rsidRPr="00C56655" w:rsidRDefault="00C31C5F" w:rsidP="00421E6B">
      <w:pPr>
        <w:keepNext/>
        <w:numPr>
          <w:ilvl w:val="0"/>
          <w:numId w:val="25"/>
        </w:numPr>
      </w:pPr>
      <w:r w:rsidRPr="00C56655">
        <w:lastRenderedPageBreak/>
        <w:t>ProjectPhases</w:t>
      </w:r>
    </w:p>
    <w:p w14:paraId="08984ABA" w14:textId="6C3E38FF" w:rsidR="00C31C5F" w:rsidRPr="00C56655" w:rsidRDefault="00C31C5F" w:rsidP="00C31C5F">
      <w:pPr>
        <w:pStyle w:val="NormalIndent"/>
        <w:keepNext/>
      </w:pPr>
      <w:r w:rsidRPr="00C56655">
        <w:t>This table defines basic data needed to compile the abilities, attributes and corresponding prerequisites,</w:t>
      </w:r>
      <w:r w:rsidRPr="00C56655">
        <w:rPr>
          <w:i/>
        </w:rPr>
        <w:t xml:space="preserve"> and is exported to the resources and competencies database (paragraph </w:t>
      </w:r>
      <w:r w:rsidRPr="00C56655">
        <w:rPr>
          <w:i/>
        </w:rPr>
        <w:fldChar w:fldCharType="begin"/>
      </w:r>
      <w:r w:rsidRPr="00C56655">
        <w:rPr>
          <w:i/>
        </w:rPr>
        <w:instrText xml:space="preserve"> REF _Ref401468783 \r \h  \* MERGEFORMAT </w:instrText>
      </w:r>
      <w:r w:rsidRPr="00C56655">
        <w:rPr>
          <w:i/>
        </w:rPr>
      </w:r>
      <w:r w:rsidRPr="00C56655">
        <w:rPr>
          <w:i/>
        </w:rPr>
        <w:fldChar w:fldCharType="separate"/>
      </w:r>
      <w:r w:rsidR="00C56655">
        <w:rPr>
          <w:i/>
        </w:rPr>
        <w:t>0</w:t>
      </w:r>
      <w:r w:rsidRPr="00C56655">
        <w:rPr>
          <w:i/>
        </w:rPr>
        <w:fldChar w:fldCharType="end"/>
      </w:r>
      <w:r w:rsidRPr="00C56655">
        <w:rPr>
          <w:i/>
        </w:rPr>
        <w:t>) when applying the built</w:t>
      </w:r>
      <w:r w:rsidRPr="00C56655">
        <w:rPr>
          <w:i/>
        </w:rPr>
        <w:noBreakHyphen/>
        <w:t>in macro</w:t>
      </w:r>
      <w:r w:rsidRPr="00C56655">
        <w:t>.</w:t>
      </w:r>
    </w:p>
    <w:tbl>
      <w:tblPr>
        <w:tblW w:w="0" w:type="auto"/>
        <w:tblInd w:w="454"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57" w:type="dxa"/>
          <w:right w:w="57" w:type="dxa"/>
        </w:tblCellMar>
        <w:tblLook w:val="04A0" w:firstRow="1" w:lastRow="0" w:firstColumn="1" w:lastColumn="0" w:noHBand="0" w:noVBand="1"/>
      </w:tblPr>
      <w:tblGrid>
        <w:gridCol w:w="2122"/>
      </w:tblGrid>
      <w:tr w:rsidR="00C35381" w:rsidRPr="00C56655" w14:paraId="319955D0" w14:textId="77777777" w:rsidTr="00CF1D2F">
        <w:trPr>
          <w:trHeight w:val="227"/>
        </w:trPr>
        <w:tc>
          <w:tcPr>
            <w:tcW w:w="2122" w:type="dxa"/>
            <w:tcBorders>
              <w:bottom w:val="dotted" w:sz="4" w:space="0" w:color="auto"/>
            </w:tcBorders>
            <w:shd w:val="clear" w:color="auto" w:fill="auto"/>
            <w:noWrap/>
            <w:vAlign w:val="center"/>
          </w:tcPr>
          <w:p w14:paraId="7E663201" w14:textId="65C03D67" w:rsidR="00C35381" w:rsidRPr="00C56655" w:rsidRDefault="00C35381" w:rsidP="00CF1D2F">
            <w:pPr>
              <w:keepNext/>
              <w:keepLines/>
              <w:spacing w:before="20" w:after="20" w:line="240" w:lineRule="auto"/>
              <w:jc w:val="left"/>
              <w:rPr>
                <w:rFonts w:ascii="Calibri" w:hAnsi="Calibri" w:cs="Calibri"/>
                <w:b/>
                <w:bCs/>
                <w:color w:val="000000"/>
                <w:sz w:val="20"/>
                <w:lang w:eastAsia="en-GB"/>
              </w:rPr>
            </w:pPr>
            <w:r w:rsidRPr="00C56655">
              <w:rPr>
                <w:rFonts w:ascii="Calibri" w:hAnsi="Calibri" w:cs="Calibri"/>
                <w:b/>
                <w:bCs/>
                <w:color w:val="000000"/>
                <w:sz w:val="20"/>
                <w:szCs w:val="22"/>
              </w:rPr>
              <w:t>ProjectPhases</w:t>
            </w:r>
          </w:p>
        </w:tc>
      </w:tr>
      <w:tr w:rsidR="00C35381" w:rsidRPr="00C56655" w14:paraId="1022AFF1" w14:textId="77777777" w:rsidTr="00CF1D2F">
        <w:trPr>
          <w:trHeight w:val="227"/>
        </w:trPr>
        <w:tc>
          <w:tcPr>
            <w:tcW w:w="2122" w:type="dxa"/>
            <w:shd w:val="clear" w:color="auto" w:fill="D9D9D9" w:themeFill="background1" w:themeFillShade="D9"/>
            <w:noWrap/>
            <w:vAlign w:val="center"/>
          </w:tcPr>
          <w:p w14:paraId="627DD35E" w14:textId="7E5F5AC9" w:rsidR="00C35381" w:rsidRPr="00C56655" w:rsidRDefault="00C35381" w:rsidP="00CF1D2F">
            <w:pPr>
              <w:keepNext/>
              <w:keepLines/>
              <w:spacing w:before="20" w:after="20" w:line="240" w:lineRule="auto"/>
              <w:jc w:val="left"/>
              <w:rPr>
                <w:rFonts w:ascii="Calibri" w:hAnsi="Calibri" w:cs="Calibri"/>
                <w:b/>
                <w:color w:val="000000"/>
                <w:sz w:val="20"/>
                <w:lang w:eastAsia="en-GB"/>
              </w:rPr>
            </w:pPr>
            <w:r w:rsidRPr="00C56655">
              <w:rPr>
                <w:rFonts w:ascii="Calibri" w:hAnsi="Calibri" w:cs="Calibri"/>
                <w:b/>
                <w:bCs/>
                <w:color w:val="000000"/>
                <w:sz w:val="20"/>
              </w:rPr>
              <w:t>ProjectPhase</w:t>
            </w:r>
          </w:p>
        </w:tc>
      </w:tr>
      <w:tr w:rsidR="00C35381" w:rsidRPr="00C56655" w14:paraId="13D0A01D" w14:textId="77777777" w:rsidTr="00CF1D2F">
        <w:trPr>
          <w:trHeight w:val="227"/>
        </w:trPr>
        <w:tc>
          <w:tcPr>
            <w:tcW w:w="2122" w:type="dxa"/>
            <w:shd w:val="clear" w:color="auto" w:fill="auto"/>
            <w:noWrap/>
            <w:vAlign w:val="center"/>
          </w:tcPr>
          <w:p w14:paraId="1DC46E85" w14:textId="26CE50D4" w:rsidR="00C35381" w:rsidRPr="00C56655" w:rsidRDefault="00C35381"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1 - Concept</w:t>
            </w:r>
          </w:p>
        </w:tc>
      </w:tr>
      <w:tr w:rsidR="00C35381" w:rsidRPr="00C56655" w14:paraId="6CA9841F" w14:textId="77777777" w:rsidTr="00CF1D2F">
        <w:trPr>
          <w:trHeight w:val="227"/>
        </w:trPr>
        <w:tc>
          <w:tcPr>
            <w:tcW w:w="2122" w:type="dxa"/>
            <w:shd w:val="clear" w:color="auto" w:fill="auto"/>
            <w:noWrap/>
            <w:vAlign w:val="center"/>
          </w:tcPr>
          <w:p w14:paraId="459B2A10" w14:textId="11EF843A" w:rsidR="00C35381" w:rsidRPr="00C56655" w:rsidRDefault="00C35381"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2 - Concept, Basic</w:t>
            </w:r>
          </w:p>
        </w:tc>
      </w:tr>
      <w:tr w:rsidR="00C35381" w:rsidRPr="00C56655" w14:paraId="01504A77" w14:textId="77777777" w:rsidTr="00CF1D2F">
        <w:trPr>
          <w:trHeight w:val="227"/>
        </w:trPr>
        <w:tc>
          <w:tcPr>
            <w:tcW w:w="2122" w:type="dxa"/>
            <w:shd w:val="clear" w:color="auto" w:fill="auto"/>
            <w:noWrap/>
            <w:vAlign w:val="center"/>
          </w:tcPr>
          <w:p w14:paraId="3E3E9113" w14:textId="04F11CA5" w:rsidR="00C35381" w:rsidRPr="00C56655" w:rsidRDefault="00C35381"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3 - Basic, Detail</w:t>
            </w:r>
          </w:p>
        </w:tc>
      </w:tr>
      <w:tr w:rsidR="00C35381" w:rsidRPr="00C56655" w14:paraId="0343861C" w14:textId="77777777" w:rsidTr="00CF1D2F">
        <w:trPr>
          <w:trHeight w:val="227"/>
        </w:trPr>
        <w:tc>
          <w:tcPr>
            <w:tcW w:w="2122" w:type="dxa"/>
            <w:shd w:val="clear" w:color="auto" w:fill="auto"/>
            <w:noWrap/>
            <w:vAlign w:val="center"/>
          </w:tcPr>
          <w:p w14:paraId="0045726E" w14:textId="4F5F72B4" w:rsidR="00C35381" w:rsidRPr="00C56655" w:rsidRDefault="00C35381"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4 - Detail</w:t>
            </w:r>
          </w:p>
        </w:tc>
      </w:tr>
      <w:tr w:rsidR="00C35381" w:rsidRPr="00C56655" w14:paraId="5782260D" w14:textId="77777777" w:rsidTr="00CF1D2F">
        <w:trPr>
          <w:trHeight w:val="227"/>
        </w:trPr>
        <w:tc>
          <w:tcPr>
            <w:tcW w:w="2122" w:type="dxa"/>
            <w:shd w:val="clear" w:color="auto" w:fill="auto"/>
            <w:noWrap/>
            <w:vAlign w:val="center"/>
          </w:tcPr>
          <w:p w14:paraId="507C9C39" w14:textId="392AAFE8" w:rsidR="00C35381" w:rsidRPr="00C56655" w:rsidRDefault="00C35381" w:rsidP="00CF1D2F">
            <w:pPr>
              <w:keepNext/>
              <w:keepLines/>
              <w:spacing w:before="20" w:after="20" w:line="240" w:lineRule="auto"/>
              <w:jc w:val="left"/>
              <w:rPr>
                <w:rFonts w:ascii="Calibri" w:hAnsi="Calibri" w:cs="Calibri"/>
                <w:sz w:val="20"/>
              </w:rPr>
            </w:pPr>
            <w:r w:rsidRPr="00C56655">
              <w:rPr>
                <w:rFonts w:ascii="Calibri" w:hAnsi="Calibri" w:cs="Calibri"/>
                <w:color w:val="000000"/>
                <w:sz w:val="20"/>
              </w:rPr>
              <w:t>5 - Concept, Basic, Detail</w:t>
            </w:r>
          </w:p>
        </w:tc>
      </w:tr>
      <w:tr w:rsidR="00C35381" w:rsidRPr="00C56655" w14:paraId="390E71A8" w14:textId="77777777" w:rsidTr="00CF1D2F">
        <w:trPr>
          <w:trHeight w:val="227"/>
        </w:trPr>
        <w:tc>
          <w:tcPr>
            <w:tcW w:w="2122" w:type="dxa"/>
            <w:shd w:val="clear" w:color="auto" w:fill="auto"/>
            <w:noWrap/>
            <w:vAlign w:val="center"/>
          </w:tcPr>
          <w:p w14:paraId="613B3FE0" w14:textId="35AB3757"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6 - n/a</w:t>
            </w:r>
          </w:p>
        </w:tc>
      </w:tr>
    </w:tbl>
    <w:p w14:paraId="1A8F9581" w14:textId="77777777" w:rsidR="00B75737" w:rsidRPr="00C56655" w:rsidRDefault="00B75737" w:rsidP="00B75737">
      <w:pPr>
        <w:spacing w:after="0"/>
        <w:rPr>
          <w:sz w:val="16"/>
          <w:szCs w:val="16"/>
        </w:rPr>
      </w:pPr>
    </w:p>
    <w:p w14:paraId="62E91DFF" w14:textId="77777777" w:rsidR="00C31C5F" w:rsidRPr="00C56655" w:rsidRDefault="00C31C5F" w:rsidP="00421E6B">
      <w:pPr>
        <w:keepNext/>
        <w:numPr>
          <w:ilvl w:val="0"/>
          <w:numId w:val="25"/>
        </w:numPr>
      </w:pPr>
      <w:r w:rsidRPr="00C56655">
        <w:t>QualificationPrerequisites</w:t>
      </w:r>
    </w:p>
    <w:p w14:paraId="24309E6C" w14:textId="77777777" w:rsidR="00C31C5F" w:rsidRPr="00C56655" w:rsidRDefault="00C31C5F" w:rsidP="00C31C5F">
      <w:pPr>
        <w:pStyle w:val="NormalIndent"/>
        <w:keepNext/>
      </w:pPr>
      <w:r w:rsidRPr="00C56655">
        <w:t>This table defines specific competency prerequisites for a specific competency area.</w:t>
      </w:r>
    </w:p>
    <w:tbl>
      <w:tblPr>
        <w:tblW w:w="0" w:type="auto"/>
        <w:tblInd w:w="454"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57" w:type="dxa"/>
          <w:right w:w="57" w:type="dxa"/>
        </w:tblCellMar>
        <w:tblLook w:val="04A0" w:firstRow="1" w:lastRow="0" w:firstColumn="1" w:lastColumn="0" w:noHBand="0" w:noVBand="1"/>
      </w:tblPr>
      <w:tblGrid>
        <w:gridCol w:w="1708"/>
        <w:gridCol w:w="2876"/>
        <w:gridCol w:w="2270"/>
      </w:tblGrid>
      <w:tr w:rsidR="009B2DDB" w:rsidRPr="00C56655" w14:paraId="590B4351" w14:textId="77777777" w:rsidTr="00CF1D2F">
        <w:trPr>
          <w:trHeight w:val="227"/>
        </w:trPr>
        <w:tc>
          <w:tcPr>
            <w:tcW w:w="6854" w:type="dxa"/>
            <w:gridSpan w:val="3"/>
            <w:tcBorders>
              <w:bottom w:val="dotted" w:sz="4" w:space="0" w:color="auto"/>
            </w:tcBorders>
            <w:vAlign w:val="center"/>
          </w:tcPr>
          <w:p w14:paraId="5934C8E1" w14:textId="020F6234" w:rsidR="009B2DDB" w:rsidRPr="00C56655" w:rsidRDefault="009B2DDB" w:rsidP="00CF1D2F">
            <w:pPr>
              <w:keepNext/>
              <w:keepLines/>
              <w:spacing w:before="20" w:after="20" w:line="240" w:lineRule="auto"/>
              <w:jc w:val="center"/>
              <w:rPr>
                <w:rFonts w:ascii="Calibri" w:hAnsi="Calibri" w:cs="Calibri"/>
                <w:b/>
                <w:bCs/>
                <w:color w:val="000000"/>
                <w:sz w:val="20"/>
                <w:lang w:eastAsia="en-GB"/>
              </w:rPr>
            </w:pPr>
            <w:r w:rsidRPr="00C56655">
              <w:rPr>
                <w:rFonts w:ascii="Calibri" w:hAnsi="Calibri" w:cs="Calibri"/>
                <w:sz w:val="20"/>
              </w:rPr>
              <w:t>QualificationPrerequisites</w:t>
            </w:r>
          </w:p>
        </w:tc>
      </w:tr>
      <w:tr w:rsidR="00C35381" w:rsidRPr="00C56655" w14:paraId="10D63A80" w14:textId="77777777" w:rsidTr="00CF1D2F">
        <w:trPr>
          <w:trHeight w:val="227"/>
        </w:trPr>
        <w:tc>
          <w:tcPr>
            <w:tcW w:w="1708" w:type="dxa"/>
            <w:shd w:val="clear" w:color="auto" w:fill="D9D9D9" w:themeFill="background1" w:themeFillShade="D9"/>
            <w:vAlign w:val="center"/>
          </w:tcPr>
          <w:p w14:paraId="202263A1" w14:textId="3AEBF966" w:rsidR="00C35381" w:rsidRPr="00C56655" w:rsidRDefault="00C35381" w:rsidP="00CF1D2F">
            <w:pPr>
              <w:keepNext/>
              <w:keepLines/>
              <w:spacing w:before="20" w:after="20" w:line="240" w:lineRule="auto"/>
              <w:jc w:val="left"/>
              <w:rPr>
                <w:rFonts w:ascii="Calibri" w:hAnsi="Calibri" w:cs="Calibri"/>
                <w:b/>
                <w:bCs/>
                <w:color w:val="000000"/>
                <w:sz w:val="20"/>
              </w:rPr>
            </w:pPr>
            <w:r w:rsidRPr="00C56655">
              <w:rPr>
                <w:rFonts w:ascii="Calibri" w:hAnsi="Calibri" w:cs="Calibri"/>
                <w:b/>
                <w:bCs/>
                <w:color w:val="000000"/>
                <w:sz w:val="20"/>
              </w:rPr>
              <w:t>CompetencyArea</w:t>
            </w:r>
          </w:p>
        </w:tc>
        <w:tc>
          <w:tcPr>
            <w:tcW w:w="2876" w:type="dxa"/>
            <w:shd w:val="clear" w:color="auto" w:fill="D9D9D9" w:themeFill="background1" w:themeFillShade="D9"/>
            <w:vAlign w:val="center"/>
          </w:tcPr>
          <w:p w14:paraId="6254CBDD" w14:textId="09CB8637" w:rsidR="00C35381" w:rsidRPr="00C56655" w:rsidRDefault="00C35381" w:rsidP="00CF1D2F">
            <w:pPr>
              <w:keepNext/>
              <w:keepLines/>
              <w:spacing w:before="20" w:after="20" w:line="240" w:lineRule="auto"/>
              <w:jc w:val="left"/>
              <w:rPr>
                <w:rFonts w:ascii="Calibri" w:hAnsi="Calibri" w:cs="Calibri"/>
                <w:b/>
                <w:bCs/>
                <w:color w:val="000000"/>
                <w:sz w:val="20"/>
              </w:rPr>
            </w:pPr>
            <w:r w:rsidRPr="00C56655">
              <w:rPr>
                <w:rFonts w:ascii="Calibri" w:hAnsi="Calibri" w:cs="Calibri"/>
                <w:b/>
                <w:bCs/>
                <w:color w:val="000000"/>
                <w:sz w:val="20"/>
              </w:rPr>
              <w:t>Qualification</w:t>
            </w:r>
          </w:p>
        </w:tc>
        <w:tc>
          <w:tcPr>
            <w:tcW w:w="2270" w:type="dxa"/>
            <w:shd w:val="clear" w:color="auto" w:fill="D9D9D9" w:themeFill="background1" w:themeFillShade="D9"/>
            <w:noWrap/>
            <w:vAlign w:val="center"/>
          </w:tcPr>
          <w:p w14:paraId="6A1DB5D9" w14:textId="5FE89C62" w:rsidR="00C35381" w:rsidRPr="00C56655" w:rsidRDefault="00C35381" w:rsidP="00CF1D2F">
            <w:pPr>
              <w:keepNext/>
              <w:keepLines/>
              <w:spacing w:before="20" w:after="20" w:line="240" w:lineRule="auto"/>
              <w:jc w:val="left"/>
              <w:rPr>
                <w:rFonts w:ascii="Calibri" w:hAnsi="Calibri" w:cs="Calibri"/>
                <w:b/>
                <w:color w:val="000000"/>
                <w:sz w:val="20"/>
                <w:lang w:eastAsia="en-GB"/>
              </w:rPr>
            </w:pPr>
            <w:r w:rsidRPr="00C56655">
              <w:rPr>
                <w:rFonts w:ascii="Calibri" w:hAnsi="Calibri" w:cs="Calibri"/>
                <w:b/>
                <w:bCs/>
                <w:color w:val="000000"/>
                <w:sz w:val="20"/>
              </w:rPr>
              <w:t>FieldOfStudy</w:t>
            </w:r>
          </w:p>
        </w:tc>
      </w:tr>
      <w:tr w:rsidR="00C35381" w:rsidRPr="00C56655" w14:paraId="364F8C39" w14:textId="77777777" w:rsidTr="00CF1D2F">
        <w:trPr>
          <w:trHeight w:val="227"/>
        </w:trPr>
        <w:tc>
          <w:tcPr>
            <w:tcW w:w="1708" w:type="dxa"/>
            <w:vAlign w:val="center"/>
          </w:tcPr>
          <w:p w14:paraId="058EECDD" w14:textId="79C4427A"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Reactor - Neutronic</w:t>
            </w:r>
          </w:p>
        </w:tc>
        <w:tc>
          <w:tcPr>
            <w:tcW w:w="2876" w:type="dxa"/>
            <w:vAlign w:val="center"/>
          </w:tcPr>
          <w:p w14:paraId="57217BC7" w14:textId="79372B37"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4 - Masters Degree of Engineering</w:t>
            </w:r>
          </w:p>
        </w:tc>
        <w:tc>
          <w:tcPr>
            <w:tcW w:w="2270" w:type="dxa"/>
            <w:shd w:val="clear" w:color="auto" w:fill="auto"/>
            <w:noWrap/>
            <w:vAlign w:val="center"/>
          </w:tcPr>
          <w:p w14:paraId="3A96628D" w14:textId="5481E892" w:rsidR="00C35381" w:rsidRPr="00C56655" w:rsidRDefault="00C35381"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Nuclear, Radiation Science</w:t>
            </w:r>
          </w:p>
        </w:tc>
      </w:tr>
      <w:tr w:rsidR="00C35381" w:rsidRPr="00C56655" w14:paraId="18232B5F" w14:textId="77777777" w:rsidTr="00CF1D2F">
        <w:trPr>
          <w:trHeight w:val="227"/>
        </w:trPr>
        <w:tc>
          <w:tcPr>
            <w:tcW w:w="1708" w:type="dxa"/>
            <w:vAlign w:val="center"/>
          </w:tcPr>
          <w:p w14:paraId="24C327BF" w14:textId="16C4122B"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Reactor - Neutronic</w:t>
            </w:r>
          </w:p>
        </w:tc>
        <w:tc>
          <w:tcPr>
            <w:tcW w:w="2876" w:type="dxa"/>
            <w:vAlign w:val="center"/>
          </w:tcPr>
          <w:p w14:paraId="6DD89756" w14:textId="7AF9A906"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4 - Masters Degree of Science</w:t>
            </w:r>
          </w:p>
        </w:tc>
        <w:tc>
          <w:tcPr>
            <w:tcW w:w="2270" w:type="dxa"/>
            <w:shd w:val="clear" w:color="auto" w:fill="auto"/>
            <w:noWrap/>
            <w:vAlign w:val="center"/>
          </w:tcPr>
          <w:p w14:paraId="2932ACFD" w14:textId="56D64E3A" w:rsidR="00C35381" w:rsidRPr="00C56655" w:rsidRDefault="00C35381"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Nuclear, Radiation Science</w:t>
            </w:r>
          </w:p>
        </w:tc>
      </w:tr>
    </w:tbl>
    <w:p w14:paraId="4252AA9B" w14:textId="77777777" w:rsidR="00B75737" w:rsidRPr="00C56655" w:rsidRDefault="00B75737" w:rsidP="00B75737">
      <w:pPr>
        <w:spacing w:after="0"/>
        <w:rPr>
          <w:sz w:val="16"/>
          <w:szCs w:val="16"/>
        </w:rPr>
      </w:pPr>
    </w:p>
    <w:p w14:paraId="73796C72" w14:textId="77777777" w:rsidR="00C31C5F" w:rsidRPr="00C56655" w:rsidRDefault="00C31C5F" w:rsidP="00421E6B">
      <w:pPr>
        <w:keepNext/>
        <w:numPr>
          <w:ilvl w:val="0"/>
          <w:numId w:val="25"/>
        </w:numPr>
      </w:pPr>
      <w:r w:rsidRPr="00C56655">
        <w:t>Qualifications</w:t>
      </w:r>
    </w:p>
    <w:p w14:paraId="14423872" w14:textId="77777777" w:rsidR="00C31C5F" w:rsidRPr="00C56655" w:rsidRDefault="00C31C5F" w:rsidP="00C31C5F">
      <w:pPr>
        <w:pStyle w:val="NormalIndent"/>
        <w:keepNext/>
      </w:pPr>
      <w:r w:rsidRPr="00C56655">
        <w:t>This table lists a resource’s specific abilities and attributes.</w:t>
      </w:r>
    </w:p>
    <w:tbl>
      <w:tblPr>
        <w:tblW w:w="0" w:type="auto"/>
        <w:tblInd w:w="454"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57" w:type="dxa"/>
          <w:right w:w="57" w:type="dxa"/>
        </w:tblCellMar>
        <w:tblLook w:val="04A0" w:firstRow="1" w:lastRow="0" w:firstColumn="1" w:lastColumn="0" w:noHBand="0" w:noVBand="1"/>
      </w:tblPr>
      <w:tblGrid>
        <w:gridCol w:w="1730"/>
        <w:gridCol w:w="1984"/>
        <w:gridCol w:w="1843"/>
        <w:gridCol w:w="2551"/>
        <w:gridCol w:w="1190"/>
      </w:tblGrid>
      <w:tr w:rsidR="009B2DDB" w:rsidRPr="00C56655" w14:paraId="0B698D90" w14:textId="77777777" w:rsidTr="00CF1D2F">
        <w:trPr>
          <w:trHeight w:val="227"/>
        </w:trPr>
        <w:tc>
          <w:tcPr>
            <w:tcW w:w="9298" w:type="dxa"/>
            <w:gridSpan w:val="5"/>
            <w:tcBorders>
              <w:bottom w:val="dotted" w:sz="4" w:space="0" w:color="auto"/>
            </w:tcBorders>
            <w:vAlign w:val="center"/>
          </w:tcPr>
          <w:p w14:paraId="20EBA6C5" w14:textId="5FD03594" w:rsidR="009B2DDB" w:rsidRPr="00C56655" w:rsidRDefault="009B2DDB" w:rsidP="00CF1D2F">
            <w:pPr>
              <w:keepNext/>
              <w:keepLines/>
              <w:spacing w:before="20" w:after="20" w:line="240" w:lineRule="auto"/>
              <w:jc w:val="center"/>
              <w:rPr>
                <w:rFonts w:ascii="Calibri" w:hAnsi="Calibri" w:cs="Calibri"/>
                <w:b/>
                <w:bCs/>
                <w:color w:val="000000"/>
                <w:sz w:val="20"/>
                <w:lang w:eastAsia="en-GB"/>
              </w:rPr>
            </w:pPr>
            <w:r w:rsidRPr="00C56655">
              <w:rPr>
                <w:rFonts w:ascii="Calibri" w:hAnsi="Calibri" w:cs="Calibri"/>
                <w:sz w:val="20"/>
              </w:rPr>
              <w:t>Qualifications</w:t>
            </w:r>
          </w:p>
        </w:tc>
      </w:tr>
      <w:tr w:rsidR="00CF1D2F" w:rsidRPr="00C56655" w14:paraId="24E2F029" w14:textId="1A6ADE2C" w:rsidTr="00CF1D2F">
        <w:trPr>
          <w:trHeight w:val="227"/>
        </w:trPr>
        <w:tc>
          <w:tcPr>
            <w:tcW w:w="1730" w:type="dxa"/>
            <w:shd w:val="clear" w:color="auto" w:fill="D9D9D9" w:themeFill="background1" w:themeFillShade="D9"/>
            <w:vAlign w:val="center"/>
          </w:tcPr>
          <w:p w14:paraId="47A43580" w14:textId="58DD0EAE"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b/>
                <w:bCs/>
                <w:color w:val="000000"/>
                <w:sz w:val="20"/>
              </w:rPr>
              <w:t>Person</w:t>
            </w:r>
          </w:p>
        </w:tc>
        <w:tc>
          <w:tcPr>
            <w:tcW w:w="1984" w:type="dxa"/>
            <w:shd w:val="clear" w:color="auto" w:fill="D9D9D9" w:themeFill="background1" w:themeFillShade="D9"/>
            <w:vAlign w:val="center"/>
          </w:tcPr>
          <w:p w14:paraId="01A53E67" w14:textId="33890154"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b/>
                <w:bCs/>
                <w:color w:val="000000"/>
                <w:sz w:val="20"/>
              </w:rPr>
              <w:t>Qualification</w:t>
            </w:r>
          </w:p>
        </w:tc>
        <w:tc>
          <w:tcPr>
            <w:tcW w:w="1843" w:type="dxa"/>
            <w:shd w:val="clear" w:color="auto" w:fill="D9D9D9" w:themeFill="background1" w:themeFillShade="D9"/>
            <w:vAlign w:val="center"/>
          </w:tcPr>
          <w:p w14:paraId="3B57B329" w14:textId="2A04BE5F"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b/>
                <w:bCs/>
                <w:color w:val="000000"/>
                <w:sz w:val="20"/>
              </w:rPr>
              <w:t>FiledOfStudy</w:t>
            </w:r>
          </w:p>
        </w:tc>
        <w:tc>
          <w:tcPr>
            <w:tcW w:w="2551" w:type="dxa"/>
            <w:shd w:val="clear" w:color="auto" w:fill="D9D9D9" w:themeFill="background1" w:themeFillShade="D9"/>
            <w:noWrap/>
            <w:vAlign w:val="center"/>
          </w:tcPr>
          <w:p w14:paraId="2E80F926" w14:textId="13080799" w:rsidR="00C35381" w:rsidRPr="00C56655" w:rsidRDefault="00C35381"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b/>
                <w:bCs/>
                <w:color w:val="000000"/>
                <w:sz w:val="20"/>
              </w:rPr>
              <w:t>Institution</w:t>
            </w:r>
          </w:p>
        </w:tc>
        <w:tc>
          <w:tcPr>
            <w:tcW w:w="1190" w:type="dxa"/>
            <w:shd w:val="clear" w:color="auto" w:fill="D9D9D9" w:themeFill="background1" w:themeFillShade="D9"/>
            <w:vAlign w:val="center"/>
          </w:tcPr>
          <w:p w14:paraId="10D9F21A" w14:textId="413446ED"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b/>
                <w:bCs/>
                <w:color w:val="000000"/>
                <w:sz w:val="20"/>
              </w:rPr>
              <w:t>Date</w:t>
            </w:r>
          </w:p>
        </w:tc>
      </w:tr>
      <w:tr w:rsidR="00CF1D2F" w:rsidRPr="00C56655" w14:paraId="2A439A4E" w14:textId="77777777" w:rsidTr="00CF1D2F">
        <w:trPr>
          <w:trHeight w:val="227"/>
        </w:trPr>
        <w:tc>
          <w:tcPr>
            <w:tcW w:w="1730" w:type="dxa"/>
            <w:vAlign w:val="center"/>
          </w:tcPr>
          <w:p w14:paraId="594B93CE" w14:textId="36183E31"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Piet Pompies - 6705033333558</w:t>
            </w:r>
          </w:p>
        </w:tc>
        <w:tc>
          <w:tcPr>
            <w:tcW w:w="1984" w:type="dxa"/>
            <w:vAlign w:val="center"/>
          </w:tcPr>
          <w:p w14:paraId="4372340E" w14:textId="5B16ADD3"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3 - Bachelors Degree of Science</w:t>
            </w:r>
          </w:p>
        </w:tc>
        <w:tc>
          <w:tcPr>
            <w:tcW w:w="1843" w:type="dxa"/>
            <w:vAlign w:val="center"/>
          </w:tcPr>
          <w:p w14:paraId="0F43DE59" w14:textId="10175132"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Nuclear, Radiation Science</w:t>
            </w:r>
          </w:p>
        </w:tc>
        <w:tc>
          <w:tcPr>
            <w:tcW w:w="2551" w:type="dxa"/>
            <w:shd w:val="clear" w:color="auto" w:fill="auto"/>
            <w:noWrap/>
            <w:vAlign w:val="center"/>
          </w:tcPr>
          <w:p w14:paraId="39B5A6F8" w14:textId="6992A0F6"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University of Pretoria</w:t>
            </w:r>
          </w:p>
        </w:tc>
        <w:tc>
          <w:tcPr>
            <w:tcW w:w="1190" w:type="dxa"/>
            <w:vAlign w:val="center"/>
          </w:tcPr>
          <w:p w14:paraId="08D33923" w14:textId="2F6E8F29"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1988-11-05</w:t>
            </w:r>
          </w:p>
        </w:tc>
      </w:tr>
      <w:tr w:rsidR="00CF1D2F" w:rsidRPr="00C56655" w14:paraId="7E1661BD" w14:textId="77777777" w:rsidTr="00CF1D2F">
        <w:trPr>
          <w:trHeight w:val="227"/>
        </w:trPr>
        <w:tc>
          <w:tcPr>
            <w:tcW w:w="1730" w:type="dxa"/>
            <w:vAlign w:val="center"/>
          </w:tcPr>
          <w:p w14:paraId="7E836AB7" w14:textId="3935E73E"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Piet Pompies - 6705033333558</w:t>
            </w:r>
          </w:p>
        </w:tc>
        <w:tc>
          <w:tcPr>
            <w:tcW w:w="1984" w:type="dxa"/>
            <w:vAlign w:val="center"/>
          </w:tcPr>
          <w:p w14:paraId="12A1DA28" w14:textId="63F50240"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4 - Masters Degree of Science</w:t>
            </w:r>
          </w:p>
        </w:tc>
        <w:tc>
          <w:tcPr>
            <w:tcW w:w="1843" w:type="dxa"/>
            <w:vAlign w:val="center"/>
          </w:tcPr>
          <w:p w14:paraId="663AE4C1" w14:textId="49642B17"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Nuclear, Radiation Science</w:t>
            </w:r>
          </w:p>
        </w:tc>
        <w:tc>
          <w:tcPr>
            <w:tcW w:w="2551" w:type="dxa"/>
            <w:shd w:val="clear" w:color="auto" w:fill="auto"/>
            <w:noWrap/>
            <w:vAlign w:val="center"/>
          </w:tcPr>
          <w:p w14:paraId="7C66B11A" w14:textId="22D5E308"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Potchefstroom University for Christian Higher Education</w:t>
            </w:r>
          </w:p>
        </w:tc>
        <w:tc>
          <w:tcPr>
            <w:tcW w:w="1190" w:type="dxa"/>
            <w:vAlign w:val="center"/>
          </w:tcPr>
          <w:p w14:paraId="0AA52F5B" w14:textId="4E198E04"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1995-11-05</w:t>
            </w:r>
          </w:p>
        </w:tc>
      </w:tr>
      <w:tr w:rsidR="00CF1D2F" w:rsidRPr="00C56655" w14:paraId="1B501915" w14:textId="77777777" w:rsidTr="00CF1D2F">
        <w:trPr>
          <w:trHeight w:val="227"/>
        </w:trPr>
        <w:tc>
          <w:tcPr>
            <w:tcW w:w="1730" w:type="dxa"/>
            <w:vAlign w:val="center"/>
          </w:tcPr>
          <w:p w14:paraId="3BB08BE4" w14:textId="02735CF0"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John Doe - 6402224444669</w:t>
            </w:r>
          </w:p>
        </w:tc>
        <w:tc>
          <w:tcPr>
            <w:tcW w:w="1984" w:type="dxa"/>
            <w:vAlign w:val="center"/>
          </w:tcPr>
          <w:p w14:paraId="7EF389F5" w14:textId="1EC10B0D"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3 - Bachelors Degree of Engineering</w:t>
            </w:r>
          </w:p>
        </w:tc>
        <w:tc>
          <w:tcPr>
            <w:tcW w:w="1843" w:type="dxa"/>
            <w:vAlign w:val="center"/>
          </w:tcPr>
          <w:p w14:paraId="60007DEE" w14:textId="6ED1BD7A"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Mechanical</w:t>
            </w:r>
          </w:p>
        </w:tc>
        <w:tc>
          <w:tcPr>
            <w:tcW w:w="2551" w:type="dxa"/>
            <w:shd w:val="clear" w:color="auto" w:fill="auto"/>
            <w:noWrap/>
            <w:vAlign w:val="center"/>
          </w:tcPr>
          <w:p w14:paraId="0DEBEC1B" w14:textId="7F5ED44C"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Potchefstroom University for Christian Higher Education</w:t>
            </w:r>
          </w:p>
        </w:tc>
        <w:tc>
          <w:tcPr>
            <w:tcW w:w="1190" w:type="dxa"/>
            <w:vAlign w:val="center"/>
          </w:tcPr>
          <w:p w14:paraId="2ECD76B7" w14:textId="1085ED53"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1982-11-05</w:t>
            </w:r>
          </w:p>
        </w:tc>
      </w:tr>
      <w:tr w:rsidR="00CF1D2F" w:rsidRPr="00C56655" w14:paraId="0FE6ED4A" w14:textId="77777777" w:rsidTr="00CF1D2F">
        <w:trPr>
          <w:trHeight w:val="227"/>
        </w:trPr>
        <w:tc>
          <w:tcPr>
            <w:tcW w:w="1730" w:type="dxa"/>
            <w:vAlign w:val="center"/>
          </w:tcPr>
          <w:p w14:paraId="6ADF02DC" w14:textId="740365DC"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John Doe - 6402224444669</w:t>
            </w:r>
          </w:p>
        </w:tc>
        <w:tc>
          <w:tcPr>
            <w:tcW w:w="1984" w:type="dxa"/>
            <w:vAlign w:val="center"/>
          </w:tcPr>
          <w:p w14:paraId="087D8FA9" w14:textId="4167ABAC"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4 - Masters Degree of Engineering</w:t>
            </w:r>
          </w:p>
        </w:tc>
        <w:tc>
          <w:tcPr>
            <w:tcW w:w="1843" w:type="dxa"/>
            <w:vAlign w:val="center"/>
          </w:tcPr>
          <w:p w14:paraId="53FD02DC" w14:textId="4131BDFA"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Mechanical</w:t>
            </w:r>
          </w:p>
        </w:tc>
        <w:tc>
          <w:tcPr>
            <w:tcW w:w="2551" w:type="dxa"/>
            <w:shd w:val="clear" w:color="auto" w:fill="auto"/>
            <w:noWrap/>
            <w:vAlign w:val="center"/>
          </w:tcPr>
          <w:p w14:paraId="2C63A22A" w14:textId="2C51E727"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University of Pretoria</w:t>
            </w:r>
          </w:p>
        </w:tc>
        <w:tc>
          <w:tcPr>
            <w:tcW w:w="1190" w:type="dxa"/>
            <w:vAlign w:val="center"/>
          </w:tcPr>
          <w:p w14:paraId="055102D9" w14:textId="5D86FC68"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1995-11-05</w:t>
            </w:r>
          </w:p>
        </w:tc>
      </w:tr>
      <w:tr w:rsidR="00CF1D2F" w:rsidRPr="00C56655" w14:paraId="55413A57" w14:textId="14297C71" w:rsidTr="00CF1D2F">
        <w:trPr>
          <w:trHeight w:val="227"/>
        </w:trPr>
        <w:tc>
          <w:tcPr>
            <w:tcW w:w="1730" w:type="dxa"/>
            <w:vAlign w:val="center"/>
          </w:tcPr>
          <w:p w14:paraId="31242811" w14:textId="5D1D9A02"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John Doe - 6402224444669</w:t>
            </w:r>
          </w:p>
        </w:tc>
        <w:tc>
          <w:tcPr>
            <w:tcW w:w="1984" w:type="dxa"/>
            <w:vAlign w:val="center"/>
          </w:tcPr>
          <w:p w14:paraId="5321DF7A" w14:textId="53AA2C92"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5 - Doctors Degree of Engineering</w:t>
            </w:r>
          </w:p>
        </w:tc>
        <w:tc>
          <w:tcPr>
            <w:tcW w:w="1843" w:type="dxa"/>
            <w:vAlign w:val="center"/>
          </w:tcPr>
          <w:p w14:paraId="55873A37" w14:textId="427CC1D1"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Mechanical</w:t>
            </w:r>
          </w:p>
        </w:tc>
        <w:tc>
          <w:tcPr>
            <w:tcW w:w="2551" w:type="dxa"/>
            <w:shd w:val="clear" w:color="auto" w:fill="auto"/>
            <w:noWrap/>
            <w:vAlign w:val="center"/>
          </w:tcPr>
          <w:p w14:paraId="3FD1233A" w14:textId="47245487"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University of the Witwatersrand</w:t>
            </w:r>
          </w:p>
        </w:tc>
        <w:tc>
          <w:tcPr>
            <w:tcW w:w="1190" w:type="dxa"/>
            <w:vAlign w:val="center"/>
          </w:tcPr>
          <w:p w14:paraId="1697C499" w14:textId="47B5D78A"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2000-11-05</w:t>
            </w:r>
          </w:p>
        </w:tc>
      </w:tr>
    </w:tbl>
    <w:p w14:paraId="44E80673" w14:textId="77777777" w:rsidR="00B75737" w:rsidRPr="00C56655" w:rsidRDefault="00B75737" w:rsidP="00B75737">
      <w:pPr>
        <w:spacing w:after="0"/>
        <w:rPr>
          <w:sz w:val="16"/>
          <w:szCs w:val="16"/>
        </w:rPr>
      </w:pPr>
    </w:p>
    <w:p w14:paraId="72A22C89" w14:textId="77777777" w:rsidR="00C31C5F" w:rsidRPr="00C56655" w:rsidRDefault="00C31C5F" w:rsidP="00421E6B">
      <w:pPr>
        <w:keepNext/>
        <w:numPr>
          <w:ilvl w:val="0"/>
          <w:numId w:val="25"/>
        </w:numPr>
      </w:pPr>
      <w:r w:rsidRPr="00C56655">
        <w:t>QualificationsData</w:t>
      </w:r>
    </w:p>
    <w:p w14:paraId="52936972" w14:textId="77777777" w:rsidR="00C31C5F" w:rsidRPr="00C56655" w:rsidRDefault="00C31C5F" w:rsidP="00C31C5F">
      <w:pPr>
        <w:pStyle w:val="NormalIndent"/>
        <w:keepNext/>
      </w:pPr>
      <w:r w:rsidRPr="00C56655">
        <w:t>This table defines basic data needed to compile the abilities, attributes and corresponding prerequisites.</w:t>
      </w:r>
    </w:p>
    <w:tbl>
      <w:tblPr>
        <w:tblW w:w="0" w:type="auto"/>
        <w:tblInd w:w="454"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57" w:type="dxa"/>
          <w:right w:w="57" w:type="dxa"/>
        </w:tblCellMar>
        <w:tblLook w:val="04A0" w:firstRow="1" w:lastRow="0" w:firstColumn="1" w:lastColumn="0" w:noHBand="0" w:noVBand="1"/>
      </w:tblPr>
      <w:tblGrid>
        <w:gridCol w:w="3010"/>
      </w:tblGrid>
      <w:tr w:rsidR="00C35381" w:rsidRPr="00C56655" w14:paraId="3D71ADBE" w14:textId="77777777" w:rsidTr="00CF1D2F">
        <w:trPr>
          <w:trHeight w:val="227"/>
        </w:trPr>
        <w:tc>
          <w:tcPr>
            <w:tcW w:w="3010" w:type="dxa"/>
            <w:tcBorders>
              <w:bottom w:val="dotted" w:sz="4" w:space="0" w:color="auto"/>
            </w:tcBorders>
            <w:shd w:val="clear" w:color="auto" w:fill="auto"/>
            <w:noWrap/>
            <w:vAlign w:val="center"/>
            <w:hideMark/>
          </w:tcPr>
          <w:p w14:paraId="3FDDDCF0" w14:textId="71DE7D79" w:rsidR="00C35381" w:rsidRPr="00C56655" w:rsidRDefault="00C35381" w:rsidP="00CF1D2F">
            <w:pPr>
              <w:keepNext/>
              <w:keepLines/>
              <w:spacing w:before="20" w:after="20" w:line="240" w:lineRule="auto"/>
              <w:jc w:val="left"/>
              <w:rPr>
                <w:rFonts w:ascii="Calibri" w:hAnsi="Calibri" w:cs="Calibri"/>
                <w:b/>
                <w:bCs/>
                <w:color w:val="000000"/>
                <w:sz w:val="20"/>
                <w:lang w:eastAsia="en-GB"/>
              </w:rPr>
            </w:pPr>
            <w:r w:rsidRPr="00C56655">
              <w:rPr>
                <w:rFonts w:ascii="Calibri" w:hAnsi="Calibri" w:cs="Calibri"/>
                <w:b/>
                <w:bCs/>
                <w:color w:val="000000"/>
                <w:sz w:val="20"/>
                <w:szCs w:val="22"/>
              </w:rPr>
              <w:t>QualificationsData</w:t>
            </w:r>
          </w:p>
        </w:tc>
      </w:tr>
      <w:tr w:rsidR="00C35381" w:rsidRPr="00C56655" w14:paraId="57CCC0AC" w14:textId="77777777" w:rsidTr="00CF1D2F">
        <w:trPr>
          <w:trHeight w:val="227"/>
        </w:trPr>
        <w:tc>
          <w:tcPr>
            <w:tcW w:w="3010" w:type="dxa"/>
            <w:shd w:val="clear" w:color="auto" w:fill="D9D9D9" w:themeFill="background1" w:themeFillShade="D9"/>
            <w:noWrap/>
            <w:vAlign w:val="center"/>
            <w:hideMark/>
          </w:tcPr>
          <w:p w14:paraId="4D232199" w14:textId="7CEC892A" w:rsidR="00C35381" w:rsidRPr="00C56655" w:rsidRDefault="00C35381" w:rsidP="00CF1D2F">
            <w:pPr>
              <w:keepNext/>
              <w:keepLines/>
              <w:spacing w:before="20" w:after="20" w:line="240" w:lineRule="auto"/>
              <w:jc w:val="left"/>
              <w:rPr>
                <w:rFonts w:ascii="Calibri" w:hAnsi="Calibri" w:cs="Calibri"/>
                <w:b/>
                <w:color w:val="000000"/>
                <w:sz w:val="20"/>
                <w:lang w:eastAsia="en-GB"/>
              </w:rPr>
            </w:pPr>
            <w:r w:rsidRPr="00C56655">
              <w:rPr>
                <w:rFonts w:ascii="Calibri" w:hAnsi="Calibri" w:cs="Calibri"/>
                <w:b/>
                <w:bCs/>
                <w:color w:val="000000"/>
                <w:sz w:val="20"/>
              </w:rPr>
              <w:t>Qualification</w:t>
            </w:r>
          </w:p>
        </w:tc>
      </w:tr>
      <w:tr w:rsidR="00C35381" w:rsidRPr="00C56655" w14:paraId="1171D324" w14:textId="77777777" w:rsidTr="00CF1D2F">
        <w:trPr>
          <w:trHeight w:val="227"/>
        </w:trPr>
        <w:tc>
          <w:tcPr>
            <w:tcW w:w="3010" w:type="dxa"/>
            <w:shd w:val="clear" w:color="auto" w:fill="auto"/>
            <w:noWrap/>
            <w:vAlign w:val="center"/>
            <w:hideMark/>
          </w:tcPr>
          <w:p w14:paraId="65087B5F" w14:textId="3B44DA71" w:rsidR="00C35381" w:rsidRPr="00C56655" w:rsidRDefault="00C35381"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3 - Bachelors Degree of Engineering</w:t>
            </w:r>
          </w:p>
        </w:tc>
      </w:tr>
      <w:tr w:rsidR="00C35381" w:rsidRPr="00C56655" w14:paraId="499E0E6B" w14:textId="77777777" w:rsidTr="00CF1D2F">
        <w:trPr>
          <w:trHeight w:val="227"/>
        </w:trPr>
        <w:tc>
          <w:tcPr>
            <w:tcW w:w="3010" w:type="dxa"/>
            <w:shd w:val="clear" w:color="auto" w:fill="auto"/>
            <w:noWrap/>
            <w:vAlign w:val="center"/>
            <w:hideMark/>
          </w:tcPr>
          <w:p w14:paraId="56BDC792" w14:textId="669D5862" w:rsidR="00C35381" w:rsidRPr="00C56655" w:rsidRDefault="00C35381"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3 - Bachelors Degree of Science</w:t>
            </w:r>
          </w:p>
        </w:tc>
      </w:tr>
      <w:tr w:rsidR="00C35381" w:rsidRPr="00C56655" w14:paraId="30786F12" w14:textId="77777777" w:rsidTr="00CF1D2F">
        <w:trPr>
          <w:trHeight w:val="227"/>
        </w:trPr>
        <w:tc>
          <w:tcPr>
            <w:tcW w:w="3010" w:type="dxa"/>
            <w:shd w:val="clear" w:color="auto" w:fill="auto"/>
            <w:noWrap/>
            <w:vAlign w:val="center"/>
            <w:hideMark/>
          </w:tcPr>
          <w:p w14:paraId="4F9C0BAB" w14:textId="7185D4B9" w:rsidR="00C35381" w:rsidRPr="00C56655" w:rsidRDefault="00C35381"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4 - Masters Degree of Engineering</w:t>
            </w:r>
          </w:p>
        </w:tc>
      </w:tr>
      <w:tr w:rsidR="00C35381" w:rsidRPr="00C56655" w14:paraId="06F48A75" w14:textId="77777777" w:rsidTr="00CF1D2F">
        <w:trPr>
          <w:trHeight w:val="227"/>
        </w:trPr>
        <w:tc>
          <w:tcPr>
            <w:tcW w:w="3010" w:type="dxa"/>
            <w:shd w:val="clear" w:color="auto" w:fill="auto"/>
            <w:noWrap/>
            <w:vAlign w:val="center"/>
          </w:tcPr>
          <w:p w14:paraId="1749D81D" w14:textId="1F965B3C" w:rsidR="00C35381" w:rsidRPr="00C56655" w:rsidRDefault="00C35381"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4 - Masters Degree of Science</w:t>
            </w:r>
          </w:p>
        </w:tc>
      </w:tr>
      <w:tr w:rsidR="00C35381" w:rsidRPr="00C56655" w14:paraId="6A2AFCD3" w14:textId="77777777" w:rsidTr="00CF1D2F">
        <w:trPr>
          <w:trHeight w:val="227"/>
        </w:trPr>
        <w:tc>
          <w:tcPr>
            <w:tcW w:w="3010" w:type="dxa"/>
            <w:shd w:val="clear" w:color="auto" w:fill="auto"/>
            <w:noWrap/>
            <w:vAlign w:val="center"/>
          </w:tcPr>
          <w:p w14:paraId="6E706DA3" w14:textId="62A273BD" w:rsidR="00C35381" w:rsidRPr="00C56655" w:rsidRDefault="00C35381" w:rsidP="00CF1D2F">
            <w:pPr>
              <w:keepNext/>
              <w:keepLines/>
              <w:spacing w:before="20" w:after="20" w:line="240" w:lineRule="auto"/>
              <w:jc w:val="left"/>
              <w:rPr>
                <w:rFonts w:ascii="Calibri" w:hAnsi="Calibri" w:cs="Calibri"/>
                <w:sz w:val="20"/>
              </w:rPr>
            </w:pPr>
            <w:r w:rsidRPr="00C56655">
              <w:rPr>
                <w:rFonts w:ascii="Calibri" w:hAnsi="Calibri" w:cs="Calibri"/>
                <w:color w:val="000000"/>
                <w:sz w:val="20"/>
              </w:rPr>
              <w:t>5 - Doctors Degree of Engineering</w:t>
            </w:r>
          </w:p>
        </w:tc>
      </w:tr>
    </w:tbl>
    <w:p w14:paraId="4A247497" w14:textId="77777777" w:rsidR="00B75737" w:rsidRPr="00C56655" w:rsidRDefault="00B75737" w:rsidP="00B75737">
      <w:pPr>
        <w:spacing w:after="0"/>
        <w:rPr>
          <w:sz w:val="16"/>
          <w:szCs w:val="16"/>
        </w:rPr>
      </w:pPr>
    </w:p>
    <w:p w14:paraId="6A8172F4" w14:textId="77777777" w:rsidR="00C31C5F" w:rsidRPr="00C56655" w:rsidRDefault="00C31C5F" w:rsidP="00421E6B">
      <w:pPr>
        <w:keepNext/>
        <w:numPr>
          <w:ilvl w:val="0"/>
          <w:numId w:val="25"/>
        </w:numPr>
      </w:pPr>
      <w:r w:rsidRPr="00C56655">
        <w:lastRenderedPageBreak/>
        <w:t>QualityArtefacts</w:t>
      </w:r>
    </w:p>
    <w:p w14:paraId="0323D994" w14:textId="77777777" w:rsidR="00C31C5F" w:rsidRPr="00C56655" w:rsidRDefault="00C31C5F" w:rsidP="00C31C5F">
      <w:pPr>
        <w:pStyle w:val="NormalIndent"/>
        <w:keepNext/>
      </w:pPr>
      <w:r w:rsidRPr="00C56655">
        <w:t>This table defines the quality artefacts in a company according to the different quality types and lists the effective date.</w:t>
      </w:r>
    </w:p>
    <w:tbl>
      <w:tblPr>
        <w:tblW w:w="0" w:type="auto"/>
        <w:tblInd w:w="454"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57" w:type="dxa"/>
          <w:right w:w="57" w:type="dxa"/>
        </w:tblCellMar>
        <w:tblLook w:val="04A0" w:firstRow="1" w:lastRow="0" w:firstColumn="1" w:lastColumn="0" w:noHBand="0" w:noVBand="1"/>
      </w:tblPr>
      <w:tblGrid>
        <w:gridCol w:w="2078"/>
        <w:gridCol w:w="3317"/>
        <w:gridCol w:w="1815"/>
        <w:gridCol w:w="1232"/>
      </w:tblGrid>
      <w:tr w:rsidR="009B2DDB" w:rsidRPr="00C56655" w14:paraId="63EC83FF" w14:textId="77777777" w:rsidTr="00CF1D2F">
        <w:trPr>
          <w:trHeight w:val="227"/>
        </w:trPr>
        <w:tc>
          <w:tcPr>
            <w:tcW w:w="8442" w:type="dxa"/>
            <w:gridSpan w:val="4"/>
            <w:tcBorders>
              <w:bottom w:val="dotted" w:sz="4" w:space="0" w:color="auto"/>
            </w:tcBorders>
            <w:vAlign w:val="center"/>
          </w:tcPr>
          <w:p w14:paraId="5E865EB7" w14:textId="2EF3E796" w:rsidR="009B2DDB" w:rsidRPr="00C56655" w:rsidRDefault="009B2DDB" w:rsidP="00CF1D2F">
            <w:pPr>
              <w:keepNext/>
              <w:keepLines/>
              <w:spacing w:before="20" w:after="20" w:line="240" w:lineRule="auto"/>
              <w:jc w:val="center"/>
              <w:rPr>
                <w:rFonts w:ascii="Calibri" w:hAnsi="Calibri" w:cs="Calibri"/>
                <w:b/>
                <w:bCs/>
                <w:color w:val="000000"/>
                <w:sz w:val="20"/>
                <w:lang w:eastAsia="en-GB"/>
              </w:rPr>
            </w:pPr>
            <w:r w:rsidRPr="00C56655">
              <w:rPr>
                <w:rFonts w:ascii="Calibri" w:hAnsi="Calibri" w:cs="Calibri"/>
                <w:sz w:val="20"/>
              </w:rPr>
              <w:t>QualityArtefacts</w:t>
            </w:r>
          </w:p>
        </w:tc>
      </w:tr>
      <w:tr w:rsidR="00CF1D2F" w:rsidRPr="00C56655" w14:paraId="4EBF0B5A" w14:textId="77777777" w:rsidTr="00CF1D2F">
        <w:trPr>
          <w:trHeight w:val="227"/>
        </w:trPr>
        <w:tc>
          <w:tcPr>
            <w:tcW w:w="2078" w:type="dxa"/>
            <w:shd w:val="clear" w:color="auto" w:fill="D9D9D9" w:themeFill="background1" w:themeFillShade="D9"/>
            <w:vAlign w:val="center"/>
          </w:tcPr>
          <w:p w14:paraId="0390AE99" w14:textId="1BC70550" w:rsidR="00C35381" w:rsidRPr="00C56655" w:rsidRDefault="00C35381" w:rsidP="00CF1D2F">
            <w:pPr>
              <w:keepNext/>
              <w:keepLines/>
              <w:spacing w:before="20" w:after="20" w:line="240" w:lineRule="auto"/>
              <w:jc w:val="left"/>
              <w:rPr>
                <w:rFonts w:ascii="Calibri" w:hAnsi="Calibri" w:cs="Calibri"/>
                <w:b/>
                <w:bCs/>
                <w:color w:val="000000"/>
                <w:sz w:val="20"/>
              </w:rPr>
            </w:pPr>
            <w:r w:rsidRPr="00C56655">
              <w:rPr>
                <w:rFonts w:ascii="Calibri" w:hAnsi="Calibri" w:cs="Calibri"/>
                <w:b/>
                <w:bCs/>
                <w:color w:val="000000"/>
                <w:sz w:val="20"/>
              </w:rPr>
              <w:t>QualityArtefactNumber</w:t>
            </w:r>
          </w:p>
        </w:tc>
        <w:tc>
          <w:tcPr>
            <w:tcW w:w="3317" w:type="dxa"/>
            <w:shd w:val="clear" w:color="auto" w:fill="D9D9D9" w:themeFill="background1" w:themeFillShade="D9"/>
            <w:vAlign w:val="center"/>
          </w:tcPr>
          <w:p w14:paraId="6086D8B4" w14:textId="3D2393BF" w:rsidR="00C35381" w:rsidRPr="00C56655" w:rsidRDefault="00C35381" w:rsidP="00CF1D2F">
            <w:pPr>
              <w:keepNext/>
              <w:keepLines/>
              <w:spacing w:before="20" w:after="20" w:line="240" w:lineRule="auto"/>
              <w:jc w:val="left"/>
              <w:rPr>
                <w:rFonts w:ascii="Calibri" w:hAnsi="Calibri" w:cs="Calibri"/>
                <w:b/>
                <w:bCs/>
                <w:color w:val="000000"/>
                <w:sz w:val="20"/>
              </w:rPr>
            </w:pPr>
            <w:r w:rsidRPr="00C56655">
              <w:rPr>
                <w:rFonts w:ascii="Calibri" w:hAnsi="Calibri" w:cs="Calibri"/>
                <w:b/>
                <w:bCs/>
                <w:color w:val="000000"/>
                <w:sz w:val="20"/>
              </w:rPr>
              <w:t>Name</w:t>
            </w:r>
          </w:p>
        </w:tc>
        <w:tc>
          <w:tcPr>
            <w:tcW w:w="1815" w:type="dxa"/>
            <w:shd w:val="clear" w:color="auto" w:fill="D9D9D9" w:themeFill="background1" w:themeFillShade="D9"/>
            <w:vAlign w:val="center"/>
          </w:tcPr>
          <w:p w14:paraId="30346947" w14:textId="18E7DD62" w:rsidR="00C35381" w:rsidRPr="00C56655" w:rsidRDefault="00C35381" w:rsidP="00CF1D2F">
            <w:pPr>
              <w:keepNext/>
              <w:keepLines/>
              <w:spacing w:before="20" w:after="20" w:line="240" w:lineRule="auto"/>
              <w:jc w:val="left"/>
              <w:rPr>
                <w:rFonts w:ascii="Calibri" w:hAnsi="Calibri" w:cs="Calibri"/>
                <w:b/>
                <w:bCs/>
                <w:color w:val="000000"/>
                <w:sz w:val="20"/>
              </w:rPr>
            </w:pPr>
            <w:r w:rsidRPr="00C56655">
              <w:rPr>
                <w:rFonts w:ascii="Calibri" w:hAnsi="Calibri" w:cs="Calibri"/>
                <w:b/>
                <w:bCs/>
                <w:color w:val="000000"/>
                <w:sz w:val="20"/>
              </w:rPr>
              <w:t>Type</w:t>
            </w:r>
          </w:p>
        </w:tc>
        <w:tc>
          <w:tcPr>
            <w:tcW w:w="1232" w:type="dxa"/>
            <w:shd w:val="clear" w:color="auto" w:fill="D9D9D9" w:themeFill="background1" w:themeFillShade="D9"/>
            <w:noWrap/>
            <w:vAlign w:val="center"/>
          </w:tcPr>
          <w:p w14:paraId="65B7943E" w14:textId="1224A7A9" w:rsidR="00C35381" w:rsidRPr="00C56655" w:rsidRDefault="00C35381"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b/>
                <w:bCs/>
                <w:color w:val="000000"/>
                <w:sz w:val="20"/>
              </w:rPr>
              <w:t>EffectiveDate</w:t>
            </w:r>
          </w:p>
        </w:tc>
      </w:tr>
      <w:tr w:rsidR="00CF1D2F" w:rsidRPr="00C56655" w14:paraId="15824C49" w14:textId="77777777" w:rsidTr="00CF1D2F">
        <w:trPr>
          <w:trHeight w:val="227"/>
        </w:trPr>
        <w:tc>
          <w:tcPr>
            <w:tcW w:w="2078" w:type="dxa"/>
            <w:vAlign w:val="center"/>
          </w:tcPr>
          <w:p w14:paraId="12236D11" w14:textId="2340B492"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PD-0001</w:t>
            </w:r>
          </w:p>
        </w:tc>
        <w:tc>
          <w:tcPr>
            <w:tcW w:w="3317" w:type="dxa"/>
            <w:vAlign w:val="center"/>
          </w:tcPr>
          <w:p w14:paraId="741BD1D5" w14:textId="045C0508"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Reactor Design</w:t>
            </w:r>
          </w:p>
        </w:tc>
        <w:tc>
          <w:tcPr>
            <w:tcW w:w="1815" w:type="dxa"/>
            <w:vAlign w:val="center"/>
          </w:tcPr>
          <w:p w14:paraId="6A4DBC1B" w14:textId="5939BC07"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Process - Description</w:t>
            </w:r>
          </w:p>
        </w:tc>
        <w:tc>
          <w:tcPr>
            <w:tcW w:w="1232" w:type="dxa"/>
            <w:shd w:val="clear" w:color="auto" w:fill="auto"/>
            <w:noWrap/>
            <w:vAlign w:val="center"/>
          </w:tcPr>
          <w:p w14:paraId="43364F05" w14:textId="16EF3442" w:rsidR="00C35381" w:rsidRPr="00C56655" w:rsidRDefault="00C35381"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2012-01-05</w:t>
            </w:r>
          </w:p>
        </w:tc>
      </w:tr>
      <w:tr w:rsidR="00CF1D2F" w:rsidRPr="00C56655" w14:paraId="02E14C60" w14:textId="77777777" w:rsidTr="00CF1D2F">
        <w:trPr>
          <w:trHeight w:val="227"/>
        </w:trPr>
        <w:tc>
          <w:tcPr>
            <w:tcW w:w="2078" w:type="dxa"/>
            <w:vAlign w:val="center"/>
          </w:tcPr>
          <w:p w14:paraId="0FDE98DB" w14:textId="71B4880A"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PD-0002</w:t>
            </w:r>
          </w:p>
        </w:tc>
        <w:tc>
          <w:tcPr>
            <w:tcW w:w="3317" w:type="dxa"/>
            <w:vAlign w:val="center"/>
          </w:tcPr>
          <w:p w14:paraId="699AC5B9" w14:textId="35D3CD16"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Radiation Analysis</w:t>
            </w:r>
          </w:p>
        </w:tc>
        <w:tc>
          <w:tcPr>
            <w:tcW w:w="1815" w:type="dxa"/>
            <w:vAlign w:val="center"/>
          </w:tcPr>
          <w:p w14:paraId="71A044F0" w14:textId="196F9CBC"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Process - Description</w:t>
            </w:r>
          </w:p>
        </w:tc>
        <w:tc>
          <w:tcPr>
            <w:tcW w:w="1232" w:type="dxa"/>
            <w:shd w:val="clear" w:color="auto" w:fill="auto"/>
            <w:noWrap/>
            <w:vAlign w:val="center"/>
          </w:tcPr>
          <w:p w14:paraId="2C819942" w14:textId="69DCA6AB"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2013-01-20</w:t>
            </w:r>
          </w:p>
        </w:tc>
      </w:tr>
      <w:tr w:rsidR="00CF1D2F" w:rsidRPr="00C56655" w14:paraId="47EB9EF9" w14:textId="77777777" w:rsidTr="00CF1D2F">
        <w:trPr>
          <w:trHeight w:val="227"/>
        </w:trPr>
        <w:tc>
          <w:tcPr>
            <w:tcW w:w="2078" w:type="dxa"/>
            <w:vAlign w:val="center"/>
          </w:tcPr>
          <w:p w14:paraId="183BB8B9" w14:textId="50F2EE2C"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PD-0003</w:t>
            </w:r>
          </w:p>
        </w:tc>
        <w:tc>
          <w:tcPr>
            <w:tcW w:w="3317" w:type="dxa"/>
            <w:vAlign w:val="center"/>
          </w:tcPr>
          <w:p w14:paraId="462A4D60" w14:textId="12A7F816"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Pressure Bondary Source Term Analysis</w:t>
            </w:r>
          </w:p>
        </w:tc>
        <w:tc>
          <w:tcPr>
            <w:tcW w:w="1815" w:type="dxa"/>
            <w:vAlign w:val="center"/>
          </w:tcPr>
          <w:p w14:paraId="5FE7473F" w14:textId="50E51F42"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Process - Description</w:t>
            </w:r>
          </w:p>
        </w:tc>
        <w:tc>
          <w:tcPr>
            <w:tcW w:w="1232" w:type="dxa"/>
            <w:shd w:val="clear" w:color="auto" w:fill="auto"/>
            <w:noWrap/>
            <w:vAlign w:val="center"/>
          </w:tcPr>
          <w:p w14:paraId="46A520E4" w14:textId="00ED1AD2"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2013-01-20</w:t>
            </w:r>
          </w:p>
        </w:tc>
      </w:tr>
      <w:tr w:rsidR="00CF1D2F" w:rsidRPr="00C56655" w14:paraId="584F1E6C" w14:textId="77777777" w:rsidTr="00CF1D2F">
        <w:trPr>
          <w:trHeight w:val="227"/>
        </w:trPr>
        <w:tc>
          <w:tcPr>
            <w:tcW w:w="2078" w:type="dxa"/>
            <w:vAlign w:val="center"/>
          </w:tcPr>
          <w:p w14:paraId="353E8F9F" w14:textId="232A96B9"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PD-0004</w:t>
            </w:r>
          </w:p>
        </w:tc>
        <w:tc>
          <w:tcPr>
            <w:tcW w:w="3317" w:type="dxa"/>
            <w:vAlign w:val="center"/>
          </w:tcPr>
          <w:p w14:paraId="3C18A672" w14:textId="33E50609"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Radiation Fallout Analysis</w:t>
            </w:r>
          </w:p>
        </w:tc>
        <w:tc>
          <w:tcPr>
            <w:tcW w:w="1815" w:type="dxa"/>
            <w:vAlign w:val="center"/>
          </w:tcPr>
          <w:p w14:paraId="18B63B88" w14:textId="7425498A"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Process - Description</w:t>
            </w:r>
          </w:p>
        </w:tc>
        <w:tc>
          <w:tcPr>
            <w:tcW w:w="1232" w:type="dxa"/>
            <w:shd w:val="clear" w:color="auto" w:fill="auto"/>
            <w:noWrap/>
            <w:vAlign w:val="center"/>
          </w:tcPr>
          <w:p w14:paraId="22169B43" w14:textId="55833984"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2013-01-20</w:t>
            </w:r>
          </w:p>
        </w:tc>
      </w:tr>
      <w:tr w:rsidR="00CF1D2F" w:rsidRPr="00C56655" w14:paraId="68E1B981" w14:textId="77777777" w:rsidTr="00CF1D2F">
        <w:trPr>
          <w:trHeight w:val="227"/>
        </w:trPr>
        <w:tc>
          <w:tcPr>
            <w:tcW w:w="2078" w:type="dxa"/>
            <w:vAlign w:val="center"/>
          </w:tcPr>
          <w:p w14:paraId="6E4F0134" w14:textId="26426149"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POL-00001</w:t>
            </w:r>
          </w:p>
        </w:tc>
        <w:tc>
          <w:tcPr>
            <w:tcW w:w="3317" w:type="dxa"/>
            <w:vAlign w:val="center"/>
          </w:tcPr>
          <w:p w14:paraId="67EE1E46" w14:textId="5B9AE950"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Nuclear Compliance</w:t>
            </w:r>
          </w:p>
        </w:tc>
        <w:tc>
          <w:tcPr>
            <w:tcW w:w="1815" w:type="dxa"/>
            <w:vAlign w:val="center"/>
          </w:tcPr>
          <w:p w14:paraId="350C6355" w14:textId="60F579F4"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Policy</w:t>
            </w:r>
          </w:p>
        </w:tc>
        <w:tc>
          <w:tcPr>
            <w:tcW w:w="1232" w:type="dxa"/>
            <w:shd w:val="clear" w:color="auto" w:fill="auto"/>
            <w:noWrap/>
            <w:vAlign w:val="center"/>
          </w:tcPr>
          <w:p w14:paraId="374B900B" w14:textId="445461F4"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2013-01-20</w:t>
            </w:r>
          </w:p>
        </w:tc>
      </w:tr>
      <w:tr w:rsidR="00CF1D2F" w:rsidRPr="00C56655" w14:paraId="1D74A401" w14:textId="77777777" w:rsidTr="00CF1D2F">
        <w:trPr>
          <w:trHeight w:val="227"/>
        </w:trPr>
        <w:tc>
          <w:tcPr>
            <w:tcW w:w="2078" w:type="dxa"/>
            <w:vAlign w:val="center"/>
          </w:tcPr>
          <w:p w14:paraId="36967CF4" w14:textId="743E9F16"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PRC-00001</w:t>
            </w:r>
          </w:p>
        </w:tc>
        <w:tc>
          <w:tcPr>
            <w:tcW w:w="3317" w:type="dxa"/>
            <w:vAlign w:val="center"/>
          </w:tcPr>
          <w:p w14:paraId="4644767B" w14:textId="2169F9D8"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Nuclear Compliance</w:t>
            </w:r>
          </w:p>
        </w:tc>
        <w:tc>
          <w:tcPr>
            <w:tcW w:w="1815" w:type="dxa"/>
            <w:vAlign w:val="center"/>
          </w:tcPr>
          <w:p w14:paraId="4B821E5B" w14:textId="79A287D7"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Procedure</w:t>
            </w:r>
          </w:p>
        </w:tc>
        <w:tc>
          <w:tcPr>
            <w:tcW w:w="1232" w:type="dxa"/>
            <w:shd w:val="clear" w:color="auto" w:fill="auto"/>
            <w:noWrap/>
            <w:vAlign w:val="center"/>
          </w:tcPr>
          <w:p w14:paraId="59D36272" w14:textId="6B424208"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2013-01-20</w:t>
            </w:r>
          </w:p>
        </w:tc>
      </w:tr>
      <w:tr w:rsidR="00CF1D2F" w:rsidRPr="00C56655" w14:paraId="78D6EFA6" w14:textId="77777777" w:rsidTr="00CF1D2F">
        <w:trPr>
          <w:trHeight w:val="227"/>
        </w:trPr>
        <w:tc>
          <w:tcPr>
            <w:tcW w:w="2078" w:type="dxa"/>
            <w:vAlign w:val="center"/>
          </w:tcPr>
          <w:p w14:paraId="1EC4861E" w14:textId="67EC21B8"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PS-0001</w:t>
            </w:r>
          </w:p>
        </w:tc>
        <w:tc>
          <w:tcPr>
            <w:tcW w:w="3317" w:type="dxa"/>
            <w:vAlign w:val="center"/>
          </w:tcPr>
          <w:p w14:paraId="7459F8DF" w14:textId="68D67093"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Reactor Design</w:t>
            </w:r>
          </w:p>
        </w:tc>
        <w:tc>
          <w:tcPr>
            <w:tcW w:w="1815" w:type="dxa"/>
            <w:vAlign w:val="center"/>
          </w:tcPr>
          <w:p w14:paraId="3AAD8A42" w14:textId="05A9A45A"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Process - Standard</w:t>
            </w:r>
          </w:p>
        </w:tc>
        <w:tc>
          <w:tcPr>
            <w:tcW w:w="1232" w:type="dxa"/>
            <w:shd w:val="clear" w:color="auto" w:fill="auto"/>
            <w:noWrap/>
            <w:vAlign w:val="center"/>
          </w:tcPr>
          <w:p w14:paraId="2E9DDA92" w14:textId="5812C837"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2013-01-20</w:t>
            </w:r>
          </w:p>
        </w:tc>
      </w:tr>
      <w:tr w:rsidR="00CF1D2F" w:rsidRPr="00C56655" w14:paraId="2E5238CA" w14:textId="77777777" w:rsidTr="00CF1D2F">
        <w:trPr>
          <w:trHeight w:val="227"/>
        </w:trPr>
        <w:tc>
          <w:tcPr>
            <w:tcW w:w="2078" w:type="dxa"/>
            <w:vAlign w:val="center"/>
          </w:tcPr>
          <w:p w14:paraId="68B4A09F" w14:textId="6397D6AC"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PS-0002</w:t>
            </w:r>
          </w:p>
        </w:tc>
        <w:tc>
          <w:tcPr>
            <w:tcW w:w="3317" w:type="dxa"/>
            <w:vAlign w:val="center"/>
          </w:tcPr>
          <w:p w14:paraId="7482F490" w14:textId="53136584"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Radiation Analysis</w:t>
            </w:r>
          </w:p>
        </w:tc>
        <w:tc>
          <w:tcPr>
            <w:tcW w:w="1815" w:type="dxa"/>
            <w:vAlign w:val="center"/>
          </w:tcPr>
          <w:p w14:paraId="5EED1B5E" w14:textId="2A2A5B69"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Process - Standard</w:t>
            </w:r>
          </w:p>
        </w:tc>
        <w:tc>
          <w:tcPr>
            <w:tcW w:w="1232" w:type="dxa"/>
            <w:shd w:val="clear" w:color="auto" w:fill="auto"/>
            <w:noWrap/>
            <w:vAlign w:val="center"/>
          </w:tcPr>
          <w:p w14:paraId="493FC415" w14:textId="3601988C"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2013-01-20</w:t>
            </w:r>
          </w:p>
        </w:tc>
      </w:tr>
      <w:tr w:rsidR="00CF1D2F" w:rsidRPr="00C56655" w14:paraId="252E499C" w14:textId="77777777" w:rsidTr="00CF1D2F">
        <w:trPr>
          <w:trHeight w:val="227"/>
        </w:trPr>
        <w:tc>
          <w:tcPr>
            <w:tcW w:w="2078" w:type="dxa"/>
            <w:vAlign w:val="center"/>
          </w:tcPr>
          <w:p w14:paraId="23596B16" w14:textId="7645FEAF"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PS-0003</w:t>
            </w:r>
          </w:p>
        </w:tc>
        <w:tc>
          <w:tcPr>
            <w:tcW w:w="3317" w:type="dxa"/>
            <w:vAlign w:val="center"/>
          </w:tcPr>
          <w:p w14:paraId="386DEC55" w14:textId="764878E1"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Pressure Bondary Source Term Analysis</w:t>
            </w:r>
          </w:p>
        </w:tc>
        <w:tc>
          <w:tcPr>
            <w:tcW w:w="1815" w:type="dxa"/>
            <w:vAlign w:val="center"/>
          </w:tcPr>
          <w:p w14:paraId="6C103B57" w14:textId="555252F0"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Process - Standard</w:t>
            </w:r>
          </w:p>
        </w:tc>
        <w:tc>
          <w:tcPr>
            <w:tcW w:w="1232" w:type="dxa"/>
            <w:shd w:val="clear" w:color="auto" w:fill="auto"/>
            <w:noWrap/>
            <w:vAlign w:val="center"/>
          </w:tcPr>
          <w:p w14:paraId="45C156DE" w14:textId="52449D20"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2013-01-20</w:t>
            </w:r>
          </w:p>
        </w:tc>
      </w:tr>
      <w:tr w:rsidR="00CF1D2F" w:rsidRPr="00C56655" w14:paraId="4F78FE01" w14:textId="77777777" w:rsidTr="00CF1D2F">
        <w:trPr>
          <w:trHeight w:val="227"/>
        </w:trPr>
        <w:tc>
          <w:tcPr>
            <w:tcW w:w="2078" w:type="dxa"/>
            <w:vAlign w:val="center"/>
          </w:tcPr>
          <w:p w14:paraId="42B53B5A" w14:textId="2D4CA998"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PS-0004</w:t>
            </w:r>
          </w:p>
        </w:tc>
        <w:tc>
          <w:tcPr>
            <w:tcW w:w="3317" w:type="dxa"/>
            <w:vAlign w:val="center"/>
          </w:tcPr>
          <w:p w14:paraId="3DB2B354" w14:textId="7113054E"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Radiation Fallout Analysis</w:t>
            </w:r>
          </w:p>
        </w:tc>
        <w:tc>
          <w:tcPr>
            <w:tcW w:w="1815" w:type="dxa"/>
            <w:vAlign w:val="center"/>
          </w:tcPr>
          <w:p w14:paraId="0B9669DF" w14:textId="01BF806B"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Process - Standard</w:t>
            </w:r>
          </w:p>
        </w:tc>
        <w:tc>
          <w:tcPr>
            <w:tcW w:w="1232" w:type="dxa"/>
            <w:shd w:val="clear" w:color="auto" w:fill="auto"/>
            <w:noWrap/>
            <w:vAlign w:val="center"/>
          </w:tcPr>
          <w:p w14:paraId="24684703" w14:textId="2AAE3EBF"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2013-01-20</w:t>
            </w:r>
          </w:p>
        </w:tc>
      </w:tr>
    </w:tbl>
    <w:p w14:paraId="695E0DD5" w14:textId="77777777" w:rsidR="00B75737" w:rsidRPr="00C56655" w:rsidRDefault="00B75737" w:rsidP="00B75737">
      <w:pPr>
        <w:spacing w:after="0"/>
        <w:rPr>
          <w:sz w:val="16"/>
          <w:szCs w:val="16"/>
        </w:rPr>
      </w:pPr>
    </w:p>
    <w:p w14:paraId="7A4E5103" w14:textId="77777777" w:rsidR="00C31C5F" w:rsidRPr="00C56655" w:rsidRDefault="00C31C5F" w:rsidP="00421E6B">
      <w:pPr>
        <w:keepNext/>
        <w:numPr>
          <w:ilvl w:val="0"/>
          <w:numId w:val="25"/>
        </w:numPr>
      </w:pPr>
      <w:r w:rsidRPr="00C56655">
        <w:t>QualityPrerequisites</w:t>
      </w:r>
    </w:p>
    <w:p w14:paraId="2986DECC" w14:textId="77777777" w:rsidR="00C31C5F" w:rsidRPr="00C56655" w:rsidRDefault="00C31C5F" w:rsidP="00C31C5F">
      <w:pPr>
        <w:pStyle w:val="NormalIndent"/>
        <w:keepNext/>
      </w:pPr>
      <w:r w:rsidRPr="00C56655">
        <w:t>This table defines specific competency prerequisites for a specific competency area.</w:t>
      </w:r>
    </w:p>
    <w:tbl>
      <w:tblPr>
        <w:tblW w:w="0" w:type="auto"/>
        <w:tblInd w:w="454" w:type="dxa"/>
        <w:tblLayout w:type="fixed"/>
        <w:tblCellMar>
          <w:left w:w="57" w:type="dxa"/>
          <w:right w:w="57" w:type="dxa"/>
        </w:tblCellMar>
        <w:tblLook w:val="04A0" w:firstRow="1" w:lastRow="0" w:firstColumn="1" w:lastColumn="0" w:noHBand="0" w:noVBand="1"/>
      </w:tblPr>
      <w:tblGrid>
        <w:gridCol w:w="1708"/>
        <w:gridCol w:w="2078"/>
      </w:tblGrid>
      <w:tr w:rsidR="009B2DDB" w:rsidRPr="00C56655" w14:paraId="7A106EEE" w14:textId="77777777" w:rsidTr="00CF1D2F">
        <w:trPr>
          <w:trHeight w:val="227"/>
        </w:trPr>
        <w:tc>
          <w:tcPr>
            <w:tcW w:w="3786" w:type="dxa"/>
            <w:gridSpan w:val="2"/>
            <w:tcBorders>
              <w:top w:val="nil"/>
              <w:left w:val="nil"/>
              <w:bottom w:val="dotted" w:sz="4" w:space="0" w:color="auto"/>
              <w:right w:val="nil"/>
            </w:tcBorders>
            <w:shd w:val="clear" w:color="auto" w:fill="auto"/>
            <w:noWrap/>
            <w:vAlign w:val="center"/>
          </w:tcPr>
          <w:p w14:paraId="2CD81E55" w14:textId="6BED0B89" w:rsidR="009B2DDB" w:rsidRPr="00C56655" w:rsidRDefault="000A6C7B" w:rsidP="00CF1D2F">
            <w:pPr>
              <w:keepNext/>
              <w:spacing w:before="20" w:after="20"/>
              <w:jc w:val="center"/>
              <w:rPr>
                <w:rFonts w:ascii="Calibri" w:hAnsi="Calibri" w:cs="Calibri"/>
                <w:b/>
                <w:bCs/>
                <w:color w:val="000000"/>
                <w:sz w:val="20"/>
                <w:szCs w:val="22"/>
              </w:rPr>
            </w:pPr>
            <w:r w:rsidRPr="00C56655">
              <w:rPr>
                <w:rFonts w:ascii="Calibri" w:hAnsi="Calibri" w:cs="Calibri"/>
                <w:sz w:val="20"/>
              </w:rPr>
              <w:t>QualityPrerequisites</w:t>
            </w:r>
          </w:p>
        </w:tc>
      </w:tr>
      <w:tr w:rsidR="00C35381" w:rsidRPr="00C56655" w14:paraId="26C385A1" w14:textId="77777777" w:rsidTr="00CF1D2F">
        <w:tblPrEx>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PrEx>
        <w:trPr>
          <w:trHeight w:val="227"/>
        </w:trPr>
        <w:tc>
          <w:tcPr>
            <w:tcW w:w="1708" w:type="dxa"/>
            <w:shd w:val="clear" w:color="auto" w:fill="D9D9D9" w:themeFill="background1" w:themeFillShade="D9"/>
            <w:vAlign w:val="center"/>
          </w:tcPr>
          <w:p w14:paraId="637C884F" w14:textId="08C13EE4" w:rsidR="00C35381" w:rsidRPr="00C56655" w:rsidRDefault="00C35381" w:rsidP="00CF1D2F">
            <w:pPr>
              <w:keepNext/>
              <w:keepLines/>
              <w:spacing w:before="20" w:after="20" w:line="240" w:lineRule="auto"/>
              <w:jc w:val="left"/>
              <w:rPr>
                <w:rFonts w:ascii="Calibri" w:hAnsi="Calibri" w:cs="Calibri"/>
                <w:b/>
                <w:sz w:val="20"/>
              </w:rPr>
            </w:pPr>
            <w:r w:rsidRPr="00C56655">
              <w:rPr>
                <w:rFonts w:ascii="Calibri" w:hAnsi="Calibri" w:cs="Calibri"/>
                <w:b/>
                <w:bCs/>
                <w:color w:val="000000"/>
                <w:sz w:val="20"/>
              </w:rPr>
              <w:t>CompetencyArea</w:t>
            </w:r>
          </w:p>
        </w:tc>
        <w:tc>
          <w:tcPr>
            <w:tcW w:w="2078" w:type="dxa"/>
            <w:shd w:val="clear" w:color="auto" w:fill="D9D9D9" w:themeFill="background1" w:themeFillShade="D9"/>
            <w:noWrap/>
            <w:vAlign w:val="center"/>
          </w:tcPr>
          <w:p w14:paraId="3B86359C" w14:textId="78966B32" w:rsidR="00C35381" w:rsidRPr="00C56655" w:rsidRDefault="00C35381" w:rsidP="00CF1D2F">
            <w:pPr>
              <w:keepNext/>
              <w:keepLines/>
              <w:spacing w:before="20" w:after="20" w:line="240" w:lineRule="auto"/>
              <w:jc w:val="left"/>
              <w:rPr>
                <w:rFonts w:ascii="Calibri" w:hAnsi="Calibri" w:cs="Calibri"/>
                <w:b/>
                <w:color w:val="000000"/>
                <w:sz w:val="20"/>
                <w:lang w:eastAsia="en-GB"/>
              </w:rPr>
            </w:pPr>
            <w:r w:rsidRPr="00C56655">
              <w:rPr>
                <w:rFonts w:ascii="Calibri" w:hAnsi="Calibri" w:cs="Calibri"/>
                <w:b/>
                <w:bCs/>
                <w:color w:val="000000"/>
                <w:sz w:val="20"/>
              </w:rPr>
              <w:t>QualityArtefactNumber</w:t>
            </w:r>
          </w:p>
        </w:tc>
      </w:tr>
      <w:tr w:rsidR="00C35381" w:rsidRPr="00C56655" w14:paraId="7EB44887" w14:textId="77777777" w:rsidTr="00CF1D2F">
        <w:tblPrEx>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PrEx>
        <w:trPr>
          <w:trHeight w:val="227"/>
        </w:trPr>
        <w:tc>
          <w:tcPr>
            <w:tcW w:w="1708" w:type="dxa"/>
            <w:vAlign w:val="center"/>
          </w:tcPr>
          <w:p w14:paraId="35EA30CE" w14:textId="3D9B4A1C" w:rsidR="00C35381" w:rsidRPr="00C56655" w:rsidRDefault="00C35381" w:rsidP="00CF1D2F">
            <w:pPr>
              <w:keepNext/>
              <w:keepLines/>
              <w:spacing w:before="20" w:after="20" w:line="240" w:lineRule="auto"/>
              <w:jc w:val="left"/>
              <w:rPr>
                <w:rFonts w:ascii="Calibri" w:hAnsi="Calibri" w:cs="Calibri"/>
                <w:sz w:val="20"/>
              </w:rPr>
            </w:pPr>
            <w:r w:rsidRPr="00C56655">
              <w:rPr>
                <w:rFonts w:ascii="Calibri" w:hAnsi="Calibri" w:cs="Calibri"/>
                <w:color w:val="000000"/>
                <w:sz w:val="20"/>
              </w:rPr>
              <w:t>Reactor - Neutronic</w:t>
            </w:r>
          </w:p>
        </w:tc>
        <w:tc>
          <w:tcPr>
            <w:tcW w:w="2078" w:type="dxa"/>
            <w:shd w:val="clear" w:color="auto" w:fill="auto"/>
            <w:noWrap/>
            <w:vAlign w:val="center"/>
          </w:tcPr>
          <w:p w14:paraId="745F14F7" w14:textId="0976F236" w:rsidR="00C35381" w:rsidRPr="00C56655" w:rsidRDefault="00C35381"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PD-0001</w:t>
            </w:r>
          </w:p>
        </w:tc>
      </w:tr>
      <w:tr w:rsidR="00C35381" w:rsidRPr="00C56655" w14:paraId="2E8E26A7" w14:textId="77777777" w:rsidTr="00CF1D2F">
        <w:tblPrEx>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PrEx>
        <w:trPr>
          <w:trHeight w:val="227"/>
        </w:trPr>
        <w:tc>
          <w:tcPr>
            <w:tcW w:w="1708" w:type="dxa"/>
            <w:vAlign w:val="center"/>
          </w:tcPr>
          <w:p w14:paraId="654F6C89" w14:textId="3336B385" w:rsidR="00C35381" w:rsidRPr="00C56655" w:rsidRDefault="00C35381" w:rsidP="00CF1D2F">
            <w:pPr>
              <w:keepNext/>
              <w:keepLines/>
              <w:spacing w:before="20" w:after="20" w:line="240" w:lineRule="auto"/>
              <w:jc w:val="left"/>
              <w:rPr>
                <w:rFonts w:ascii="Calibri" w:hAnsi="Calibri" w:cs="Calibri"/>
                <w:sz w:val="20"/>
              </w:rPr>
            </w:pPr>
            <w:r w:rsidRPr="00C56655">
              <w:rPr>
                <w:rFonts w:ascii="Calibri" w:hAnsi="Calibri" w:cs="Calibri"/>
                <w:color w:val="000000"/>
                <w:sz w:val="20"/>
              </w:rPr>
              <w:t>Reactor - Neutronic</w:t>
            </w:r>
          </w:p>
        </w:tc>
        <w:tc>
          <w:tcPr>
            <w:tcW w:w="2078" w:type="dxa"/>
            <w:shd w:val="clear" w:color="auto" w:fill="auto"/>
            <w:noWrap/>
            <w:vAlign w:val="center"/>
          </w:tcPr>
          <w:p w14:paraId="3303A999" w14:textId="5491CE1B" w:rsidR="00C35381" w:rsidRPr="00C56655" w:rsidRDefault="00C35381"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PD-0002</w:t>
            </w:r>
          </w:p>
        </w:tc>
      </w:tr>
      <w:tr w:rsidR="00C35381" w:rsidRPr="00C56655" w14:paraId="00B85A1A" w14:textId="77777777" w:rsidTr="00CF1D2F">
        <w:tblPrEx>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PrEx>
        <w:trPr>
          <w:trHeight w:val="227"/>
        </w:trPr>
        <w:tc>
          <w:tcPr>
            <w:tcW w:w="1708" w:type="dxa"/>
            <w:vAlign w:val="center"/>
          </w:tcPr>
          <w:p w14:paraId="1E6DA6DE" w14:textId="789CC503" w:rsidR="00C35381" w:rsidRPr="00C56655" w:rsidRDefault="00C35381" w:rsidP="00CF1D2F">
            <w:pPr>
              <w:keepNext/>
              <w:keepLines/>
              <w:spacing w:before="20" w:after="20" w:line="240" w:lineRule="auto"/>
              <w:jc w:val="left"/>
              <w:rPr>
                <w:rFonts w:ascii="Calibri" w:hAnsi="Calibri" w:cs="Calibri"/>
                <w:sz w:val="20"/>
              </w:rPr>
            </w:pPr>
            <w:r w:rsidRPr="00C56655">
              <w:rPr>
                <w:rFonts w:ascii="Calibri" w:hAnsi="Calibri" w:cs="Calibri"/>
                <w:color w:val="000000"/>
                <w:sz w:val="20"/>
              </w:rPr>
              <w:t>Reactor - Neutronic</w:t>
            </w:r>
          </w:p>
        </w:tc>
        <w:tc>
          <w:tcPr>
            <w:tcW w:w="2078" w:type="dxa"/>
            <w:shd w:val="clear" w:color="auto" w:fill="auto"/>
            <w:noWrap/>
            <w:vAlign w:val="center"/>
          </w:tcPr>
          <w:p w14:paraId="6FA75016" w14:textId="313EF0D0" w:rsidR="00C35381" w:rsidRPr="00C56655" w:rsidRDefault="00C35381"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POL-00001</w:t>
            </w:r>
          </w:p>
        </w:tc>
      </w:tr>
      <w:tr w:rsidR="00C35381" w:rsidRPr="00C56655" w14:paraId="48F1C841" w14:textId="77777777" w:rsidTr="00CF1D2F">
        <w:tblPrEx>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PrEx>
        <w:trPr>
          <w:trHeight w:val="227"/>
        </w:trPr>
        <w:tc>
          <w:tcPr>
            <w:tcW w:w="1708" w:type="dxa"/>
            <w:vAlign w:val="center"/>
          </w:tcPr>
          <w:p w14:paraId="3B653F88" w14:textId="56A9249E" w:rsidR="00C35381" w:rsidRPr="00C56655" w:rsidRDefault="00C35381" w:rsidP="00CF1D2F">
            <w:pPr>
              <w:keepNext/>
              <w:keepLines/>
              <w:spacing w:before="20" w:after="20" w:line="240" w:lineRule="auto"/>
              <w:jc w:val="left"/>
              <w:rPr>
                <w:rFonts w:ascii="Calibri" w:hAnsi="Calibri" w:cs="Calibri"/>
                <w:sz w:val="20"/>
              </w:rPr>
            </w:pPr>
            <w:r w:rsidRPr="00C56655">
              <w:rPr>
                <w:rFonts w:ascii="Calibri" w:hAnsi="Calibri" w:cs="Calibri"/>
                <w:color w:val="000000"/>
                <w:sz w:val="20"/>
              </w:rPr>
              <w:t>Reactor - Neutronic</w:t>
            </w:r>
          </w:p>
        </w:tc>
        <w:tc>
          <w:tcPr>
            <w:tcW w:w="2078" w:type="dxa"/>
            <w:shd w:val="clear" w:color="auto" w:fill="auto"/>
            <w:noWrap/>
            <w:vAlign w:val="center"/>
          </w:tcPr>
          <w:p w14:paraId="36432511" w14:textId="31EE9F0F" w:rsidR="00C35381" w:rsidRPr="00C56655" w:rsidRDefault="00C35381"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PRC-00001</w:t>
            </w:r>
          </w:p>
        </w:tc>
      </w:tr>
      <w:tr w:rsidR="00C35381" w:rsidRPr="00C56655" w14:paraId="1173D6BD" w14:textId="77777777" w:rsidTr="00CF1D2F">
        <w:tblPrEx>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PrEx>
        <w:trPr>
          <w:trHeight w:val="227"/>
        </w:trPr>
        <w:tc>
          <w:tcPr>
            <w:tcW w:w="1708" w:type="dxa"/>
            <w:vAlign w:val="center"/>
          </w:tcPr>
          <w:p w14:paraId="7E9C3F99" w14:textId="2A58DE3D" w:rsidR="00C35381" w:rsidRPr="00C56655" w:rsidRDefault="00C35381" w:rsidP="00CF1D2F">
            <w:pPr>
              <w:keepNext/>
              <w:keepLines/>
              <w:spacing w:before="20" w:after="20" w:line="240" w:lineRule="auto"/>
              <w:jc w:val="left"/>
              <w:rPr>
                <w:rFonts w:ascii="Calibri" w:hAnsi="Calibri" w:cs="Calibri"/>
                <w:sz w:val="20"/>
              </w:rPr>
            </w:pPr>
            <w:r w:rsidRPr="00C56655">
              <w:rPr>
                <w:rFonts w:ascii="Calibri" w:hAnsi="Calibri" w:cs="Calibri"/>
                <w:color w:val="000000"/>
                <w:sz w:val="20"/>
              </w:rPr>
              <w:t>Reactor - Neutronic</w:t>
            </w:r>
          </w:p>
        </w:tc>
        <w:tc>
          <w:tcPr>
            <w:tcW w:w="2078" w:type="dxa"/>
            <w:shd w:val="clear" w:color="auto" w:fill="auto"/>
            <w:noWrap/>
            <w:vAlign w:val="center"/>
          </w:tcPr>
          <w:p w14:paraId="4B40D68E" w14:textId="2E529132" w:rsidR="00C35381" w:rsidRPr="00C56655" w:rsidRDefault="00C35381" w:rsidP="00CF1D2F">
            <w:pPr>
              <w:keepNext/>
              <w:keepLines/>
              <w:spacing w:before="20" w:after="20" w:line="240" w:lineRule="auto"/>
              <w:jc w:val="left"/>
              <w:rPr>
                <w:rFonts w:ascii="Calibri" w:hAnsi="Calibri" w:cs="Calibri"/>
                <w:sz w:val="20"/>
              </w:rPr>
            </w:pPr>
            <w:r w:rsidRPr="00C56655">
              <w:rPr>
                <w:rFonts w:ascii="Calibri" w:hAnsi="Calibri" w:cs="Calibri"/>
                <w:color w:val="000000"/>
                <w:sz w:val="20"/>
              </w:rPr>
              <w:t>PS-0001</w:t>
            </w:r>
          </w:p>
        </w:tc>
      </w:tr>
      <w:tr w:rsidR="00C35381" w:rsidRPr="00C56655" w14:paraId="78406934" w14:textId="77777777" w:rsidTr="00CF1D2F">
        <w:tblPrEx>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PrEx>
        <w:trPr>
          <w:trHeight w:val="227"/>
        </w:trPr>
        <w:tc>
          <w:tcPr>
            <w:tcW w:w="1708" w:type="dxa"/>
            <w:vAlign w:val="center"/>
          </w:tcPr>
          <w:p w14:paraId="2401B946" w14:textId="3098E622" w:rsidR="00C35381" w:rsidRPr="00C56655" w:rsidRDefault="00C35381" w:rsidP="00CF1D2F">
            <w:pPr>
              <w:keepNext/>
              <w:keepLines/>
              <w:spacing w:before="20" w:after="20" w:line="240" w:lineRule="auto"/>
              <w:jc w:val="left"/>
              <w:rPr>
                <w:rFonts w:ascii="Calibri" w:hAnsi="Calibri" w:cs="Calibri"/>
                <w:sz w:val="20"/>
              </w:rPr>
            </w:pPr>
            <w:r w:rsidRPr="00C56655">
              <w:rPr>
                <w:rFonts w:ascii="Calibri" w:hAnsi="Calibri" w:cs="Calibri"/>
                <w:color w:val="000000"/>
                <w:sz w:val="20"/>
              </w:rPr>
              <w:t>Reactor - Neutronic</w:t>
            </w:r>
          </w:p>
        </w:tc>
        <w:tc>
          <w:tcPr>
            <w:tcW w:w="2078" w:type="dxa"/>
            <w:shd w:val="clear" w:color="auto" w:fill="auto"/>
            <w:noWrap/>
            <w:vAlign w:val="center"/>
          </w:tcPr>
          <w:p w14:paraId="712D7723" w14:textId="74C17E51" w:rsidR="00C35381" w:rsidRPr="00C56655" w:rsidRDefault="00C35381" w:rsidP="00CF1D2F">
            <w:pPr>
              <w:keepNext/>
              <w:keepLines/>
              <w:spacing w:before="20" w:after="20" w:line="240" w:lineRule="auto"/>
              <w:jc w:val="left"/>
              <w:rPr>
                <w:rFonts w:ascii="Calibri" w:hAnsi="Calibri" w:cs="Calibri"/>
                <w:sz w:val="20"/>
              </w:rPr>
            </w:pPr>
            <w:r w:rsidRPr="00C56655">
              <w:rPr>
                <w:rFonts w:ascii="Calibri" w:hAnsi="Calibri" w:cs="Calibri"/>
                <w:color w:val="000000"/>
                <w:sz w:val="20"/>
              </w:rPr>
              <w:t>PS-0002</w:t>
            </w:r>
          </w:p>
        </w:tc>
      </w:tr>
    </w:tbl>
    <w:p w14:paraId="7EBCE85B" w14:textId="77777777" w:rsidR="00B75737" w:rsidRPr="00C56655" w:rsidRDefault="00B75737" w:rsidP="00B75737">
      <w:pPr>
        <w:spacing w:after="0"/>
        <w:rPr>
          <w:sz w:val="16"/>
          <w:szCs w:val="16"/>
        </w:rPr>
      </w:pPr>
    </w:p>
    <w:p w14:paraId="35C9A0D2" w14:textId="77777777" w:rsidR="00C31C5F" w:rsidRPr="00C56655" w:rsidRDefault="00C31C5F" w:rsidP="00421E6B">
      <w:pPr>
        <w:keepNext/>
        <w:numPr>
          <w:ilvl w:val="0"/>
          <w:numId w:val="25"/>
        </w:numPr>
      </w:pPr>
      <w:r w:rsidRPr="00C56655">
        <w:t>QualityTraining</w:t>
      </w:r>
    </w:p>
    <w:p w14:paraId="132B5AE7" w14:textId="77777777" w:rsidR="00C31C5F" w:rsidRPr="00C56655" w:rsidRDefault="00C31C5F" w:rsidP="00C31C5F">
      <w:pPr>
        <w:pStyle w:val="NormalIndent"/>
        <w:keepNext/>
      </w:pPr>
      <w:r w:rsidRPr="00C56655">
        <w:t>This table lists a resource’s specific abilities and attributes.</w:t>
      </w:r>
    </w:p>
    <w:tbl>
      <w:tblPr>
        <w:tblW w:w="0" w:type="auto"/>
        <w:tblInd w:w="454"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57" w:type="dxa"/>
          <w:right w:w="57" w:type="dxa"/>
        </w:tblCellMar>
        <w:tblLook w:val="04A0" w:firstRow="1" w:lastRow="0" w:firstColumn="1" w:lastColumn="0" w:noHBand="0" w:noVBand="1"/>
      </w:tblPr>
      <w:tblGrid>
        <w:gridCol w:w="2642"/>
        <w:gridCol w:w="2078"/>
        <w:gridCol w:w="1186"/>
      </w:tblGrid>
      <w:tr w:rsidR="009B2DDB" w:rsidRPr="00C56655" w14:paraId="0BA9E388" w14:textId="77777777" w:rsidTr="00CF1D2F">
        <w:trPr>
          <w:trHeight w:val="227"/>
        </w:trPr>
        <w:tc>
          <w:tcPr>
            <w:tcW w:w="5906" w:type="dxa"/>
            <w:gridSpan w:val="3"/>
            <w:tcBorders>
              <w:bottom w:val="dotted" w:sz="4" w:space="0" w:color="auto"/>
            </w:tcBorders>
            <w:vAlign w:val="center"/>
          </w:tcPr>
          <w:p w14:paraId="141BDAE9" w14:textId="40A1233E" w:rsidR="009B2DDB" w:rsidRPr="00C56655" w:rsidRDefault="009B2DDB" w:rsidP="00CF1D2F">
            <w:pPr>
              <w:keepNext/>
              <w:keepLines/>
              <w:spacing w:before="20" w:after="20" w:line="240" w:lineRule="auto"/>
              <w:jc w:val="center"/>
              <w:rPr>
                <w:rFonts w:ascii="Calibri" w:hAnsi="Calibri" w:cs="Calibri"/>
                <w:b/>
                <w:bCs/>
                <w:color w:val="000000"/>
                <w:sz w:val="20"/>
                <w:lang w:eastAsia="en-GB"/>
              </w:rPr>
            </w:pPr>
            <w:r w:rsidRPr="00C56655">
              <w:rPr>
                <w:rFonts w:ascii="Calibri" w:hAnsi="Calibri" w:cs="Calibri"/>
                <w:sz w:val="20"/>
              </w:rPr>
              <w:t>QualityTraining</w:t>
            </w:r>
          </w:p>
        </w:tc>
      </w:tr>
      <w:tr w:rsidR="00C35381" w:rsidRPr="00C56655" w14:paraId="28CD9594" w14:textId="77777777" w:rsidTr="00CF1D2F">
        <w:trPr>
          <w:trHeight w:val="227"/>
        </w:trPr>
        <w:tc>
          <w:tcPr>
            <w:tcW w:w="2642" w:type="dxa"/>
            <w:shd w:val="clear" w:color="auto" w:fill="D9D9D9" w:themeFill="background1" w:themeFillShade="D9"/>
            <w:vAlign w:val="center"/>
          </w:tcPr>
          <w:p w14:paraId="0F8A8571" w14:textId="71345790" w:rsidR="00C35381" w:rsidRPr="00C56655" w:rsidRDefault="00C35381" w:rsidP="00CF1D2F">
            <w:pPr>
              <w:keepNext/>
              <w:keepLines/>
              <w:spacing w:before="20" w:after="20" w:line="240" w:lineRule="auto"/>
              <w:jc w:val="left"/>
              <w:rPr>
                <w:rFonts w:ascii="Calibri" w:hAnsi="Calibri" w:cs="Calibri"/>
                <w:b/>
                <w:bCs/>
                <w:color w:val="000000"/>
                <w:sz w:val="20"/>
              </w:rPr>
            </w:pPr>
            <w:r w:rsidRPr="00C56655">
              <w:rPr>
                <w:rFonts w:ascii="Calibri" w:hAnsi="Calibri" w:cs="Calibri"/>
                <w:b/>
                <w:bCs/>
                <w:color w:val="000000"/>
                <w:sz w:val="20"/>
              </w:rPr>
              <w:t>Person</w:t>
            </w:r>
          </w:p>
        </w:tc>
        <w:tc>
          <w:tcPr>
            <w:tcW w:w="2078" w:type="dxa"/>
            <w:shd w:val="clear" w:color="auto" w:fill="D9D9D9" w:themeFill="background1" w:themeFillShade="D9"/>
            <w:vAlign w:val="center"/>
          </w:tcPr>
          <w:p w14:paraId="502DF9E5" w14:textId="001029AD" w:rsidR="00C35381" w:rsidRPr="00C56655" w:rsidRDefault="00C35381" w:rsidP="00CF1D2F">
            <w:pPr>
              <w:keepNext/>
              <w:keepLines/>
              <w:spacing w:before="20" w:after="20" w:line="240" w:lineRule="auto"/>
              <w:jc w:val="left"/>
              <w:rPr>
                <w:rFonts w:ascii="Calibri" w:hAnsi="Calibri" w:cs="Calibri"/>
                <w:b/>
                <w:bCs/>
                <w:color w:val="000000"/>
                <w:sz w:val="20"/>
              </w:rPr>
            </w:pPr>
            <w:r w:rsidRPr="00C56655">
              <w:rPr>
                <w:rFonts w:ascii="Calibri" w:hAnsi="Calibri" w:cs="Calibri"/>
                <w:b/>
                <w:bCs/>
                <w:color w:val="000000"/>
                <w:sz w:val="20"/>
              </w:rPr>
              <w:t>QualityArtefactNumber</w:t>
            </w:r>
          </w:p>
        </w:tc>
        <w:tc>
          <w:tcPr>
            <w:tcW w:w="1186" w:type="dxa"/>
            <w:shd w:val="clear" w:color="auto" w:fill="D9D9D9" w:themeFill="background1" w:themeFillShade="D9"/>
            <w:noWrap/>
            <w:vAlign w:val="center"/>
          </w:tcPr>
          <w:p w14:paraId="0ED8A8BA" w14:textId="071B76CB" w:rsidR="00C35381" w:rsidRPr="00C56655" w:rsidRDefault="00C35381" w:rsidP="00CF1D2F">
            <w:pPr>
              <w:keepNext/>
              <w:keepLines/>
              <w:spacing w:before="20" w:after="20" w:line="240" w:lineRule="auto"/>
              <w:jc w:val="left"/>
              <w:rPr>
                <w:rFonts w:ascii="Calibri" w:hAnsi="Calibri" w:cs="Calibri"/>
                <w:b/>
                <w:color w:val="000000"/>
                <w:sz w:val="20"/>
                <w:lang w:eastAsia="en-GB"/>
              </w:rPr>
            </w:pPr>
            <w:r w:rsidRPr="00C56655">
              <w:rPr>
                <w:rFonts w:ascii="Calibri" w:hAnsi="Calibri" w:cs="Calibri"/>
                <w:b/>
                <w:bCs/>
                <w:color w:val="000000"/>
                <w:sz w:val="20"/>
              </w:rPr>
              <w:t>TrainingDate</w:t>
            </w:r>
          </w:p>
        </w:tc>
      </w:tr>
      <w:tr w:rsidR="00C35381" w:rsidRPr="00C56655" w14:paraId="4D344D8F" w14:textId="77777777" w:rsidTr="00CF1D2F">
        <w:trPr>
          <w:trHeight w:val="227"/>
        </w:trPr>
        <w:tc>
          <w:tcPr>
            <w:tcW w:w="2642" w:type="dxa"/>
            <w:vAlign w:val="center"/>
          </w:tcPr>
          <w:p w14:paraId="71F01678" w14:textId="43A8EBEA"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Piet Pompies - 6705033333558</w:t>
            </w:r>
          </w:p>
        </w:tc>
        <w:tc>
          <w:tcPr>
            <w:tcW w:w="2078" w:type="dxa"/>
            <w:vAlign w:val="center"/>
          </w:tcPr>
          <w:p w14:paraId="229AF348" w14:textId="426F50E9"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PD-0001</w:t>
            </w:r>
          </w:p>
        </w:tc>
        <w:tc>
          <w:tcPr>
            <w:tcW w:w="1186" w:type="dxa"/>
            <w:shd w:val="clear" w:color="auto" w:fill="auto"/>
            <w:noWrap/>
            <w:vAlign w:val="center"/>
          </w:tcPr>
          <w:p w14:paraId="2D73C409" w14:textId="437FC74C" w:rsidR="00C35381" w:rsidRPr="00C56655" w:rsidRDefault="00C35381"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2012-02-05</w:t>
            </w:r>
          </w:p>
        </w:tc>
      </w:tr>
      <w:tr w:rsidR="00C35381" w:rsidRPr="00C56655" w14:paraId="7AD9DFBA" w14:textId="77777777" w:rsidTr="00CF1D2F">
        <w:trPr>
          <w:trHeight w:val="227"/>
        </w:trPr>
        <w:tc>
          <w:tcPr>
            <w:tcW w:w="2642" w:type="dxa"/>
            <w:vAlign w:val="center"/>
          </w:tcPr>
          <w:p w14:paraId="6A903AF1" w14:textId="180D817C"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Piet Pompies - 6705033333558</w:t>
            </w:r>
          </w:p>
        </w:tc>
        <w:tc>
          <w:tcPr>
            <w:tcW w:w="2078" w:type="dxa"/>
            <w:vAlign w:val="center"/>
          </w:tcPr>
          <w:p w14:paraId="3A322125" w14:textId="592D217A"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POL-00001</w:t>
            </w:r>
          </w:p>
        </w:tc>
        <w:tc>
          <w:tcPr>
            <w:tcW w:w="1186" w:type="dxa"/>
            <w:shd w:val="clear" w:color="auto" w:fill="auto"/>
            <w:noWrap/>
            <w:vAlign w:val="center"/>
          </w:tcPr>
          <w:p w14:paraId="302E4A01" w14:textId="336A1E56" w:rsidR="00C35381" w:rsidRPr="00C56655" w:rsidRDefault="00C35381"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2012-02-05</w:t>
            </w:r>
          </w:p>
        </w:tc>
      </w:tr>
    </w:tbl>
    <w:p w14:paraId="779C1196" w14:textId="77777777" w:rsidR="00B75737" w:rsidRPr="00C56655" w:rsidRDefault="00B75737" w:rsidP="00B75737">
      <w:pPr>
        <w:spacing w:after="0"/>
        <w:rPr>
          <w:sz w:val="16"/>
          <w:szCs w:val="16"/>
        </w:rPr>
      </w:pPr>
    </w:p>
    <w:p w14:paraId="388E4BAE" w14:textId="77777777" w:rsidR="00C31C5F" w:rsidRPr="00C56655" w:rsidRDefault="00C31C5F" w:rsidP="00421E6B">
      <w:pPr>
        <w:keepNext/>
        <w:numPr>
          <w:ilvl w:val="0"/>
          <w:numId w:val="25"/>
        </w:numPr>
      </w:pPr>
      <w:r w:rsidRPr="00C56655">
        <w:t>QualityTypes</w:t>
      </w:r>
    </w:p>
    <w:p w14:paraId="45FA1F63" w14:textId="77777777" w:rsidR="00C31C5F" w:rsidRPr="00C56655" w:rsidRDefault="00C31C5F" w:rsidP="00C31C5F">
      <w:pPr>
        <w:pStyle w:val="NormalIndent"/>
        <w:keepNext/>
      </w:pPr>
      <w:r w:rsidRPr="00C56655">
        <w:t>This table defines basic data needed to compile the abilities, attributes and corresponding prerequisites.</w:t>
      </w:r>
    </w:p>
    <w:tbl>
      <w:tblPr>
        <w:tblW w:w="0" w:type="auto"/>
        <w:tblInd w:w="454"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57" w:type="dxa"/>
          <w:right w:w="57" w:type="dxa"/>
        </w:tblCellMar>
        <w:tblLook w:val="04A0" w:firstRow="1" w:lastRow="0" w:firstColumn="1" w:lastColumn="0" w:noHBand="0" w:noVBand="1"/>
      </w:tblPr>
      <w:tblGrid>
        <w:gridCol w:w="1815"/>
      </w:tblGrid>
      <w:tr w:rsidR="00C35381" w:rsidRPr="00C56655" w14:paraId="1C5743A1" w14:textId="77777777" w:rsidTr="00CF1D2F">
        <w:trPr>
          <w:trHeight w:val="227"/>
        </w:trPr>
        <w:tc>
          <w:tcPr>
            <w:tcW w:w="1815" w:type="dxa"/>
            <w:tcBorders>
              <w:bottom w:val="dotted" w:sz="4" w:space="0" w:color="auto"/>
            </w:tcBorders>
            <w:shd w:val="clear" w:color="auto" w:fill="auto"/>
            <w:noWrap/>
            <w:vAlign w:val="center"/>
          </w:tcPr>
          <w:p w14:paraId="32FC83C1" w14:textId="2CB42809" w:rsidR="00C35381" w:rsidRPr="00C56655" w:rsidRDefault="00C35381" w:rsidP="00CF1D2F">
            <w:pPr>
              <w:keepNext/>
              <w:keepLines/>
              <w:spacing w:before="20" w:after="20" w:line="240" w:lineRule="auto"/>
              <w:jc w:val="left"/>
              <w:rPr>
                <w:rFonts w:ascii="Calibri" w:hAnsi="Calibri" w:cs="Calibri"/>
                <w:b/>
                <w:bCs/>
                <w:color w:val="000000"/>
                <w:sz w:val="20"/>
                <w:lang w:eastAsia="en-GB"/>
              </w:rPr>
            </w:pPr>
            <w:r w:rsidRPr="00C56655">
              <w:rPr>
                <w:rFonts w:ascii="Calibri" w:hAnsi="Calibri" w:cs="Calibri"/>
                <w:b/>
                <w:bCs/>
                <w:color w:val="000000"/>
                <w:sz w:val="20"/>
                <w:szCs w:val="22"/>
              </w:rPr>
              <w:t>QualityTypes</w:t>
            </w:r>
          </w:p>
        </w:tc>
      </w:tr>
      <w:tr w:rsidR="00C35381" w:rsidRPr="00C56655" w14:paraId="1B20DD69" w14:textId="77777777" w:rsidTr="00CF1D2F">
        <w:trPr>
          <w:trHeight w:val="227"/>
        </w:trPr>
        <w:tc>
          <w:tcPr>
            <w:tcW w:w="1815" w:type="dxa"/>
            <w:shd w:val="clear" w:color="auto" w:fill="D9D9D9" w:themeFill="background1" w:themeFillShade="D9"/>
            <w:noWrap/>
            <w:vAlign w:val="center"/>
          </w:tcPr>
          <w:p w14:paraId="5ACA3A06" w14:textId="1670998B" w:rsidR="00C35381" w:rsidRPr="00C56655" w:rsidRDefault="00C35381" w:rsidP="00CF1D2F">
            <w:pPr>
              <w:keepNext/>
              <w:keepLines/>
              <w:spacing w:before="20" w:after="20" w:line="240" w:lineRule="auto"/>
              <w:jc w:val="left"/>
              <w:rPr>
                <w:rFonts w:ascii="Calibri" w:hAnsi="Calibri" w:cs="Calibri"/>
                <w:b/>
                <w:color w:val="000000"/>
                <w:sz w:val="20"/>
                <w:lang w:eastAsia="en-GB"/>
              </w:rPr>
            </w:pPr>
            <w:r w:rsidRPr="00C56655">
              <w:rPr>
                <w:rFonts w:ascii="Calibri" w:hAnsi="Calibri" w:cs="Calibri"/>
                <w:b/>
                <w:bCs/>
                <w:color w:val="000000"/>
                <w:sz w:val="20"/>
              </w:rPr>
              <w:t>Type</w:t>
            </w:r>
          </w:p>
        </w:tc>
      </w:tr>
      <w:tr w:rsidR="00C35381" w:rsidRPr="00C56655" w14:paraId="2231032F" w14:textId="77777777" w:rsidTr="00CF1D2F">
        <w:trPr>
          <w:trHeight w:val="227"/>
        </w:trPr>
        <w:tc>
          <w:tcPr>
            <w:tcW w:w="1815" w:type="dxa"/>
            <w:shd w:val="clear" w:color="auto" w:fill="auto"/>
            <w:noWrap/>
            <w:vAlign w:val="center"/>
          </w:tcPr>
          <w:p w14:paraId="56DAC7D4" w14:textId="78BF2CC7" w:rsidR="00C35381" w:rsidRPr="00C56655" w:rsidRDefault="00C35381"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Policy</w:t>
            </w:r>
          </w:p>
        </w:tc>
      </w:tr>
      <w:tr w:rsidR="00C35381" w:rsidRPr="00C56655" w14:paraId="253FA7DF" w14:textId="77777777" w:rsidTr="00CF1D2F">
        <w:trPr>
          <w:trHeight w:val="227"/>
        </w:trPr>
        <w:tc>
          <w:tcPr>
            <w:tcW w:w="1815" w:type="dxa"/>
            <w:shd w:val="clear" w:color="auto" w:fill="auto"/>
            <w:noWrap/>
            <w:vAlign w:val="center"/>
          </w:tcPr>
          <w:p w14:paraId="4D53DC85" w14:textId="5925D2D7" w:rsidR="00C35381" w:rsidRPr="00C56655" w:rsidRDefault="00C35381"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Procedure</w:t>
            </w:r>
          </w:p>
        </w:tc>
      </w:tr>
      <w:tr w:rsidR="00C35381" w:rsidRPr="00C56655" w14:paraId="2996B237" w14:textId="77777777" w:rsidTr="00CF1D2F">
        <w:trPr>
          <w:trHeight w:val="227"/>
        </w:trPr>
        <w:tc>
          <w:tcPr>
            <w:tcW w:w="1815" w:type="dxa"/>
            <w:shd w:val="clear" w:color="auto" w:fill="auto"/>
            <w:noWrap/>
            <w:vAlign w:val="center"/>
          </w:tcPr>
          <w:p w14:paraId="1617C96A" w14:textId="1B166863" w:rsidR="00C35381" w:rsidRPr="00C56655" w:rsidRDefault="00C35381"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Process - Description</w:t>
            </w:r>
          </w:p>
        </w:tc>
      </w:tr>
      <w:tr w:rsidR="00C35381" w:rsidRPr="00C56655" w14:paraId="44C882D7" w14:textId="77777777" w:rsidTr="00CF1D2F">
        <w:trPr>
          <w:trHeight w:val="227"/>
        </w:trPr>
        <w:tc>
          <w:tcPr>
            <w:tcW w:w="1815" w:type="dxa"/>
            <w:shd w:val="clear" w:color="auto" w:fill="auto"/>
            <w:noWrap/>
            <w:vAlign w:val="center"/>
          </w:tcPr>
          <w:p w14:paraId="153F9F21" w14:textId="45AF4F1E" w:rsidR="00C35381" w:rsidRPr="00C56655" w:rsidRDefault="00C35381"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Process - Standard</w:t>
            </w:r>
          </w:p>
        </w:tc>
      </w:tr>
    </w:tbl>
    <w:p w14:paraId="0B711286" w14:textId="77777777" w:rsidR="00B75737" w:rsidRPr="00C56655" w:rsidRDefault="00B75737" w:rsidP="00B75737">
      <w:pPr>
        <w:spacing w:after="0"/>
        <w:rPr>
          <w:sz w:val="16"/>
          <w:szCs w:val="16"/>
        </w:rPr>
      </w:pPr>
    </w:p>
    <w:p w14:paraId="4DB5A0C5" w14:textId="77777777" w:rsidR="00C31C5F" w:rsidRPr="00C56655" w:rsidRDefault="00C31C5F" w:rsidP="00421E6B">
      <w:pPr>
        <w:keepNext/>
        <w:numPr>
          <w:ilvl w:val="0"/>
          <w:numId w:val="25"/>
        </w:numPr>
      </w:pPr>
      <w:r w:rsidRPr="00C56655">
        <w:lastRenderedPageBreak/>
        <w:t>RelatedExperience</w:t>
      </w:r>
    </w:p>
    <w:p w14:paraId="4BE596DC" w14:textId="77777777" w:rsidR="00C31C5F" w:rsidRPr="00C56655" w:rsidRDefault="00C31C5F" w:rsidP="00C31C5F">
      <w:pPr>
        <w:pStyle w:val="NormalIndent"/>
        <w:keepNext/>
      </w:pPr>
      <w:r w:rsidRPr="00C56655">
        <w:t>This table lists a resource’s specific abilities and attributes.</w:t>
      </w:r>
    </w:p>
    <w:tbl>
      <w:tblPr>
        <w:tblW w:w="0" w:type="auto"/>
        <w:tblInd w:w="454"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57" w:type="dxa"/>
          <w:right w:w="57" w:type="dxa"/>
        </w:tblCellMar>
        <w:tblLook w:val="04A0" w:firstRow="1" w:lastRow="0" w:firstColumn="1" w:lastColumn="0" w:noHBand="0" w:noVBand="1"/>
      </w:tblPr>
      <w:tblGrid>
        <w:gridCol w:w="2642"/>
        <w:gridCol w:w="1708"/>
        <w:gridCol w:w="1941"/>
      </w:tblGrid>
      <w:tr w:rsidR="009B2DDB" w:rsidRPr="00C56655" w14:paraId="7E64B55D" w14:textId="77777777" w:rsidTr="00CF1D2F">
        <w:trPr>
          <w:trHeight w:val="227"/>
        </w:trPr>
        <w:tc>
          <w:tcPr>
            <w:tcW w:w="6291" w:type="dxa"/>
            <w:gridSpan w:val="3"/>
            <w:tcBorders>
              <w:bottom w:val="dotted" w:sz="4" w:space="0" w:color="auto"/>
            </w:tcBorders>
            <w:vAlign w:val="center"/>
          </w:tcPr>
          <w:p w14:paraId="0EB9865F" w14:textId="275930C0" w:rsidR="009B2DDB" w:rsidRPr="00C56655" w:rsidRDefault="009B2DDB" w:rsidP="00CF1D2F">
            <w:pPr>
              <w:keepNext/>
              <w:keepLines/>
              <w:spacing w:before="20" w:after="20" w:line="240" w:lineRule="auto"/>
              <w:jc w:val="center"/>
              <w:rPr>
                <w:rFonts w:ascii="Calibri" w:hAnsi="Calibri" w:cs="Calibri"/>
                <w:b/>
                <w:bCs/>
                <w:color w:val="000000"/>
                <w:sz w:val="20"/>
                <w:lang w:eastAsia="en-GB"/>
              </w:rPr>
            </w:pPr>
            <w:r w:rsidRPr="00C56655">
              <w:rPr>
                <w:rFonts w:ascii="Calibri" w:hAnsi="Calibri" w:cs="Calibri"/>
                <w:sz w:val="20"/>
              </w:rPr>
              <w:t>RelatedExperience</w:t>
            </w:r>
          </w:p>
        </w:tc>
      </w:tr>
      <w:tr w:rsidR="00C35381" w:rsidRPr="00C56655" w14:paraId="4798BC51" w14:textId="77777777" w:rsidTr="00CF1D2F">
        <w:trPr>
          <w:trHeight w:val="227"/>
        </w:trPr>
        <w:tc>
          <w:tcPr>
            <w:tcW w:w="2642" w:type="dxa"/>
            <w:shd w:val="clear" w:color="auto" w:fill="D9D9D9" w:themeFill="background1" w:themeFillShade="D9"/>
            <w:vAlign w:val="center"/>
          </w:tcPr>
          <w:p w14:paraId="788EA7BB" w14:textId="69A0BB17" w:rsidR="00C35381" w:rsidRPr="00C56655" w:rsidRDefault="00C35381" w:rsidP="00CF1D2F">
            <w:pPr>
              <w:keepNext/>
              <w:keepLines/>
              <w:spacing w:before="20" w:after="20" w:line="240" w:lineRule="auto"/>
              <w:jc w:val="left"/>
              <w:rPr>
                <w:rFonts w:ascii="Calibri" w:hAnsi="Calibri" w:cs="Calibri"/>
                <w:b/>
                <w:bCs/>
                <w:color w:val="000000"/>
                <w:sz w:val="20"/>
              </w:rPr>
            </w:pPr>
            <w:r w:rsidRPr="00C56655">
              <w:rPr>
                <w:rFonts w:ascii="Calibri" w:hAnsi="Calibri" w:cs="Calibri"/>
                <w:b/>
                <w:bCs/>
                <w:color w:val="000000"/>
                <w:sz w:val="20"/>
              </w:rPr>
              <w:t>Person</w:t>
            </w:r>
          </w:p>
        </w:tc>
        <w:tc>
          <w:tcPr>
            <w:tcW w:w="1708" w:type="dxa"/>
            <w:shd w:val="clear" w:color="auto" w:fill="D9D9D9" w:themeFill="background1" w:themeFillShade="D9"/>
            <w:vAlign w:val="center"/>
          </w:tcPr>
          <w:p w14:paraId="13C5AB98" w14:textId="563663A8" w:rsidR="00C35381" w:rsidRPr="00C56655" w:rsidRDefault="00C35381" w:rsidP="00CF1D2F">
            <w:pPr>
              <w:keepNext/>
              <w:keepLines/>
              <w:spacing w:before="20" w:after="20" w:line="240" w:lineRule="auto"/>
              <w:jc w:val="left"/>
              <w:rPr>
                <w:rFonts w:ascii="Calibri" w:hAnsi="Calibri" w:cs="Calibri"/>
                <w:b/>
                <w:bCs/>
                <w:color w:val="000000"/>
                <w:sz w:val="20"/>
              </w:rPr>
            </w:pPr>
            <w:r w:rsidRPr="00C56655">
              <w:rPr>
                <w:rFonts w:ascii="Calibri" w:hAnsi="Calibri" w:cs="Calibri"/>
                <w:b/>
                <w:bCs/>
                <w:color w:val="000000"/>
                <w:sz w:val="20"/>
              </w:rPr>
              <w:t>CompetencyArea</w:t>
            </w:r>
          </w:p>
        </w:tc>
        <w:tc>
          <w:tcPr>
            <w:tcW w:w="1941" w:type="dxa"/>
            <w:shd w:val="clear" w:color="auto" w:fill="D9D9D9" w:themeFill="background1" w:themeFillShade="D9"/>
            <w:noWrap/>
            <w:vAlign w:val="center"/>
          </w:tcPr>
          <w:p w14:paraId="2154A709" w14:textId="7F99F8FF" w:rsidR="00C35381" w:rsidRPr="00C56655" w:rsidRDefault="00C35381" w:rsidP="00CF1D2F">
            <w:pPr>
              <w:keepNext/>
              <w:keepLines/>
              <w:spacing w:before="20" w:after="20" w:line="240" w:lineRule="auto"/>
              <w:jc w:val="left"/>
              <w:rPr>
                <w:rFonts w:ascii="Calibri" w:hAnsi="Calibri" w:cs="Calibri"/>
                <w:b/>
                <w:color w:val="000000"/>
                <w:sz w:val="20"/>
                <w:lang w:eastAsia="en-GB"/>
              </w:rPr>
            </w:pPr>
            <w:r w:rsidRPr="00C56655">
              <w:rPr>
                <w:rFonts w:ascii="Calibri" w:hAnsi="Calibri" w:cs="Calibri"/>
                <w:b/>
                <w:bCs/>
                <w:color w:val="000000"/>
                <w:sz w:val="20"/>
              </w:rPr>
              <w:t>ExperienceIndex</w:t>
            </w:r>
          </w:p>
        </w:tc>
      </w:tr>
      <w:tr w:rsidR="00C35381" w:rsidRPr="00C56655" w14:paraId="59A37C24" w14:textId="77777777" w:rsidTr="00CF1D2F">
        <w:trPr>
          <w:trHeight w:val="227"/>
        </w:trPr>
        <w:tc>
          <w:tcPr>
            <w:tcW w:w="2642" w:type="dxa"/>
            <w:vAlign w:val="center"/>
          </w:tcPr>
          <w:p w14:paraId="497D442B" w14:textId="50F24E17"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Piet Pompies - 6705033333558</w:t>
            </w:r>
          </w:p>
        </w:tc>
        <w:tc>
          <w:tcPr>
            <w:tcW w:w="1708" w:type="dxa"/>
            <w:vAlign w:val="center"/>
          </w:tcPr>
          <w:p w14:paraId="65AD102B" w14:textId="7AAAA124"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Reactor - Neutronic</w:t>
            </w:r>
          </w:p>
        </w:tc>
        <w:tc>
          <w:tcPr>
            <w:tcW w:w="1941" w:type="dxa"/>
            <w:shd w:val="clear" w:color="auto" w:fill="auto"/>
            <w:noWrap/>
            <w:vAlign w:val="center"/>
          </w:tcPr>
          <w:p w14:paraId="3B5226B3" w14:textId="7EF4EBA5" w:rsidR="00C35381" w:rsidRPr="00C56655" w:rsidRDefault="00C35381"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6 - Consultant (20y+)</w:t>
            </w:r>
          </w:p>
        </w:tc>
      </w:tr>
      <w:tr w:rsidR="00C35381" w:rsidRPr="00C56655" w14:paraId="20AEFCF5" w14:textId="77777777" w:rsidTr="00CF1D2F">
        <w:trPr>
          <w:trHeight w:val="227"/>
        </w:trPr>
        <w:tc>
          <w:tcPr>
            <w:tcW w:w="2642" w:type="dxa"/>
            <w:vAlign w:val="center"/>
          </w:tcPr>
          <w:p w14:paraId="6FDE461F" w14:textId="150105AA"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Piet Pompies - 6705033333558</w:t>
            </w:r>
          </w:p>
        </w:tc>
        <w:tc>
          <w:tcPr>
            <w:tcW w:w="1708" w:type="dxa"/>
            <w:vAlign w:val="center"/>
          </w:tcPr>
          <w:p w14:paraId="3D34F352" w14:textId="634313D0"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Reactor - Neutronic</w:t>
            </w:r>
          </w:p>
        </w:tc>
        <w:tc>
          <w:tcPr>
            <w:tcW w:w="1941" w:type="dxa"/>
            <w:shd w:val="clear" w:color="auto" w:fill="auto"/>
            <w:noWrap/>
            <w:vAlign w:val="center"/>
          </w:tcPr>
          <w:p w14:paraId="33676589" w14:textId="1F5BF03A" w:rsidR="00C35381" w:rsidRPr="00C56655" w:rsidRDefault="00C35381"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5 - Specialist (15 - 20y)</w:t>
            </w:r>
          </w:p>
        </w:tc>
      </w:tr>
      <w:tr w:rsidR="00C35381" w:rsidRPr="00C56655" w14:paraId="05AC226C" w14:textId="77777777" w:rsidTr="00CF1D2F">
        <w:trPr>
          <w:trHeight w:val="227"/>
        </w:trPr>
        <w:tc>
          <w:tcPr>
            <w:tcW w:w="2642" w:type="dxa"/>
            <w:vAlign w:val="center"/>
          </w:tcPr>
          <w:p w14:paraId="742B01B7" w14:textId="251B967F"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John Doe - 6402224444669</w:t>
            </w:r>
          </w:p>
        </w:tc>
        <w:tc>
          <w:tcPr>
            <w:tcW w:w="1708" w:type="dxa"/>
            <w:vAlign w:val="center"/>
          </w:tcPr>
          <w:p w14:paraId="30EDCAF5" w14:textId="2E694D2C"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All Reactor Systems</w:t>
            </w:r>
          </w:p>
        </w:tc>
        <w:tc>
          <w:tcPr>
            <w:tcW w:w="1941" w:type="dxa"/>
            <w:shd w:val="clear" w:color="auto" w:fill="auto"/>
            <w:noWrap/>
            <w:vAlign w:val="center"/>
          </w:tcPr>
          <w:p w14:paraId="2D8FEE0D" w14:textId="18C24BF5" w:rsidR="00C35381" w:rsidRPr="00C56655" w:rsidRDefault="00C35381"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4 - Chief (10 - 15y)</w:t>
            </w:r>
          </w:p>
        </w:tc>
      </w:tr>
    </w:tbl>
    <w:p w14:paraId="358653AE" w14:textId="77777777" w:rsidR="00B75737" w:rsidRPr="00C56655" w:rsidRDefault="00B75737" w:rsidP="00B75737">
      <w:pPr>
        <w:spacing w:after="0"/>
        <w:rPr>
          <w:sz w:val="16"/>
          <w:szCs w:val="16"/>
        </w:rPr>
      </w:pPr>
    </w:p>
    <w:p w14:paraId="46C4D54F" w14:textId="77777777" w:rsidR="00C31C5F" w:rsidRPr="00C56655" w:rsidRDefault="00C31C5F" w:rsidP="00421E6B">
      <w:pPr>
        <w:keepNext/>
        <w:numPr>
          <w:ilvl w:val="0"/>
          <w:numId w:val="25"/>
        </w:numPr>
      </w:pPr>
      <w:r w:rsidRPr="00C56655">
        <w:t>Resources</w:t>
      </w:r>
    </w:p>
    <w:p w14:paraId="0838081A" w14:textId="463AD6B0" w:rsidR="00C31C5F" w:rsidRPr="00C56655" w:rsidRDefault="00C31C5F" w:rsidP="00C31C5F">
      <w:pPr>
        <w:pStyle w:val="NormalIndent"/>
        <w:keepNext/>
      </w:pPr>
      <w:r w:rsidRPr="00C56655">
        <w:t>This table lists the company’s resources,</w:t>
      </w:r>
      <w:r w:rsidRPr="00C56655">
        <w:rPr>
          <w:i/>
        </w:rPr>
        <w:t xml:space="preserve"> and is exported to the resources and competencies database (paragraph </w:t>
      </w:r>
      <w:r w:rsidRPr="00C56655">
        <w:rPr>
          <w:i/>
        </w:rPr>
        <w:fldChar w:fldCharType="begin"/>
      </w:r>
      <w:r w:rsidRPr="00C56655">
        <w:rPr>
          <w:i/>
        </w:rPr>
        <w:instrText xml:space="preserve"> REF _Ref401468783 \r \h  \* MERGEFORMAT </w:instrText>
      </w:r>
      <w:r w:rsidRPr="00C56655">
        <w:rPr>
          <w:i/>
        </w:rPr>
      </w:r>
      <w:r w:rsidRPr="00C56655">
        <w:rPr>
          <w:i/>
        </w:rPr>
        <w:fldChar w:fldCharType="separate"/>
      </w:r>
      <w:r w:rsidR="00C56655">
        <w:rPr>
          <w:i/>
        </w:rPr>
        <w:t>0</w:t>
      </w:r>
      <w:r w:rsidRPr="00C56655">
        <w:rPr>
          <w:i/>
        </w:rPr>
        <w:fldChar w:fldCharType="end"/>
      </w:r>
      <w:r w:rsidRPr="00C56655">
        <w:rPr>
          <w:i/>
        </w:rPr>
        <w:t>) when applying the built</w:t>
      </w:r>
      <w:r w:rsidRPr="00C56655">
        <w:rPr>
          <w:i/>
        </w:rPr>
        <w:noBreakHyphen/>
        <w:t>in macro</w:t>
      </w:r>
      <w:r w:rsidRPr="00C56655">
        <w:t>.</w:t>
      </w:r>
    </w:p>
    <w:tbl>
      <w:tblPr>
        <w:tblW w:w="0" w:type="auto"/>
        <w:tblInd w:w="454"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57" w:type="dxa"/>
          <w:right w:w="57" w:type="dxa"/>
        </w:tblCellMar>
        <w:tblLook w:val="04A0" w:firstRow="1" w:lastRow="0" w:firstColumn="1" w:lastColumn="0" w:noHBand="0" w:noVBand="1"/>
      </w:tblPr>
      <w:tblGrid>
        <w:gridCol w:w="1432"/>
        <w:gridCol w:w="1487"/>
        <w:gridCol w:w="2956"/>
      </w:tblGrid>
      <w:tr w:rsidR="009B2DDB" w:rsidRPr="00C56655" w14:paraId="5FB7358B" w14:textId="77777777" w:rsidTr="00CF1D2F">
        <w:trPr>
          <w:trHeight w:val="227"/>
        </w:trPr>
        <w:tc>
          <w:tcPr>
            <w:tcW w:w="5875" w:type="dxa"/>
            <w:gridSpan w:val="3"/>
            <w:tcBorders>
              <w:bottom w:val="dotted" w:sz="4" w:space="0" w:color="auto"/>
            </w:tcBorders>
            <w:vAlign w:val="center"/>
          </w:tcPr>
          <w:p w14:paraId="1FAA34C5" w14:textId="02561759" w:rsidR="009B2DDB" w:rsidRPr="00C56655" w:rsidRDefault="009B2DDB" w:rsidP="00CF1D2F">
            <w:pPr>
              <w:keepNext/>
              <w:keepLines/>
              <w:spacing w:before="20" w:after="20" w:line="240" w:lineRule="auto"/>
              <w:jc w:val="center"/>
              <w:rPr>
                <w:rFonts w:ascii="Calibri" w:hAnsi="Calibri" w:cs="Calibri"/>
                <w:b/>
                <w:bCs/>
                <w:color w:val="000000"/>
                <w:sz w:val="20"/>
                <w:lang w:eastAsia="en-GB"/>
              </w:rPr>
            </w:pPr>
            <w:r w:rsidRPr="00C56655">
              <w:rPr>
                <w:rFonts w:ascii="Calibri" w:hAnsi="Calibri" w:cs="Calibri"/>
                <w:sz w:val="20"/>
              </w:rPr>
              <w:t>Resources</w:t>
            </w:r>
          </w:p>
        </w:tc>
      </w:tr>
      <w:tr w:rsidR="00C35381" w:rsidRPr="00C56655" w14:paraId="17D58B6B" w14:textId="77777777" w:rsidTr="00CF1D2F">
        <w:trPr>
          <w:trHeight w:val="227"/>
        </w:trPr>
        <w:tc>
          <w:tcPr>
            <w:tcW w:w="1432" w:type="dxa"/>
            <w:shd w:val="clear" w:color="auto" w:fill="D9D9D9" w:themeFill="background1" w:themeFillShade="D9"/>
            <w:vAlign w:val="center"/>
          </w:tcPr>
          <w:p w14:paraId="128DF662" w14:textId="7F89413E" w:rsidR="00C35381" w:rsidRPr="00C56655" w:rsidRDefault="00C35381" w:rsidP="00CF1D2F">
            <w:pPr>
              <w:keepNext/>
              <w:keepLines/>
              <w:spacing w:before="20" w:after="20" w:line="240" w:lineRule="auto"/>
              <w:jc w:val="left"/>
              <w:rPr>
                <w:rFonts w:ascii="Calibri" w:hAnsi="Calibri" w:cs="Calibri"/>
                <w:b/>
                <w:bCs/>
                <w:color w:val="000000"/>
                <w:sz w:val="20"/>
              </w:rPr>
            </w:pPr>
            <w:r w:rsidRPr="00C56655">
              <w:rPr>
                <w:rFonts w:ascii="Calibri" w:hAnsi="Calibri" w:cs="Calibri"/>
                <w:b/>
                <w:bCs/>
                <w:color w:val="000000"/>
                <w:sz w:val="20"/>
              </w:rPr>
              <w:t>ID_Number</w:t>
            </w:r>
          </w:p>
        </w:tc>
        <w:tc>
          <w:tcPr>
            <w:tcW w:w="1487" w:type="dxa"/>
            <w:shd w:val="clear" w:color="auto" w:fill="D9D9D9" w:themeFill="background1" w:themeFillShade="D9"/>
            <w:vAlign w:val="center"/>
          </w:tcPr>
          <w:p w14:paraId="6B31BBC1" w14:textId="4F98D1FF" w:rsidR="00C35381" w:rsidRPr="00C56655" w:rsidRDefault="00C35381" w:rsidP="00CF1D2F">
            <w:pPr>
              <w:keepNext/>
              <w:keepLines/>
              <w:spacing w:before="20" w:after="20" w:line="240" w:lineRule="auto"/>
              <w:jc w:val="left"/>
              <w:rPr>
                <w:rFonts w:ascii="Calibri" w:hAnsi="Calibri" w:cs="Calibri"/>
                <w:b/>
                <w:bCs/>
                <w:color w:val="000000"/>
                <w:sz w:val="20"/>
              </w:rPr>
            </w:pPr>
            <w:r w:rsidRPr="00C56655">
              <w:rPr>
                <w:rFonts w:ascii="Calibri" w:hAnsi="Calibri" w:cs="Calibri"/>
                <w:b/>
                <w:bCs/>
                <w:color w:val="000000"/>
                <w:sz w:val="20"/>
              </w:rPr>
              <w:t>Person</w:t>
            </w:r>
          </w:p>
        </w:tc>
        <w:tc>
          <w:tcPr>
            <w:tcW w:w="2956" w:type="dxa"/>
            <w:shd w:val="clear" w:color="auto" w:fill="D9D9D9" w:themeFill="background1" w:themeFillShade="D9"/>
            <w:noWrap/>
            <w:vAlign w:val="center"/>
          </w:tcPr>
          <w:p w14:paraId="6DFCD71E" w14:textId="34BD01D3" w:rsidR="00C35381" w:rsidRPr="00C56655" w:rsidRDefault="00C35381" w:rsidP="00CF1D2F">
            <w:pPr>
              <w:keepNext/>
              <w:keepLines/>
              <w:spacing w:before="20" w:after="20" w:line="240" w:lineRule="auto"/>
              <w:jc w:val="left"/>
              <w:rPr>
                <w:rFonts w:ascii="Calibri" w:hAnsi="Calibri" w:cs="Calibri"/>
                <w:b/>
                <w:color w:val="000000"/>
                <w:sz w:val="20"/>
                <w:lang w:eastAsia="en-GB"/>
              </w:rPr>
            </w:pPr>
            <w:r w:rsidRPr="00C56655">
              <w:rPr>
                <w:rFonts w:ascii="Calibri" w:hAnsi="Calibri" w:cs="Calibri"/>
                <w:b/>
                <w:bCs/>
                <w:color w:val="000000"/>
                <w:sz w:val="20"/>
              </w:rPr>
              <w:t>Person &amp; ID_Number</w:t>
            </w:r>
          </w:p>
        </w:tc>
      </w:tr>
      <w:tr w:rsidR="00C35381" w:rsidRPr="00C56655" w14:paraId="3724BF8C" w14:textId="77777777" w:rsidTr="00CF1D2F">
        <w:trPr>
          <w:trHeight w:val="227"/>
        </w:trPr>
        <w:tc>
          <w:tcPr>
            <w:tcW w:w="1432" w:type="dxa"/>
            <w:vAlign w:val="center"/>
          </w:tcPr>
          <w:p w14:paraId="76524289" w14:textId="51FBBB7E"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6705033333558</w:t>
            </w:r>
          </w:p>
        </w:tc>
        <w:tc>
          <w:tcPr>
            <w:tcW w:w="1487" w:type="dxa"/>
            <w:vAlign w:val="center"/>
          </w:tcPr>
          <w:p w14:paraId="4CCF8A97" w14:textId="4154A152"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Piet Pompies</w:t>
            </w:r>
          </w:p>
        </w:tc>
        <w:tc>
          <w:tcPr>
            <w:tcW w:w="2956" w:type="dxa"/>
            <w:shd w:val="clear" w:color="auto" w:fill="auto"/>
            <w:noWrap/>
            <w:vAlign w:val="center"/>
          </w:tcPr>
          <w:p w14:paraId="51049068" w14:textId="66BDAABE" w:rsidR="00C35381" w:rsidRPr="00C56655" w:rsidRDefault="00C35381"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Piet Pompies - 6705033333558</w:t>
            </w:r>
          </w:p>
        </w:tc>
      </w:tr>
      <w:tr w:rsidR="00C35381" w:rsidRPr="00C56655" w14:paraId="132CE124" w14:textId="77777777" w:rsidTr="00CF1D2F">
        <w:trPr>
          <w:trHeight w:val="227"/>
        </w:trPr>
        <w:tc>
          <w:tcPr>
            <w:tcW w:w="1432" w:type="dxa"/>
            <w:vAlign w:val="center"/>
          </w:tcPr>
          <w:p w14:paraId="17D52891" w14:textId="154C20B4"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6402224444669</w:t>
            </w:r>
          </w:p>
        </w:tc>
        <w:tc>
          <w:tcPr>
            <w:tcW w:w="1487" w:type="dxa"/>
            <w:vAlign w:val="center"/>
          </w:tcPr>
          <w:p w14:paraId="6781F9D2" w14:textId="248F5F87"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John Doe</w:t>
            </w:r>
          </w:p>
        </w:tc>
        <w:tc>
          <w:tcPr>
            <w:tcW w:w="2956" w:type="dxa"/>
            <w:shd w:val="clear" w:color="auto" w:fill="auto"/>
            <w:noWrap/>
            <w:vAlign w:val="center"/>
          </w:tcPr>
          <w:p w14:paraId="0059E182" w14:textId="2B50721F" w:rsidR="00C35381" w:rsidRPr="00C56655" w:rsidRDefault="00C35381"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John Doe - 6402224444669</w:t>
            </w:r>
          </w:p>
        </w:tc>
      </w:tr>
      <w:tr w:rsidR="00C35381" w:rsidRPr="00C56655" w14:paraId="7DFE121F" w14:textId="77777777" w:rsidTr="00CF1D2F">
        <w:trPr>
          <w:trHeight w:val="227"/>
        </w:trPr>
        <w:tc>
          <w:tcPr>
            <w:tcW w:w="1432" w:type="dxa"/>
            <w:vAlign w:val="center"/>
          </w:tcPr>
          <w:p w14:paraId="3BC5DC4D" w14:textId="4836CBF4"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9404301234670</w:t>
            </w:r>
          </w:p>
        </w:tc>
        <w:tc>
          <w:tcPr>
            <w:tcW w:w="1487" w:type="dxa"/>
            <w:vAlign w:val="center"/>
          </w:tcPr>
          <w:p w14:paraId="30A13CFD" w14:textId="793B2E6C"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Another Brother</w:t>
            </w:r>
          </w:p>
        </w:tc>
        <w:tc>
          <w:tcPr>
            <w:tcW w:w="2956" w:type="dxa"/>
            <w:shd w:val="clear" w:color="auto" w:fill="auto"/>
            <w:noWrap/>
            <w:vAlign w:val="center"/>
          </w:tcPr>
          <w:p w14:paraId="34AD78BF" w14:textId="6E70DCD1" w:rsidR="00C35381" w:rsidRPr="00C56655" w:rsidRDefault="00C35381"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Another Brother - 9404301234670</w:t>
            </w:r>
          </w:p>
        </w:tc>
      </w:tr>
      <w:tr w:rsidR="00C35381" w:rsidRPr="00C56655" w14:paraId="1605A169" w14:textId="77777777" w:rsidTr="00CF1D2F">
        <w:trPr>
          <w:trHeight w:val="227"/>
        </w:trPr>
        <w:tc>
          <w:tcPr>
            <w:tcW w:w="1432" w:type="dxa"/>
            <w:vAlign w:val="center"/>
          </w:tcPr>
          <w:p w14:paraId="170A2E31" w14:textId="7AD43A3B"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8702013473555</w:t>
            </w:r>
          </w:p>
        </w:tc>
        <w:tc>
          <w:tcPr>
            <w:tcW w:w="1487" w:type="dxa"/>
            <w:vAlign w:val="center"/>
          </w:tcPr>
          <w:p w14:paraId="7C9ADC3F" w14:textId="3ACAD076"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Koos Koekemoer</w:t>
            </w:r>
          </w:p>
        </w:tc>
        <w:tc>
          <w:tcPr>
            <w:tcW w:w="2956" w:type="dxa"/>
            <w:shd w:val="clear" w:color="auto" w:fill="auto"/>
            <w:noWrap/>
            <w:vAlign w:val="center"/>
          </w:tcPr>
          <w:p w14:paraId="5C0063E8" w14:textId="11AC0F6B" w:rsidR="00C35381" w:rsidRPr="00C56655" w:rsidRDefault="00C35381"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Koos Koekemoer - 8702013473555</w:t>
            </w:r>
          </w:p>
        </w:tc>
      </w:tr>
    </w:tbl>
    <w:p w14:paraId="5EFC5E6F" w14:textId="77777777" w:rsidR="00B75737" w:rsidRPr="00C56655" w:rsidRDefault="00B75737" w:rsidP="00B75737">
      <w:pPr>
        <w:spacing w:after="0"/>
        <w:rPr>
          <w:sz w:val="16"/>
          <w:szCs w:val="16"/>
        </w:rPr>
      </w:pPr>
    </w:p>
    <w:p w14:paraId="301B1601" w14:textId="77777777" w:rsidR="00C31C5F" w:rsidRPr="00C56655" w:rsidRDefault="00C31C5F" w:rsidP="00421E6B">
      <w:pPr>
        <w:keepNext/>
        <w:numPr>
          <w:ilvl w:val="0"/>
          <w:numId w:val="25"/>
        </w:numPr>
      </w:pPr>
      <w:r w:rsidRPr="00C56655">
        <w:t>ToolPrerequisites</w:t>
      </w:r>
    </w:p>
    <w:p w14:paraId="1A27E9C0" w14:textId="77777777" w:rsidR="00C31C5F" w:rsidRPr="00C56655" w:rsidRDefault="00C31C5F" w:rsidP="00C31C5F">
      <w:pPr>
        <w:pStyle w:val="NormalIndent"/>
        <w:keepNext/>
      </w:pPr>
      <w:r w:rsidRPr="00C56655">
        <w:t>This table defines specific competency prerequisites for a specific competency area.</w:t>
      </w:r>
    </w:p>
    <w:tbl>
      <w:tblPr>
        <w:tblW w:w="0" w:type="auto"/>
        <w:tblInd w:w="454"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57" w:type="dxa"/>
          <w:right w:w="57" w:type="dxa"/>
        </w:tblCellMar>
        <w:tblLook w:val="04A0" w:firstRow="1" w:lastRow="0" w:firstColumn="1" w:lastColumn="0" w:noHBand="0" w:noVBand="1"/>
      </w:tblPr>
      <w:tblGrid>
        <w:gridCol w:w="1708"/>
        <w:gridCol w:w="1513"/>
        <w:gridCol w:w="1853"/>
        <w:gridCol w:w="1549"/>
      </w:tblGrid>
      <w:tr w:rsidR="009B2DDB" w:rsidRPr="00C56655" w14:paraId="554BAB78" w14:textId="77777777" w:rsidTr="00CF1D2F">
        <w:trPr>
          <w:trHeight w:val="227"/>
        </w:trPr>
        <w:tc>
          <w:tcPr>
            <w:tcW w:w="6623" w:type="dxa"/>
            <w:gridSpan w:val="4"/>
            <w:tcBorders>
              <w:bottom w:val="dotted" w:sz="4" w:space="0" w:color="auto"/>
            </w:tcBorders>
            <w:vAlign w:val="center"/>
          </w:tcPr>
          <w:p w14:paraId="60772177" w14:textId="77BEAEC1" w:rsidR="009B2DDB" w:rsidRPr="00C56655" w:rsidRDefault="009B2DDB" w:rsidP="00CF1D2F">
            <w:pPr>
              <w:keepNext/>
              <w:keepLines/>
              <w:spacing w:before="20" w:after="20" w:line="240" w:lineRule="auto"/>
              <w:jc w:val="center"/>
              <w:rPr>
                <w:rFonts w:ascii="Calibri" w:hAnsi="Calibri" w:cs="Calibri"/>
                <w:b/>
                <w:bCs/>
                <w:color w:val="000000"/>
                <w:sz w:val="20"/>
                <w:lang w:eastAsia="en-GB"/>
              </w:rPr>
            </w:pPr>
            <w:r w:rsidRPr="00C56655">
              <w:rPr>
                <w:rFonts w:ascii="Calibri" w:hAnsi="Calibri" w:cs="Calibri"/>
                <w:sz w:val="20"/>
              </w:rPr>
              <w:t>ToolPrerequisites</w:t>
            </w:r>
          </w:p>
        </w:tc>
      </w:tr>
      <w:tr w:rsidR="00CF1D2F" w:rsidRPr="00C56655" w14:paraId="29D1626B" w14:textId="77777777" w:rsidTr="00CF1D2F">
        <w:trPr>
          <w:trHeight w:val="227"/>
        </w:trPr>
        <w:tc>
          <w:tcPr>
            <w:tcW w:w="1708" w:type="dxa"/>
            <w:shd w:val="clear" w:color="auto" w:fill="D9D9D9" w:themeFill="background1" w:themeFillShade="D9"/>
            <w:vAlign w:val="center"/>
          </w:tcPr>
          <w:p w14:paraId="52FE013F" w14:textId="03FEF703" w:rsidR="00C35381" w:rsidRPr="00C56655" w:rsidRDefault="00C35381" w:rsidP="00CF1D2F">
            <w:pPr>
              <w:keepNext/>
              <w:keepLines/>
              <w:spacing w:before="20" w:after="20" w:line="240" w:lineRule="auto"/>
              <w:jc w:val="left"/>
              <w:rPr>
                <w:rFonts w:ascii="Calibri" w:hAnsi="Calibri" w:cs="Calibri"/>
                <w:b/>
                <w:bCs/>
                <w:color w:val="000000"/>
                <w:sz w:val="20"/>
              </w:rPr>
            </w:pPr>
            <w:r w:rsidRPr="00C56655">
              <w:rPr>
                <w:rFonts w:ascii="Calibri" w:hAnsi="Calibri" w:cs="Calibri"/>
                <w:b/>
                <w:bCs/>
                <w:color w:val="000000"/>
                <w:sz w:val="20"/>
              </w:rPr>
              <w:t>CompetencyArea</w:t>
            </w:r>
          </w:p>
        </w:tc>
        <w:tc>
          <w:tcPr>
            <w:tcW w:w="1513" w:type="dxa"/>
            <w:shd w:val="clear" w:color="auto" w:fill="D9D9D9" w:themeFill="background1" w:themeFillShade="D9"/>
            <w:vAlign w:val="center"/>
          </w:tcPr>
          <w:p w14:paraId="7582A1E1" w14:textId="6756D281" w:rsidR="00C35381" w:rsidRPr="00C56655" w:rsidRDefault="00C35381" w:rsidP="00CF1D2F">
            <w:pPr>
              <w:keepNext/>
              <w:keepLines/>
              <w:spacing w:before="20" w:after="20" w:line="240" w:lineRule="auto"/>
              <w:jc w:val="left"/>
              <w:rPr>
                <w:rFonts w:ascii="Calibri" w:hAnsi="Calibri" w:cs="Calibri"/>
                <w:b/>
                <w:bCs/>
                <w:color w:val="000000"/>
                <w:sz w:val="20"/>
              </w:rPr>
            </w:pPr>
            <w:r w:rsidRPr="00C56655">
              <w:rPr>
                <w:rFonts w:ascii="Calibri" w:hAnsi="Calibri" w:cs="Calibri"/>
                <w:b/>
                <w:bCs/>
                <w:color w:val="000000"/>
                <w:sz w:val="20"/>
              </w:rPr>
              <w:t>Tool</w:t>
            </w:r>
          </w:p>
        </w:tc>
        <w:tc>
          <w:tcPr>
            <w:tcW w:w="1853" w:type="dxa"/>
            <w:shd w:val="clear" w:color="auto" w:fill="D9D9D9" w:themeFill="background1" w:themeFillShade="D9"/>
            <w:vAlign w:val="center"/>
          </w:tcPr>
          <w:p w14:paraId="2F892655" w14:textId="08D68359" w:rsidR="00C35381" w:rsidRPr="00C56655" w:rsidRDefault="00C35381" w:rsidP="00CF1D2F">
            <w:pPr>
              <w:keepNext/>
              <w:keepLines/>
              <w:spacing w:before="20" w:after="20" w:line="240" w:lineRule="auto"/>
              <w:jc w:val="left"/>
              <w:rPr>
                <w:rFonts w:ascii="Calibri" w:hAnsi="Calibri" w:cs="Calibri"/>
                <w:b/>
                <w:bCs/>
                <w:color w:val="000000"/>
                <w:sz w:val="20"/>
              </w:rPr>
            </w:pPr>
            <w:r w:rsidRPr="00C56655">
              <w:rPr>
                <w:rFonts w:ascii="Calibri" w:hAnsi="Calibri" w:cs="Calibri"/>
                <w:b/>
                <w:bCs/>
                <w:color w:val="000000"/>
                <w:sz w:val="20"/>
              </w:rPr>
              <w:t>Proficiency</w:t>
            </w:r>
          </w:p>
        </w:tc>
        <w:tc>
          <w:tcPr>
            <w:tcW w:w="1549" w:type="dxa"/>
            <w:shd w:val="clear" w:color="auto" w:fill="D9D9D9" w:themeFill="background1" w:themeFillShade="D9"/>
            <w:noWrap/>
            <w:vAlign w:val="center"/>
          </w:tcPr>
          <w:p w14:paraId="3B904C71" w14:textId="287990B3" w:rsidR="00C35381" w:rsidRPr="00C56655" w:rsidRDefault="00C35381"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b/>
                <w:bCs/>
                <w:color w:val="000000"/>
                <w:sz w:val="20"/>
              </w:rPr>
              <w:t>ProjectPhase</w:t>
            </w:r>
          </w:p>
        </w:tc>
      </w:tr>
      <w:tr w:rsidR="00CF1D2F" w:rsidRPr="00C56655" w14:paraId="7C172C2B" w14:textId="77777777" w:rsidTr="00CF1D2F">
        <w:trPr>
          <w:trHeight w:val="227"/>
        </w:trPr>
        <w:tc>
          <w:tcPr>
            <w:tcW w:w="1708" w:type="dxa"/>
            <w:vAlign w:val="center"/>
          </w:tcPr>
          <w:p w14:paraId="60B974C4" w14:textId="5AB0F2AD"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Reactor - Neutronic</w:t>
            </w:r>
          </w:p>
        </w:tc>
        <w:tc>
          <w:tcPr>
            <w:tcW w:w="1513" w:type="dxa"/>
            <w:vAlign w:val="center"/>
          </w:tcPr>
          <w:p w14:paraId="45C1717F" w14:textId="515AB3E8"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MCNP</w:t>
            </w:r>
          </w:p>
        </w:tc>
        <w:tc>
          <w:tcPr>
            <w:tcW w:w="1853" w:type="dxa"/>
            <w:vAlign w:val="center"/>
          </w:tcPr>
          <w:p w14:paraId="292BFD5D" w14:textId="1FB4BC0D"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2 - Intermediate User</w:t>
            </w:r>
          </w:p>
        </w:tc>
        <w:tc>
          <w:tcPr>
            <w:tcW w:w="1549" w:type="dxa"/>
            <w:shd w:val="clear" w:color="auto" w:fill="auto"/>
            <w:noWrap/>
            <w:vAlign w:val="center"/>
          </w:tcPr>
          <w:p w14:paraId="17A3A5AA" w14:textId="739F005B" w:rsidR="00C35381" w:rsidRPr="00C56655" w:rsidRDefault="00C35381"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2 - Concept, Basic</w:t>
            </w:r>
          </w:p>
        </w:tc>
      </w:tr>
      <w:tr w:rsidR="00CF1D2F" w:rsidRPr="00C56655" w14:paraId="2E698B45" w14:textId="77777777" w:rsidTr="00CF1D2F">
        <w:trPr>
          <w:trHeight w:val="227"/>
        </w:trPr>
        <w:tc>
          <w:tcPr>
            <w:tcW w:w="1708" w:type="dxa"/>
            <w:vAlign w:val="center"/>
          </w:tcPr>
          <w:p w14:paraId="78F30208" w14:textId="35DDA7C2"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Reactor - Neutronic</w:t>
            </w:r>
          </w:p>
        </w:tc>
        <w:tc>
          <w:tcPr>
            <w:tcW w:w="1513" w:type="dxa"/>
            <w:vAlign w:val="center"/>
          </w:tcPr>
          <w:p w14:paraId="1DA1F0EF" w14:textId="13798B55"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MCNP</w:t>
            </w:r>
          </w:p>
        </w:tc>
        <w:tc>
          <w:tcPr>
            <w:tcW w:w="1853" w:type="dxa"/>
            <w:vAlign w:val="center"/>
          </w:tcPr>
          <w:p w14:paraId="68A4B665" w14:textId="38E2E4CA"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3 - Qualified User</w:t>
            </w:r>
          </w:p>
        </w:tc>
        <w:tc>
          <w:tcPr>
            <w:tcW w:w="1549" w:type="dxa"/>
            <w:shd w:val="clear" w:color="auto" w:fill="auto"/>
            <w:noWrap/>
            <w:vAlign w:val="center"/>
          </w:tcPr>
          <w:p w14:paraId="11F63C07" w14:textId="736FF9F6"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4 - Detail</w:t>
            </w:r>
          </w:p>
        </w:tc>
      </w:tr>
      <w:tr w:rsidR="00CF1D2F" w:rsidRPr="00C56655" w14:paraId="7453644F" w14:textId="77777777" w:rsidTr="00CF1D2F">
        <w:trPr>
          <w:trHeight w:val="227"/>
        </w:trPr>
        <w:tc>
          <w:tcPr>
            <w:tcW w:w="1708" w:type="dxa"/>
            <w:vAlign w:val="center"/>
          </w:tcPr>
          <w:p w14:paraId="2210AEC9" w14:textId="29D557BE"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Reactor - Neutronic</w:t>
            </w:r>
          </w:p>
        </w:tc>
        <w:tc>
          <w:tcPr>
            <w:tcW w:w="1513" w:type="dxa"/>
            <w:vAlign w:val="center"/>
          </w:tcPr>
          <w:p w14:paraId="750E0AE4" w14:textId="7893D3C9"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NOBLEG, GETTER</w:t>
            </w:r>
          </w:p>
        </w:tc>
        <w:tc>
          <w:tcPr>
            <w:tcW w:w="1853" w:type="dxa"/>
            <w:vAlign w:val="center"/>
          </w:tcPr>
          <w:p w14:paraId="36C4BDAC" w14:textId="5A30B5F6"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2 - Intermediate User</w:t>
            </w:r>
          </w:p>
        </w:tc>
        <w:tc>
          <w:tcPr>
            <w:tcW w:w="1549" w:type="dxa"/>
            <w:shd w:val="clear" w:color="auto" w:fill="auto"/>
            <w:noWrap/>
            <w:vAlign w:val="center"/>
          </w:tcPr>
          <w:p w14:paraId="34AD383E" w14:textId="19C18698"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2 - Concept, Basic</w:t>
            </w:r>
          </w:p>
        </w:tc>
      </w:tr>
      <w:tr w:rsidR="00CF1D2F" w:rsidRPr="00C56655" w14:paraId="3D42CE57" w14:textId="77777777" w:rsidTr="00CF1D2F">
        <w:trPr>
          <w:trHeight w:val="227"/>
        </w:trPr>
        <w:tc>
          <w:tcPr>
            <w:tcW w:w="1708" w:type="dxa"/>
            <w:vAlign w:val="center"/>
          </w:tcPr>
          <w:p w14:paraId="3E3C16F9" w14:textId="30554219"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Reactor - Neutronic</w:t>
            </w:r>
          </w:p>
        </w:tc>
        <w:tc>
          <w:tcPr>
            <w:tcW w:w="1513" w:type="dxa"/>
            <w:vAlign w:val="center"/>
          </w:tcPr>
          <w:p w14:paraId="224A1411" w14:textId="51D57A7E"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NOBLEG, GETTER</w:t>
            </w:r>
          </w:p>
        </w:tc>
        <w:tc>
          <w:tcPr>
            <w:tcW w:w="1853" w:type="dxa"/>
            <w:vAlign w:val="center"/>
          </w:tcPr>
          <w:p w14:paraId="0EF0A034" w14:textId="05C92392"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3 - Qualified User</w:t>
            </w:r>
          </w:p>
        </w:tc>
        <w:tc>
          <w:tcPr>
            <w:tcW w:w="1549" w:type="dxa"/>
            <w:shd w:val="clear" w:color="auto" w:fill="auto"/>
            <w:noWrap/>
            <w:vAlign w:val="center"/>
          </w:tcPr>
          <w:p w14:paraId="403E9E11" w14:textId="10664BD1"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4 - Detail</w:t>
            </w:r>
          </w:p>
        </w:tc>
      </w:tr>
      <w:tr w:rsidR="00CF1D2F" w:rsidRPr="00C56655" w14:paraId="151FDEF6" w14:textId="77777777" w:rsidTr="00CF1D2F">
        <w:trPr>
          <w:trHeight w:val="227"/>
        </w:trPr>
        <w:tc>
          <w:tcPr>
            <w:tcW w:w="1708" w:type="dxa"/>
            <w:vAlign w:val="center"/>
          </w:tcPr>
          <w:p w14:paraId="46F2A31E" w14:textId="3F77581C"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All Reactor Systems</w:t>
            </w:r>
          </w:p>
        </w:tc>
        <w:tc>
          <w:tcPr>
            <w:tcW w:w="1513" w:type="dxa"/>
            <w:vAlign w:val="center"/>
          </w:tcPr>
          <w:p w14:paraId="656882A0" w14:textId="607BF313"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Star-CCM+</w:t>
            </w:r>
          </w:p>
        </w:tc>
        <w:tc>
          <w:tcPr>
            <w:tcW w:w="1853" w:type="dxa"/>
            <w:vAlign w:val="center"/>
          </w:tcPr>
          <w:p w14:paraId="75680DF6" w14:textId="0E2915FE"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2 - Intermediate User</w:t>
            </w:r>
          </w:p>
        </w:tc>
        <w:tc>
          <w:tcPr>
            <w:tcW w:w="1549" w:type="dxa"/>
            <w:shd w:val="clear" w:color="auto" w:fill="auto"/>
            <w:noWrap/>
            <w:vAlign w:val="center"/>
          </w:tcPr>
          <w:p w14:paraId="33EC8E67" w14:textId="593D6EF0"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2 - Concept, Basic</w:t>
            </w:r>
          </w:p>
        </w:tc>
      </w:tr>
      <w:tr w:rsidR="00CF1D2F" w:rsidRPr="00C56655" w14:paraId="368789C7" w14:textId="77777777" w:rsidTr="00CF1D2F">
        <w:trPr>
          <w:trHeight w:val="227"/>
        </w:trPr>
        <w:tc>
          <w:tcPr>
            <w:tcW w:w="1708" w:type="dxa"/>
            <w:vAlign w:val="center"/>
          </w:tcPr>
          <w:p w14:paraId="02B9392B" w14:textId="24D5D9D6"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All Reactor Systems</w:t>
            </w:r>
          </w:p>
        </w:tc>
        <w:tc>
          <w:tcPr>
            <w:tcW w:w="1513" w:type="dxa"/>
            <w:vAlign w:val="center"/>
          </w:tcPr>
          <w:p w14:paraId="16D2EA22" w14:textId="3B12A8C1"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Star-CCM+</w:t>
            </w:r>
          </w:p>
        </w:tc>
        <w:tc>
          <w:tcPr>
            <w:tcW w:w="1853" w:type="dxa"/>
            <w:vAlign w:val="center"/>
          </w:tcPr>
          <w:p w14:paraId="346CE715" w14:textId="55E0CEED"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3 - Qualified User</w:t>
            </w:r>
          </w:p>
        </w:tc>
        <w:tc>
          <w:tcPr>
            <w:tcW w:w="1549" w:type="dxa"/>
            <w:shd w:val="clear" w:color="auto" w:fill="auto"/>
            <w:noWrap/>
            <w:vAlign w:val="center"/>
          </w:tcPr>
          <w:p w14:paraId="50E9DB1B" w14:textId="2C6F39A2"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4 - Detail</w:t>
            </w:r>
          </w:p>
        </w:tc>
      </w:tr>
      <w:tr w:rsidR="00CF1D2F" w:rsidRPr="00C56655" w14:paraId="01E68E4E" w14:textId="77777777" w:rsidTr="00CF1D2F">
        <w:trPr>
          <w:trHeight w:val="227"/>
        </w:trPr>
        <w:tc>
          <w:tcPr>
            <w:tcW w:w="1708" w:type="dxa"/>
            <w:vAlign w:val="center"/>
          </w:tcPr>
          <w:p w14:paraId="08BD7183" w14:textId="4202C608"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All Reactor Systems</w:t>
            </w:r>
          </w:p>
        </w:tc>
        <w:tc>
          <w:tcPr>
            <w:tcW w:w="1513" w:type="dxa"/>
            <w:vAlign w:val="center"/>
          </w:tcPr>
          <w:p w14:paraId="66B85660" w14:textId="7F73F400"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Star-CD</w:t>
            </w:r>
          </w:p>
        </w:tc>
        <w:tc>
          <w:tcPr>
            <w:tcW w:w="1853" w:type="dxa"/>
            <w:vAlign w:val="center"/>
          </w:tcPr>
          <w:p w14:paraId="48D68C06" w14:textId="1E648EB3"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2 - Intermediate User</w:t>
            </w:r>
          </w:p>
        </w:tc>
        <w:tc>
          <w:tcPr>
            <w:tcW w:w="1549" w:type="dxa"/>
            <w:shd w:val="clear" w:color="auto" w:fill="auto"/>
            <w:noWrap/>
            <w:vAlign w:val="center"/>
          </w:tcPr>
          <w:p w14:paraId="69C69247" w14:textId="12C335AF"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2 - Concept, Basic</w:t>
            </w:r>
          </w:p>
        </w:tc>
      </w:tr>
      <w:tr w:rsidR="00CF1D2F" w:rsidRPr="00C56655" w14:paraId="19B2DBE8" w14:textId="77777777" w:rsidTr="00CF1D2F">
        <w:trPr>
          <w:trHeight w:val="227"/>
        </w:trPr>
        <w:tc>
          <w:tcPr>
            <w:tcW w:w="1708" w:type="dxa"/>
            <w:vAlign w:val="center"/>
          </w:tcPr>
          <w:p w14:paraId="04EDF804" w14:textId="65EF2714"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All Reactor Systems</w:t>
            </w:r>
          </w:p>
        </w:tc>
        <w:tc>
          <w:tcPr>
            <w:tcW w:w="1513" w:type="dxa"/>
            <w:vAlign w:val="center"/>
          </w:tcPr>
          <w:p w14:paraId="38507557" w14:textId="22BB266D"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Star-CD</w:t>
            </w:r>
          </w:p>
        </w:tc>
        <w:tc>
          <w:tcPr>
            <w:tcW w:w="1853" w:type="dxa"/>
            <w:vAlign w:val="center"/>
          </w:tcPr>
          <w:p w14:paraId="01B26ACF" w14:textId="00BDD641"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3 - Qualified User</w:t>
            </w:r>
          </w:p>
        </w:tc>
        <w:tc>
          <w:tcPr>
            <w:tcW w:w="1549" w:type="dxa"/>
            <w:shd w:val="clear" w:color="auto" w:fill="auto"/>
            <w:noWrap/>
            <w:vAlign w:val="center"/>
          </w:tcPr>
          <w:p w14:paraId="34B83415" w14:textId="0DD12700"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4 - Detail</w:t>
            </w:r>
          </w:p>
        </w:tc>
      </w:tr>
      <w:tr w:rsidR="00CF1D2F" w:rsidRPr="00C56655" w14:paraId="6B64F5B8" w14:textId="77777777" w:rsidTr="00CF1D2F">
        <w:trPr>
          <w:trHeight w:val="227"/>
        </w:trPr>
        <w:tc>
          <w:tcPr>
            <w:tcW w:w="1708" w:type="dxa"/>
            <w:vAlign w:val="center"/>
          </w:tcPr>
          <w:p w14:paraId="7DAB0854" w14:textId="2BD1E4FF"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Reactor - Neutronic</w:t>
            </w:r>
          </w:p>
        </w:tc>
        <w:tc>
          <w:tcPr>
            <w:tcW w:w="1513" w:type="dxa"/>
            <w:vAlign w:val="center"/>
          </w:tcPr>
          <w:p w14:paraId="256B6F6F" w14:textId="2E4AE03E"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TINTE/MGT</w:t>
            </w:r>
          </w:p>
        </w:tc>
        <w:tc>
          <w:tcPr>
            <w:tcW w:w="1853" w:type="dxa"/>
            <w:vAlign w:val="center"/>
          </w:tcPr>
          <w:p w14:paraId="259EC4FA" w14:textId="0989854D"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2 - Intermediate User</w:t>
            </w:r>
          </w:p>
        </w:tc>
        <w:tc>
          <w:tcPr>
            <w:tcW w:w="1549" w:type="dxa"/>
            <w:shd w:val="clear" w:color="auto" w:fill="auto"/>
            <w:noWrap/>
            <w:vAlign w:val="center"/>
          </w:tcPr>
          <w:p w14:paraId="56F76184" w14:textId="7BCBA3D6"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2 - Concept, Basic</w:t>
            </w:r>
          </w:p>
        </w:tc>
      </w:tr>
      <w:tr w:rsidR="00CF1D2F" w:rsidRPr="00C56655" w14:paraId="6091444F" w14:textId="77777777" w:rsidTr="00CF1D2F">
        <w:trPr>
          <w:trHeight w:val="227"/>
        </w:trPr>
        <w:tc>
          <w:tcPr>
            <w:tcW w:w="1708" w:type="dxa"/>
            <w:vAlign w:val="center"/>
          </w:tcPr>
          <w:p w14:paraId="1B337BD9" w14:textId="4E594E87"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Reactor - Neutronic</w:t>
            </w:r>
          </w:p>
        </w:tc>
        <w:tc>
          <w:tcPr>
            <w:tcW w:w="1513" w:type="dxa"/>
            <w:vAlign w:val="center"/>
          </w:tcPr>
          <w:p w14:paraId="2122EBCE" w14:textId="532663FD"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TINTE/MGT</w:t>
            </w:r>
          </w:p>
        </w:tc>
        <w:tc>
          <w:tcPr>
            <w:tcW w:w="1853" w:type="dxa"/>
            <w:vAlign w:val="center"/>
          </w:tcPr>
          <w:p w14:paraId="53BD0B9C" w14:textId="02D6BDAD"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3 - Qualified User</w:t>
            </w:r>
          </w:p>
        </w:tc>
        <w:tc>
          <w:tcPr>
            <w:tcW w:w="1549" w:type="dxa"/>
            <w:shd w:val="clear" w:color="auto" w:fill="auto"/>
            <w:noWrap/>
            <w:vAlign w:val="center"/>
          </w:tcPr>
          <w:p w14:paraId="16734E58" w14:textId="03374462"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4 - Detail</w:t>
            </w:r>
          </w:p>
        </w:tc>
      </w:tr>
      <w:tr w:rsidR="00CF1D2F" w:rsidRPr="00C56655" w14:paraId="6968A0D9" w14:textId="77777777" w:rsidTr="00CF1D2F">
        <w:trPr>
          <w:trHeight w:val="227"/>
        </w:trPr>
        <w:tc>
          <w:tcPr>
            <w:tcW w:w="1708" w:type="dxa"/>
            <w:vAlign w:val="center"/>
          </w:tcPr>
          <w:p w14:paraId="3FF66955" w14:textId="7A470F5C"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Reactor - Neutronic</w:t>
            </w:r>
          </w:p>
        </w:tc>
        <w:tc>
          <w:tcPr>
            <w:tcW w:w="1513" w:type="dxa"/>
            <w:vAlign w:val="center"/>
          </w:tcPr>
          <w:p w14:paraId="6B33CB87" w14:textId="13253042"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VSOP</w:t>
            </w:r>
          </w:p>
        </w:tc>
        <w:tc>
          <w:tcPr>
            <w:tcW w:w="1853" w:type="dxa"/>
            <w:vAlign w:val="center"/>
          </w:tcPr>
          <w:p w14:paraId="3D13D83A" w14:textId="14B91F48"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2 - Intermediate User</w:t>
            </w:r>
          </w:p>
        </w:tc>
        <w:tc>
          <w:tcPr>
            <w:tcW w:w="1549" w:type="dxa"/>
            <w:shd w:val="clear" w:color="auto" w:fill="auto"/>
            <w:noWrap/>
            <w:vAlign w:val="center"/>
          </w:tcPr>
          <w:p w14:paraId="3D5B0F59" w14:textId="1CF1D5B0"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2 - Concept, Basic</w:t>
            </w:r>
          </w:p>
        </w:tc>
      </w:tr>
      <w:tr w:rsidR="00CF1D2F" w:rsidRPr="00C56655" w14:paraId="77220E6B" w14:textId="77777777" w:rsidTr="00CF1D2F">
        <w:trPr>
          <w:trHeight w:val="227"/>
        </w:trPr>
        <w:tc>
          <w:tcPr>
            <w:tcW w:w="1708" w:type="dxa"/>
            <w:vAlign w:val="center"/>
          </w:tcPr>
          <w:p w14:paraId="6DEF84AA" w14:textId="049F9430"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Reactor - Neutronic</w:t>
            </w:r>
          </w:p>
        </w:tc>
        <w:tc>
          <w:tcPr>
            <w:tcW w:w="1513" w:type="dxa"/>
            <w:vAlign w:val="center"/>
          </w:tcPr>
          <w:p w14:paraId="18C153D0" w14:textId="7904A158"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VSOP</w:t>
            </w:r>
          </w:p>
        </w:tc>
        <w:tc>
          <w:tcPr>
            <w:tcW w:w="1853" w:type="dxa"/>
            <w:vAlign w:val="center"/>
          </w:tcPr>
          <w:p w14:paraId="4BB91553" w14:textId="41AE97BE"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3 - Qualified User</w:t>
            </w:r>
          </w:p>
        </w:tc>
        <w:tc>
          <w:tcPr>
            <w:tcW w:w="1549" w:type="dxa"/>
            <w:shd w:val="clear" w:color="auto" w:fill="auto"/>
            <w:noWrap/>
            <w:vAlign w:val="center"/>
          </w:tcPr>
          <w:p w14:paraId="1673E4ED" w14:textId="620027B7"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4 - Detail</w:t>
            </w:r>
          </w:p>
        </w:tc>
      </w:tr>
    </w:tbl>
    <w:p w14:paraId="60DEC756" w14:textId="77777777" w:rsidR="00B75737" w:rsidRPr="00C56655" w:rsidRDefault="00B75737" w:rsidP="00B75737">
      <w:pPr>
        <w:spacing w:after="0"/>
        <w:rPr>
          <w:sz w:val="16"/>
          <w:szCs w:val="16"/>
        </w:rPr>
      </w:pPr>
    </w:p>
    <w:p w14:paraId="799C9B8C" w14:textId="77777777" w:rsidR="00C31C5F" w:rsidRPr="00C56655" w:rsidRDefault="00C31C5F" w:rsidP="00421E6B">
      <w:pPr>
        <w:keepNext/>
        <w:numPr>
          <w:ilvl w:val="0"/>
          <w:numId w:val="25"/>
        </w:numPr>
      </w:pPr>
      <w:r w:rsidRPr="00C56655">
        <w:t>ToolProficiency</w:t>
      </w:r>
    </w:p>
    <w:p w14:paraId="08084B44" w14:textId="77777777" w:rsidR="00C31C5F" w:rsidRPr="00C56655" w:rsidRDefault="00C31C5F" w:rsidP="00C31C5F">
      <w:pPr>
        <w:pStyle w:val="NormalIndent"/>
        <w:keepNext/>
      </w:pPr>
      <w:r w:rsidRPr="00C56655">
        <w:t>This table lists a resource’s specific abilities and attributes.</w:t>
      </w:r>
    </w:p>
    <w:tbl>
      <w:tblPr>
        <w:tblW w:w="0" w:type="auto"/>
        <w:tblInd w:w="454"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57" w:type="dxa"/>
          <w:right w:w="57" w:type="dxa"/>
        </w:tblCellMar>
        <w:tblLook w:val="04A0" w:firstRow="1" w:lastRow="0" w:firstColumn="1" w:lastColumn="0" w:noHBand="0" w:noVBand="1"/>
      </w:tblPr>
      <w:tblGrid>
        <w:gridCol w:w="2642"/>
        <w:gridCol w:w="1513"/>
        <w:gridCol w:w="1853"/>
      </w:tblGrid>
      <w:tr w:rsidR="009B2DDB" w:rsidRPr="00C56655" w14:paraId="20E89418" w14:textId="77777777" w:rsidTr="00CF1D2F">
        <w:trPr>
          <w:trHeight w:val="227"/>
        </w:trPr>
        <w:tc>
          <w:tcPr>
            <w:tcW w:w="6008" w:type="dxa"/>
            <w:gridSpan w:val="3"/>
            <w:tcBorders>
              <w:bottom w:val="dotted" w:sz="4" w:space="0" w:color="auto"/>
            </w:tcBorders>
            <w:vAlign w:val="center"/>
          </w:tcPr>
          <w:p w14:paraId="5EACA952" w14:textId="7AF01D21" w:rsidR="009B2DDB" w:rsidRPr="00C56655" w:rsidRDefault="009B2DDB" w:rsidP="00CF1D2F">
            <w:pPr>
              <w:keepNext/>
              <w:keepLines/>
              <w:spacing w:before="20" w:after="20" w:line="240" w:lineRule="auto"/>
              <w:jc w:val="center"/>
              <w:rPr>
                <w:rFonts w:ascii="Calibri" w:hAnsi="Calibri" w:cs="Calibri"/>
                <w:b/>
                <w:bCs/>
                <w:color w:val="000000"/>
                <w:sz w:val="20"/>
                <w:lang w:eastAsia="en-GB"/>
              </w:rPr>
            </w:pPr>
            <w:r w:rsidRPr="00C56655">
              <w:rPr>
                <w:rFonts w:ascii="Calibri" w:hAnsi="Calibri" w:cs="Calibri"/>
                <w:sz w:val="20"/>
              </w:rPr>
              <w:t>ToolProficiency</w:t>
            </w:r>
          </w:p>
        </w:tc>
      </w:tr>
      <w:tr w:rsidR="00C35381" w:rsidRPr="00C56655" w14:paraId="7FE55898" w14:textId="77777777" w:rsidTr="00CF1D2F">
        <w:trPr>
          <w:trHeight w:val="227"/>
        </w:trPr>
        <w:tc>
          <w:tcPr>
            <w:tcW w:w="2642" w:type="dxa"/>
            <w:shd w:val="clear" w:color="auto" w:fill="D9D9D9" w:themeFill="background1" w:themeFillShade="D9"/>
            <w:vAlign w:val="center"/>
          </w:tcPr>
          <w:p w14:paraId="15862660" w14:textId="3BCE0B5F" w:rsidR="00C35381" w:rsidRPr="00C56655" w:rsidRDefault="00C35381" w:rsidP="00CF1D2F">
            <w:pPr>
              <w:keepNext/>
              <w:keepLines/>
              <w:spacing w:before="20" w:after="20" w:line="240" w:lineRule="auto"/>
              <w:jc w:val="left"/>
              <w:rPr>
                <w:rFonts w:ascii="Calibri" w:hAnsi="Calibri" w:cs="Calibri"/>
                <w:b/>
                <w:bCs/>
                <w:color w:val="000000"/>
                <w:sz w:val="20"/>
              </w:rPr>
            </w:pPr>
            <w:r w:rsidRPr="00C56655">
              <w:rPr>
                <w:rFonts w:ascii="Calibri" w:hAnsi="Calibri" w:cs="Calibri"/>
                <w:b/>
                <w:bCs/>
                <w:color w:val="000000"/>
                <w:sz w:val="20"/>
              </w:rPr>
              <w:t>Person</w:t>
            </w:r>
          </w:p>
        </w:tc>
        <w:tc>
          <w:tcPr>
            <w:tcW w:w="1513" w:type="dxa"/>
            <w:shd w:val="clear" w:color="auto" w:fill="D9D9D9" w:themeFill="background1" w:themeFillShade="D9"/>
            <w:vAlign w:val="center"/>
          </w:tcPr>
          <w:p w14:paraId="567AF98E" w14:textId="6A970743" w:rsidR="00C35381" w:rsidRPr="00C56655" w:rsidRDefault="00C35381" w:rsidP="00CF1D2F">
            <w:pPr>
              <w:keepNext/>
              <w:keepLines/>
              <w:spacing w:before="20" w:after="20" w:line="240" w:lineRule="auto"/>
              <w:jc w:val="left"/>
              <w:rPr>
                <w:rFonts w:ascii="Calibri" w:hAnsi="Calibri" w:cs="Calibri"/>
                <w:b/>
                <w:bCs/>
                <w:color w:val="000000"/>
                <w:sz w:val="20"/>
              </w:rPr>
            </w:pPr>
            <w:r w:rsidRPr="00C56655">
              <w:rPr>
                <w:rFonts w:ascii="Calibri" w:hAnsi="Calibri" w:cs="Calibri"/>
                <w:b/>
                <w:bCs/>
                <w:color w:val="000000"/>
                <w:sz w:val="20"/>
              </w:rPr>
              <w:t>Tool</w:t>
            </w:r>
          </w:p>
        </w:tc>
        <w:tc>
          <w:tcPr>
            <w:tcW w:w="1853" w:type="dxa"/>
            <w:shd w:val="clear" w:color="auto" w:fill="D9D9D9" w:themeFill="background1" w:themeFillShade="D9"/>
            <w:noWrap/>
            <w:vAlign w:val="center"/>
          </w:tcPr>
          <w:p w14:paraId="46C49DC5" w14:textId="3EFE87AE" w:rsidR="00C35381" w:rsidRPr="00C56655" w:rsidRDefault="00C35381" w:rsidP="00CF1D2F">
            <w:pPr>
              <w:keepNext/>
              <w:keepLines/>
              <w:spacing w:before="20" w:after="20" w:line="240" w:lineRule="auto"/>
              <w:jc w:val="left"/>
              <w:rPr>
                <w:rFonts w:ascii="Calibri" w:hAnsi="Calibri" w:cs="Calibri"/>
                <w:b/>
                <w:color w:val="000000"/>
                <w:sz w:val="20"/>
                <w:lang w:eastAsia="en-GB"/>
              </w:rPr>
            </w:pPr>
            <w:r w:rsidRPr="00C56655">
              <w:rPr>
                <w:rFonts w:ascii="Calibri" w:hAnsi="Calibri" w:cs="Calibri"/>
                <w:b/>
                <w:bCs/>
                <w:color w:val="000000"/>
                <w:sz w:val="20"/>
              </w:rPr>
              <w:t>Proficiency</w:t>
            </w:r>
          </w:p>
        </w:tc>
      </w:tr>
      <w:tr w:rsidR="00C35381" w:rsidRPr="00C56655" w14:paraId="50554AA3" w14:textId="77777777" w:rsidTr="00CF1D2F">
        <w:trPr>
          <w:trHeight w:val="227"/>
        </w:trPr>
        <w:tc>
          <w:tcPr>
            <w:tcW w:w="2642" w:type="dxa"/>
            <w:vAlign w:val="center"/>
          </w:tcPr>
          <w:p w14:paraId="1C84AABE" w14:textId="45A7FF18"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Piet Pompies - 6705033333558</w:t>
            </w:r>
          </w:p>
        </w:tc>
        <w:tc>
          <w:tcPr>
            <w:tcW w:w="1513" w:type="dxa"/>
            <w:vAlign w:val="center"/>
          </w:tcPr>
          <w:p w14:paraId="289707AD" w14:textId="58F2103D"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VSOP</w:t>
            </w:r>
          </w:p>
        </w:tc>
        <w:tc>
          <w:tcPr>
            <w:tcW w:w="1853" w:type="dxa"/>
            <w:shd w:val="clear" w:color="auto" w:fill="auto"/>
            <w:noWrap/>
            <w:vAlign w:val="center"/>
          </w:tcPr>
          <w:p w14:paraId="450E4AB8" w14:textId="5965C9CD" w:rsidR="00C35381" w:rsidRPr="00C56655" w:rsidRDefault="00C35381"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3 - Qualified User</w:t>
            </w:r>
          </w:p>
        </w:tc>
      </w:tr>
      <w:tr w:rsidR="00C35381" w:rsidRPr="00C56655" w14:paraId="38176684" w14:textId="77777777" w:rsidTr="00CF1D2F">
        <w:trPr>
          <w:trHeight w:val="227"/>
        </w:trPr>
        <w:tc>
          <w:tcPr>
            <w:tcW w:w="2642" w:type="dxa"/>
            <w:vAlign w:val="center"/>
          </w:tcPr>
          <w:p w14:paraId="731D283A" w14:textId="30FBAEEA"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Piet Pompies - 6705033333558</w:t>
            </w:r>
          </w:p>
        </w:tc>
        <w:tc>
          <w:tcPr>
            <w:tcW w:w="1513" w:type="dxa"/>
            <w:vAlign w:val="center"/>
          </w:tcPr>
          <w:p w14:paraId="409D312E" w14:textId="427220FF"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TINTE/MGT</w:t>
            </w:r>
          </w:p>
        </w:tc>
        <w:tc>
          <w:tcPr>
            <w:tcW w:w="1853" w:type="dxa"/>
            <w:shd w:val="clear" w:color="auto" w:fill="auto"/>
            <w:noWrap/>
            <w:vAlign w:val="center"/>
          </w:tcPr>
          <w:p w14:paraId="69749224" w14:textId="2F68B63F" w:rsidR="00C35381" w:rsidRPr="00C56655" w:rsidRDefault="00C35381"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3 - Qualified User</w:t>
            </w:r>
          </w:p>
        </w:tc>
      </w:tr>
      <w:tr w:rsidR="00C35381" w:rsidRPr="00C56655" w14:paraId="1EB9B24F" w14:textId="77777777" w:rsidTr="00CF1D2F">
        <w:trPr>
          <w:trHeight w:val="227"/>
        </w:trPr>
        <w:tc>
          <w:tcPr>
            <w:tcW w:w="2642" w:type="dxa"/>
            <w:vAlign w:val="center"/>
          </w:tcPr>
          <w:p w14:paraId="74C49DF5" w14:textId="5F246008"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Piet Pompies - 6705033333558</w:t>
            </w:r>
          </w:p>
        </w:tc>
        <w:tc>
          <w:tcPr>
            <w:tcW w:w="1513" w:type="dxa"/>
            <w:vAlign w:val="center"/>
          </w:tcPr>
          <w:p w14:paraId="35ECAF33" w14:textId="1185083F"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MCNP</w:t>
            </w:r>
          </w:p>
        </w:tc>
        <w:tc>
          <w:tcPr>
            <w:tcW w:w="1853" w:type="dxa"/>
            <w:shd w:val="clear" w:color="auto" w:fill="auto"/>
            <w:noWrap/>
            <w:vAlign w:val="center"/>
          </w:tcPr>
          <w:p w14:paraId="540A0048" w14:textId="379A1D99" w:rsidR="00C35381" w:rsidRPr="00C56655" w:rsidRDefault="00C35381"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2 - Intermediate User</w:t>
            </w:r>
          </w:p>
        </w:tc>
      </w:tr>
      <w:tr w:rsidR="00C35381" w:rsidRPr="00C56655" w14:paraId="403F7A5C" w14:textId="77777777" w:rsidTr="00CF1D2F">
        <w:trPr>
          <w:trHeight w:val="227"/>
        </w:trPr>
        <w:tc>
          <w:tcPr>
            <w:tcW w:w="2642" w:type="dxa"/>
            <w:vAlign w:val="center"/>
          </w:tcPr>
          <w:p w14:paraId="54FA469B" w14:textId="2E6E3FB7"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John Doe - 6402224444669</w:t>
            </w:r>
          </w:p>
        </w:tc>
        <w:tc>
          <w:tcPr>
            <w:tcW w:w="1513" w:type="dxa"/>
            <w:vAlign w:val="center"/>
          </w:tcPr>
          <w:p w14:paraId="20739435" w14:textId="568F0DBF"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NOBLEG, GETTER</w:t>
            </w:r>
          </w:p>
        </w:tc>
        <w:tc>
          <w:tcPr>
            <w:tcW w:w="1853" w:type="dxa"/>
            <w:shd w:val="clear" w:color="auto" w:fill="auto"/>
            <w:noWrap/>
            <w:vAlign w:val="center"/>
          </w:tcPr>
          <w:p w14:paraId="0D097E50" w14:textId="490F300D" w:rsidR="00C35381" w:rsidRPr="00C56655" w:rsidRDefault="00C35381"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1 - Beginner</w:t>
            </w:r>
          </w:p>
        </w:tc>
      </w:tr>
    </w:tbl>
    <w:p w14:paraId="48ED810A" w14:textId="77777777" w:rsidR="00B75737" w:rsidRPr="00C56655" w:rsidRDefault="00B75737" w:rsidP="00B75737">
      <w:pPr>
        <w:spacing w:after="0"/>
        <w:rPr>
          <w:sz w:val="16"/>
          <w:szCs w:val="16"/>
        </w:rPr>
      </w:pPr>
    </w:p>
    <w:p w14:paraId="395E018F" w14:textId="77777777" w:rsidR="00C31C5F" w:rsidRPr="00C56655" w:rsidRDefault="00C31C5F" w:rsidP="00421E6B">
      <w:pPr>
        <w:keepNext/>
        <w:numPr>
          <w:ilvl w:val="0"/>
          <w:numId w:val="25"/>
        </w:numPr>
      </w:pPr>
      <w:r w:rsidRPr="00C56655">
        <w:lastRenderedPageBreak/>
        <w:t>Tools</w:t>
      </w:r>
    </w:p>
    <w:p w14:paraId="666E9B0C" w14:textId="77777777" w:rsidR="00C31C5F" w:rsidRPr="00C56655" w:rsidRDefault="00C31C5F" w:rsidP="00C31C5F">
      <w:pPr>
        <w:pStyle w:val="NormalIndent"/>
        <w:keepNext/>
      </w:pPr>
      <w:r w:rsidRPr="00C56655">
        <w:t>This table defines basic data needed to compile the abilities, attributes and corresponding prerequisites.</w:t>
      </w:r>
    </w:p>
    <w:tbl>
      <w:tblPr>
        <w:tblW w:w="0" w:type="auto"/>
        <w:tblInd w:w="454"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57" w:type="dxa"/>
          <w:right w:w="57" w:type="dxa"/>
        </w:tblCellMar>
        <w:tblLook w:val="04A0" w:firstRow="1" w:lastRow="0" w:firstColumn="1" w:lastColumn="0" w:noHBand="0" w:noVBand="1"/>
      </w:tblPr>
      <w:tblGrid>
        <w:gridCol w:w="1513"/>
      </w:tblGrid>
      <w:tr w:rsidR="00C35381" w:rsidRPr="00C56655" w14:paraId="7C1A0E50" w14:textId="77777777" w:rsidTr="00CF1D2F">
        <w:trPr>
          <w:trHeight w:val="227"/>
        </w:trPr>
        <w:tc>
          <w:tcPr>
            <w:tcW w:w="1513" w:type="dxa"/>
            <w:tcBorders>
              <w:bottom w:val="dotted" w:sz="4" w:space="0" w:color="auto"/>
            </w:tcBorders>
            <w:shd w:val="clear" w:color="auto" w:fill="auto"/>
            <w:noWrap/>
            <w:vAlign w:val="center"/>
          </w:tcPr>
          <w:p w14:paraId="79819ABC" w14:textId="779D95B9" w:rsidR="00C35381" w:rsidRPr="00C56655" w:rsidRDefault="00C35381" w:rsidP="00CF1D2F">
            <w:pPr>
              <w:keepNext/>
              <w:keepLines/>
              <w:spacing w:before="20" w:after="20" w:line="240" w:lineRule="auto"/>
              <w:jc w:val="left"/>
              <w:rPr>
                <w:rFonts w:ascii="Calibri" w:hAnsi="Calibri" w:cs="Calibri"/>
                <w:b/>
                <w:bCs/>
                <w:color w:val="000000"/>
                <w:sz w:val="20"/>
                <w:lang w:eastAsia="en-GB"/>
              </w:rPr>
            </w:pPr>
            <w:r w:rsidRPr="00C56655">
              <w:rPr>
                <w:rFonts w:ascii="Calibri" w:hAnsi="Calibri" w:cs="Calibri"/>
                <w:b/>
                <w:bCs/>
                <w:color w:val="000000"/>
                <w:sz w:val="20"/>
                <w:szCs w:val="22"/>
              </w:rPr>
              <w:t>Tools</w:t>
            </w:r>
          </w:p>
        </w:tc>
      </w:tr>
      <w:tr w:rsidR="00C35381" w:rsidRPr="00C56655" w14:paraId="44F486F0" w14:textId="77777777" w:rsidTr="00CF1D2F">
        <w:trPr>
          <w:trHeight w:val="227"/>
        </w:trPr>
        <w:tc>
          <w:tcPr>
            <w:tcW w:w="1513" w:type="dxa"/>
            <w:shd w:val="clear" w:color="auto" w:fill="D9D9D9" w:themeFill="background1" w:themeFillShade="D9"/>
            <w:noWrap/>
            <w:vAlign w:val="center"/>
          </w:tcPr>
          <w:p w14:paraId="0EA4022F" w14:textId="70C563B7" w:rsidR="00C35381" w:rsidRPr="00C56655" w:rsidRDefault="00C35381" w:rsidP="00CF1D2F">
            <w:pPr>
              <w:keepNext/>
              <w:keepLines/>
              <w:spacing w:before="20" w:after="20" w:line="240" w:lineRule="auto"/>
              <w:jc w:val="left"/>
              <w:rPr>
                <w:rFonts w:ascii="Calibri" w:hAnsi="Calibri" w:cs="Calibri"/>
                <w:b/>
                <w:color w:val="000000"/>
                <w:sz w:val="20"/>
                <w:lang w:eastAsia="en-GB"/>
              </w:rPr>
            </w:pPr>
            <w:r w:rsidRPr="00C56655">
              <w:rPr>
                <w:rFonts w:ascii="Calibri" w:hAnsi="Calibri" w:cs="Calibri"/>
                <w:b/>
                <w:bCs/>
                <w:color w:val="000000"/>
                <w:sz w:val="20"/>
              </w:rPr>
              <w:t>Tool</w:t>
            </w:r>
          </w:p>
        </w:tc>
      </w:tr>
      <w:tr w:rsidR="00C35381" w:rsidRPr="00C56655" w14:paraId="5DC9B796" w14:textId="77777777" w:rsidTr="00CF1D2F">
        <w:trPr>
          <w:trHeight w:val="227"/>
        </w:trPr>
        <w:tc>
          <w:tcPr>
            <w:tcW w:w="1513" w:type="dxa"/>
            <w:shd w:val="clear" w:color="auto" w:fill="auto"/>
            <w:noWrap/>
            <w:vAlign w:val="center"/>
          </w:tcPr>
          <w:p w14:paraId="73E97210" w14:textId="17E22580" w:rsidR="00C35381" w:rsidRPr="00C56655" w:rsidRDefault="00C35381"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MCNP</w:t>
            </w:r>
          </w:p>
        </w:tc>
      </w:tr>
      <w:tr w:rsidR="00C35381" w:rsidRPr="00C56655" w14:paraId="512FDB87" w14:textId="77777777" w:rsidTr="00CF1D2F">
        <w:trPr>
          <w:trHeight w:val="227"/>
        </w:trPr>
        <w:tc>
          <w:tcPr>
            <w:tcW w:w="1513" w:type="dxa"/>
            <w:shd w:val="clear" w:color="auto" w:fill="auto"/>
            <w:noWrap/>
            <w:vAlign w:val="center"/>
          </w:tcPr>
          <w:p w14:paraId="1E94E55D" w14:textId="044918C3" w:rsidR="00C35381" w:rsidRPr="00C56655" w:rsidRDefault="00C35381"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NOBLEG, GETTER</w:t>
            </w:r>
          </w:p>
        </w:tc>
      </w:tr>
      <w:tr w:rsidR="00C35381" w:rsidRPr="00C56655" w14:paraId="59C2CBDF" w14:textId="77777777" w:rsidTr="00CF1D2F">
        <w:trPr>
          <w:trHeight w:val="227"/>
        </w:trPr>
        <w:tc>
          <w:tcPr>
            <w:tcW w:w="1513" w:type="dxa"/>
            <w:shd w:val="clear" w:color="auto" w:fill="auto"/>
            <w:noWrap/>
            <w:vAlign w:val="center"/>
          </w:tcPr>
          <w:p w14:paraId="3405B378" w14:textId="6C3B82D5" w:rsidR="00C35381" w:rsidRPr="00C56655" w:rsidRDefault="00C35381"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Star-CCM+</w:t>
            </w:r>
          </w:p>
        </w:tc>
      </w:tr>
      <w:tr w:rsidR="00C35381" w:rsidRPr="00C56655" w14:paraId="1B992931" w14:textId="77777777" w:rsidTr="00CF1D2F">
        <w:trPr>
          <w:trHeight w:val="227"/>
        </w:trPr>
        <w:tc>
          <w:tcPr>
            <w:tcW w:w="1513" w:type="dxa"/>
            <w:shd w:val="clear" w:color="auto" w:fill="auto"/>
            <w:noWrap/>
            <w:vAlign w:val="center"/>
          </w:tcPr>
          <w:p w14:paraId="21141C94" w14:textId="096377EA" w:rsidR="00C35381" w:rsidRPr="00C56655" w:rsidRDefault="00C35381"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Star-CD</w:t>
            </w:r>
          </w:p>
        </w:tc>
      </w:tr>
      <w:tr w:rsidR="00C35381" w:rsidRPr="00C56655" w14:paraId="43A101C5" w14:textId="77777777" w:rsidTr="00CF1D2F">
        <w:trPr>
          <w:trHeight w:val="227"/>
        </w:trPr>
        <w:tc>
          <w:tcPr>
            <w:tcW w:w="1513" w:type="dxa"/>
            <w:shd w:val="clear" w:color="auto" w:fill="auto"/>
            <w:noWrap/>
            <w:vAlign w:val="center"/>
          </w:tcPr>
          <w:p w14:paraId="5DCE04F5" w14:textId="28A1F3F0" w:rsidR="00C35381" w:rsidRPr="00C56655" w:rsidRDefault="00C35381" w:rsidP="00CF1D2F">
            <w:pPr>
              <w:keepNext/>
              <w:keepLines/>
              <w:spacing w:before="20" w:after="20" w:line="240" w:lineRule="auto"/>
              <w:jc w:val="left"/>
              <w:rPr>
                <w:rFonts w:ascii="Calibri" w:hAnsi="Calibri" w:cs="Calibri"/>
                <w:sz w:val="20"/>
              </w:rPr>
            </w:pPr>
            <w:r w:rsidRPr="00C56655">
              <w:rPr>
                <w:rFonts w:ascii="Calibri" w:hAnsi="Calibri" w:cs="Calibri"/>
                <w:color w:val="000000"/>
                <w:sz w:val="20"/>
              </w:rPr>
              <w:t>TINTE/MGT</w:t>
            </w:r>
          </w:p>
        </w:tc>
      </w:tr>
      <w:tr w:rsidR="00C35381" w:rsidRPr="00C56655" w14:paraId="0D645B3E" w14:textId="77777777" w:rsidTr="00CF1D2F">
        <w:trPr>
          <w:trHeight w:val="227"/>
        </w:trPr>
        <w:tc>
          <w:tcPr>
            <w:tcW w:w="1513" w:type="dxa"/>
            <w:shd w:val="clear" w:color="auto" w:fill="auto"/>
            <w:noWrap/>
            <w:vAlign w:val="center"/>
          </w:tcPr>
          <w:p w14:paraId="65190F14" w14:textId="681803DE"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VSOP</w:t>
            </w:r>
          </w:p>
        </w:tc>
      </w:tr>
    </w:tbl>
    <w:p w14:paraId="69681B75" w14:textId="77777777" w:rsidR="00B75737" w:rsidRPr="00C56655" w:rsidRDefault="00B75737" w:rsidP="00B75737">
      <w:pPr>
        <w:spacing w:after="0"/>
        <w:rPr>
          <w:sz w:val="16"/>
          <w:szCs w:val="16"/>
        </w:rPr>
      </w:pPr>
    </w:p>
    <w:p w14:paraId="57514BB0" w14:textId="77777777" w:rsidR="00C31C5F" w:rsidRPr="00C56655" w:rsidRDefault="00C31C5F" w:rsidP="00C31C5F">
      <w:pPr>
        <w:pStyle w:val="Heading1"/>
      </w:pPr>
      <w:bookmarkStart w:id="708" w:name="_Toc381802986"/>
      <w:bookmarkStart w:id="709" w:name="_Toc513580775"/>
      <w:r w:rsidRPr="00C56655">
        <w:lastRenderedPageBreak/>
        <w:t>Appendices</w:t>
      </w:r>
      <w:bookmarkEnd w:id="708"/>
      <w:bookmarkEnd w:id="709"/>
    </w:p>
    <w:p w14:paraId="64D1892F" w14:textId="77777777" w:rsidR="00C31C5F" w:rsidRPr="00C56655" w:rsidRDefault="00C31C5F" w:rsidP="00C31C5F">
      <w:pPr>
        <w:pStyle w:val="Heading2"/>
      </w:pPr>
      <w:bookmarkStart w:id="710" w:name="App_A"/>
      <w:bookmarkStart w:id="711" w:name="_Toc381802987"/>
      <w:bookmarkStart w:id="712" w:name="_Toc513580776"/>
      <w:r w:rsidRPr="00C56655">
        <w:t>Appendix A</w:t>
      </w:r>
      <w:bookmarkEnd w:id="710"/>
      <w:r w:rsidRPr="00C56655">
        <w:t>: Copyright and Licence</w:t>
      </w:r>
      <w:bookmarkEnd w:id="711"/>
      <w:bookmarkEnd w:id="712"/>
    </w:p>
    <w:p w14:paraId="5588BFA4" w14:textId="77777777" w:rsidR="00C31C5F" w:rsidRPr="00C56655" w:rsidRDefault="00C31C5F" w:rsidP="00C31C5F">
      <w:r w:rsidRPr="00C56655">
        <w:t>The copyright notice applicable to the Automated Template System is contained in the file CopyrightNotice.txt in the base template folder as well as the company-specific template folder:</w:t>
      </w:r>
    </w:p>
    <w:p w14:paraId="7A2CE22C" w14:textId="667A7A7D" w:rsidR="00C31C5F" w:rsidRPr="00C56655" w:rsidRDefault="00C31C5F" w:rsidP="001820B4">
      <w:pPr>
        <w:spacing w:after="0"/>
        <w:ind w:left="284"/>
        <w:jc w:val="left"/>
        <w:rPr>
          <w:rFonts w:ascii="Courier New" w:hAnsi="Courier New" w:cs="Courier New"/>
          <w:sz w:val="20"/>
        </w:rPr>
      </w:pPr>
      <w:r w:rsidRPr="00C56655">
        <w:rPr>
          <w:rFonts w:ascii="Courier New" w:hAnsi="Courier New" w:cs="Courier New"/>
          <w:sz w:val="20"/>
        </w:rPr>
        <w:t xml:space="preserve">(c) Copyright 2001, 2002, 2003, 2004, 2005, 2006, 2007, 2008, 2009, 2010, 2011, 2012, 2013, 2014, 2015, 2016, 2017, 2018 Johannes </w:t>
      </w:r>
      <w:ins w:id="713" w:author="J A Odendaal" w:date="2018-05-03T14:09:00Z">
        <w:r w:rsidR="001820B4" w:rsidRPr="00C56655">
          <w:rPr>
            <w:rFonts w:ascii="Courier New" w:hAnsi="Courier New" w:cs="Courier New"/>
            <w:sz w:val="20"/>
          </w:rPr>
          <w:t xml:space="preserve">(Hansie) Abraham </w:t>
        </w:r>
      </w:ins>
      <w:r w:rsidRPr="00C56655">
        <w:rPr>
          <w:rFonts w:ascii="Courier New" w:hAnsi="Courier New" w:cs="Courier New"/>
          <w:sz w:val="20"/>
        </w:rPr>
        <w:t>Odendaal</w:t>
      </w:r>
    </w:p>
    <w:p w14:paraId="26EDABE5" w14:textId="214E9A9E" w:rsidR="00C31C5F" w:rsidRPr="00C56655" w:rsidRDefault="00C31C5F" w:rsidP="001820B4">
      <w:pPr>
        <w:spacing w:after="0"/>
        <w:ind w:left="851"/>
        <w:jc w:val="left"/>
        <w:rPr>
          <w:rFonts w:ascii="Courier New" w:hAnsi="Courier New" w:cs="Courier New"/>
          <w:sz w:val="20"/>
        </w:rPr>
      </w:pPr>
      <w:r w:rsidRPr="00C56655">
        <w:rPr>
          <w:rFonts w:ascii="Courier New" w:hAnsi="Courier New" w:cs="Courier New"/>
          <w:sz w:val="20"/>
        </w:rPr>
        <w:t>Note: Copyright is limited to all Visual Basic for Applications programming and associated visual controls that define the template system.</w:t>
      </w:r>
    </w:p>
    <w:p w14:paraId="06E8380D" w14:textId="77777777" w:rsidR="00C31C5F" w:rsidRPr="00C56655" w:rsidRDefault="00C31C5F" w:rsidP="00C31C5F"/>
    <w:p w14:paraId="15BB059F" w14:textId="77777777" w:rsidR="00C31C5F" w:rsidRPr="00C56655" w:rsidRDefault="00C31C5F" w:rsidP="00C31C5F">
      <w:r w:rsidRPr="00C56655">
        <w:t>General licence conditions applicable to the Automated Template System are contained in the file LicenceConditions.txt in the base template folder:</w:t>
      </w:r>
    </w:p>
    <w:p w14:paraId="42D34F65" w14:textId="77777777" w:rsidR="00C31C5F" w:rsidRPr="00C56655" w:rsidRDefault="00C31C5F" w:rsidP="00C31C5F">
      <w:pPr>
        <w:spacing w:after="0"/>
        <w:ind w:left="284"/>
        <w:jc w:val="left"/>
        <w:rPr>
          <w:rFonts w:ascii="Courier New" w:hAnsi="Courier New" w:cs="Courier New"/>
          <w:sz w:val="20"/>
        </w:rPr>
      </w:pPr>
      <w:r w:rsidRPr="00C56655">
        <w:rPr>
          <w:rFonts w:ascii="Courier New" w:hAnsi="Courier New" w:cs="Courier New"/>
          <w:sz w:val="20"/>
        </w:rPr>
        <w:t>This template system is only licensed</w:t>
      </w:r>
    </w:p>
    <w:p w14:paraId="3F99BD18" w14:textId="6B4C5B52" w:rsidR="00C31C5F" w:rsidRPr="00C56655" w:rsidRDefault="00C31C5F" w:rsidP="00C31C5F">
      <w:pPr>
        <w:spacing w:after="0"/>
        <w:ind w:left="284"/>
        <w:jc w:val="left"/>
        <w:rPr>
          <w:rFonts w:ascii="Courier New" w:hAnsi="Courier New" w:cs="Courier New"/>
          <w:sz w:val="20"/>
        </w:rPr>
      </w:pPr>
      <w:r w:rsidRPr="00C56655">
        <w:rPr>
          <w:rFonts w:ascii="Courier New" w:hAnsi="Courier New" w:cs="Courier New"/>
          <w:sz w:val="20"/>
        </w:rPr>
        <w:t xml:space="preserve">to a Licensee by Johannes </w:t>
      </w:r>
      <w:ins w:id="714" w:author="J A Odendaal" w:date="2018-05-03T14:06:00Z">
        <w:r w:rsidR="001820B4" w:rsidRPr="00C56655">
          <w:rPr>
            <w:rFonts w:ascii="Courier New" w:hAnsi="Courier New" w:cs="Courier New"/>
            <w:sz w:val="20"/>
          </w:rPr>
          <w:t xml:space="preserve">(Hansie) Abraham </w:t>
        </w:r>
      </w:ins>
      <w:r w:rsidRPr="00C56655">
        <w:rPr>
          <w:rFonts w:ascii="Courier New" w:hAnsi="Courier New" w:cs="Courier New"/>
          <w:sz w:val="20"/>
        </w:rPr>
        <w:t>Odendaal,</w:t>
      </w:r>
    </w:p>
    <w:p w14:paraId="07F80EAD" w14:textId="77777777" w:rsidR="00C31C5F" w:rsidRPr="00C56655" w:rsidRDefault="00C31C5F" w:rsidP="00C31C5F">
      <w:pPr>
        <w:spacing w:after="0"/>
        <w:ind w:left="284"/>
        <w:jc w:val="left"/>
        <w:rPr>
          <w:rFonts w:ascii="Courier New" w:hAnsi="Courier New" w:cs="Courier New"/>
          <w:sz w:val="20"/>
        </w:rPr>
      </w:pPr>
      <w:r w:rsidRPr="00C56655">
        <w:rPr>
          <w:rFonts w:ascii="Courier New" w:hAnsi="Courier New" w:cs="Courier New"/>
          <w:sz w:val="20"/>
        </w:rPr>
        <w:t>hereafter called the Licensor, if</w:t>
      </w:r>
    </w:p>
    <w:p w14:paraId="5257A4DD" w14:textId="77777777" w:rsidR="00C31C5F" w:rsidRPr="00C56655" w:rsidRDefault="00C31C5F" w:rsidP="00C31C5F">
      <w:pPr>
        <w:spacing w:after="0"/>
        <w:ind w:left="284"/>
        <w:jc w:val="left"/>
        <w:rPr>
          <w:rFonts w:ascii="Courier New" w:hAnsi="Courier New" w:cs="Courier New"/>
          <w:sz w:val="20"/>
        </w:rPr>
      </w:pPr>
      <w:r w:rsidRPr="00C56655">
        <w:rPr>
          <w:rFonts w:ascii="Courier New" w:hAnsi="Courier New" w:cs="Courier New"/>
          <w:sz w:val="20"/>
        </w:rPr>
        <w:t>lawfully obtained and correctly installed.</w:t>
      </w:r>
    </w:p>
    <w:p w14:paraId="075C9DF6" w14:textId="77777777" w:rsidR="00C31C5F" w:rsidRPr="00C56655" w:rsidRDefault="00C31C5F" w:rsidP="00C31C5F">
      <w:pPr>
        <w:spacing w:after="0"/>
        <w:ind w:left="284"/>
        <w:jc w:val="left"/>
        <w:rPr>
          <w:rFonts w:ascii="Courier New" w:hAnsi="Courier New" w:cs="Courier New"/>
          <w:sz w:val="20"/>
        </w:rPr>
      </w:pPr>
      <w:r w:rsidRPr="00C56655">
        <w:rPr>
          <w:rFonts w:ascii="Courier New" w:hAnsi="Courier New" w:cs="Courier New"/>
          <w:sz w:val="20"/>
        </w:rPr>
        <w:t>This licence is a non-exclusive licence</w:t>
      </w:r>
    </w:p>
    <w:p w14:paraId="07249A85" w14:textId="77777777" w:rsidR="00C31C5F" w:rsidRPr="00C56655" w:rsidRDefault="00C31C5F" w:rsidP="00C31C5F">
      <w:pPr>
        <w:spacing w:after="0"/>
        <w:ind w:left="284"/>
        <w:jc w:val="left"/>
        <w:rPr>
          <w:rFonts w:ascii="Courier New" w:hAnsi="Courier New" w:cs="Courier New"/>
          <w:sz w:val="20"/>
        </w:rPr>
      </w:pPr>
      <w:r w:rsidRPr="00C56655">
        <w:rPr>
          <w:rFonts w:ascii="Courier New" w:hAnsi="Courier New" w:cs="Courier New"/>
          <w:sz w:val="20"/>
        </w:rPr>
        <w:t>for the exclusive use and direct or indirect</w:t>
      </w:r>
    </w:p>
    <w:p w14:paraId="2248A3FB" w14:textId="77777777" w:rsidR="00C31C5F" w:rsidRPr="00C56655" w:rsidRDefault="00C31C5F" w:rsidP="00C31C5F">
      <w:pPr>
        <w:spacing w:after="0"/>
        <w:ind w:left="284"/>
        <w:jc w:val="left"/>
        <w:rPr>
          <w:rFonts w:ascii="Courier New" w:hAnsi="Courier New" w:cs="Courier New"/>
          <w:sz w:val="20"/>
        </w:rPr>
      </w:pPr>
      <w:r w:rsidRPr="00C56655">
        <w:rPr>
          <w:rFonts w:ascii="Courier New" w:hAnsi="Courier New" w:cs="Courier New"/>
          <w:sz w:val="20"/>
        </w:rPr>
        <w:t>business of the Licensee by any of its direct</w:t>
      </w:r>
    </w:p>
    <w:p w14:paraId="57C7887B" w14:textId="77777777" w:rsidR="00C31C5F" w:rsidRPr="00C56655" w:rsidRDefault="00C31C5F" w:rsidP="00C31C5F">
      <w:pPr>
        <w:spacing w:after="0"/>
        <w:ind w:left="284"/>
        <w:jc w:val="left"/>
        <w:rPr>
          <w:rFonts w:ascii="Courier New" w:hAnsi="Courier New" w:cs="Courier New"/>
          <w:sz w:val="20"/>
        </w:rPr>
      </w:pPr>
      <w:r w:rsidRPr="00C56655">
        <w:rPr>
          <w:rFonts w:ascii="Courier New" w:hAnsi="Courier New" w:cs="Courier New"/>
          <w:sz w:val="20"/>
        </w:rPr>
        <w:t>or indirect employees or contractors whereby</w:t>
      </w:r>
    </w:p>
    <w:p w14:paraId="1CCBCEA5" w14:textId="77777777" w:rsidR="00C31C5F" w:rsidRPr="00C56655" w:rsidRDefault="00C31C5F" w:rsidP="00C31C5F">
      <w:pPr>
        <w:spacing w:after="0"/>
        <w:ind w:left="284"/>
        <w:jc w:val="left"/>
        <w:rPr>
          <w:rFonts w:ascii="Courier New" w:hAnsi="Courier New" w:cs="Courier New"/>
          <w:sz w:val="20"/>
        </w:rPr>
      </w:pPr>
      <w:r w:rsidRPr="00C56655">
        <w:rPr>
          <w:rFonts w:ascii="Courier New" w:hAnsi="Courier New" w:cs="Courier New"/>
          <w:sz w:val="20"/>
        </w:rPr>
        <w:t>information is captured in documents authorized</w:t>
      </w:r>
    </w:p>
    <w:p w14:paraId="51C3625D" w14:textId="77777777" w:rsidR="00C31C5F" w:rsidRPr="00C56655" w:rsidRDefault="00C31C5F" w:rsidP="00C31C5F">
      <w:pPr>
        <w:spacing w:after="0"/>
        <w:ind w:left="284"/>
        <w:jc w:val="left"/>
        <w:rPr>
          <w:rFonts w:ascii="Courier New" w:hAnsi="Courier New" w:cs="Courier New"/>
          <w:sz w:val="20"/>
        </w:rPr>
      </w:pPr>
      <w:r w:rsidRPr="00C56655">
        <w:rPr>
          <w:rFonts w:ascii="Courier New" w:hAnsi="Courier New" w:cs="Courier New"/>
          <w:sz w:val="20"/>
        </w:rPr>
        <w:t>by the Licensee where such documents are based on</w:t>
      </w:r>
    </w:p>
    <w:p w14:paraId="4FA15C21" w14:textId="77777777" w:rsidR="00C31C5F" w:rsidRPr="00C56655" w:rsidRDefault="00C31C5F" w:rsidP="00C31C5F">
      <w:pPr>
        <w:spacing w:after="0"/>
        <w:ind w:left="284"/>
        <w:jc w:val="left"/>
        <w:rPr>
          <w:rFonts w:ascii="Courier New" w:hAnsi="Courier New" w:cs="Courier New"/>
          <w:sz w:val="20"/>
        </w:rPr>
      </w:pPr>
      <w:r w:rsidRPr="00C56655">
        <w:rPr>
          <w:rFonts w:ascii="Courier New" w:hAnsi="Courier New" w:cs="Courier New"/>
          <w:sz w:val="20"/>
        </w:rPr>
        <w:t>or make use of this template system.</w:t>
      </w:r>
    </w:p>
    <w:p w14:paraId="7C584FBA" w14:textId="77777777" w:rsidR="00C31C5F" w:rsidRPr="00C56655" w:rsidRDefault="00C31C5F" w:rsidP="00C31C5F">
      <w:pPr>
        <w:spacing w:after="0"/>
        <w:ind w:left="284"/>
        <w:jc w:val="left"/>
        <w:rPr>
          <w:rFonts w:ascii="Courier New" w:hAnsi="Courier New" w:cs="Courier New"/>
          <w:sz w:val="20"/>
        </w:rPr>
      </w:pPr>
      <w:r w:rsidRPr="00C56655">
        <w:rPr>
          <w:rFonts w:ascii="Courier New" w:hAnsi="Courier New" w:cs="Courier New"/>
          <w:sz w:val="20"/>
        </w:rPr>
        <w:t>This licence is applicable to any version of the</w:t>
      </w:r>
    </w:p>
    <w:p w14:paraId="62F7886E" w14:textId="77777777" w:rsidR="00C31C5F" w:rsidRPr="00C56655" w:rsidRDefault="00C31C5F" w:rsidP="00C31C5F">
      <w:pPr>
        <w:spacing w:after="0"/>
        <w:ind w:left="284"/>
        <w:jc w:val="left"/>
        <w:rPr>
          <w:rFonts w:ascii="Courier New" w:hAnsi="Courier New" w:cs="Courier New"/>
          <w:sz w:val="20"/>
        </w:rPr>
      </w:pPr>
      <w:r w:rsidRPr="00C56655">
        <w:rPr>
          <w:rFonts w:ascii="Courier New" w:hAnsi="Courier New" w:cs="Courier New"/>
          <w:sz w:val="20"/>
        </w:rPr>
        <w:t>template system that has specifically been released</w:t>
      </w:r>
    </w:p>
    <w:p w14:paraId="4D39D986" w14:textId="77777777" w:rsidR="00C31C5F" w:rsidRPr="00C56655" w:rsidRDefault="00C31C5F" w:rsidP="00C31C5F">
      <w:pPr>
        <w:spacing w:after="0"/>
        <w:ind w:left="284"/>
        <w:jc w:val="left"/>
        <w:rPr>
          <w:rFonts w:ascii="Courier New" w:hAnsi="Courier New" w:cs="Courier New"/>
          <w:sz w:val="20"/>
        </w:rPr>
      </w:pPr>
      <w:r w:rsidRPr="00C56655">
        <w:rPr>
          <w:rFonts w:ascii="Courier New" w:hAnsi="Courier New" w:cs="Courier New"/>
          <w:sz w:val="20"/>
        </w:rPr>
        <w:t>to the Licensee by the Licensor.</w:t>
      </w:r>
    </w:p>
    <w:p w14:paraId="3F5AC34B" w14:textId="77777777" w:rsidR="00C31C5F" w:rsidRPr="00C56655" w:rsidRDefault="00C31C5F" w:rsidP="00C31C5F">
      <w:pPr>
        <w:spacing w:after="0"/>
        <w:ind w:left="284"/>
        <w:jc w:val="left"/>
        <w:rPr>
          <w:rFonts w:ascii="Courier New" w:hAnsi="Courier New" w:cs="Courier New"/>
          <w:sz w:val="20"/>
        </w:rPr>
      </w:pPr>
      <w:r w:rsidRPr="00C56655">
        <w:rPr>
          <w:rFonts w:ascii="Courier New" w:hAnsi="Courier New" w:cs="Courier New"/>
          <w:sz w:val="20"/>
        </w:rPr>
        <w:t>This licence does not entitle the Licensee to future</w:t>
      </w:r>
    </w:p>
    <w:p w14:paraId="1802F761" w14:textId="77777777" w:rsidR="00C31C5F" w:rsidRPr="00C56655" w:rsidRDefault="00C31C5F" w:rsidP="00C31C5F">
      <w:pPr>
        <w:spacing w:after="0"/>
        <w:ind w:left="284"/>
        <w:jc w:val="left"/>
        <w:rPr>
          <w:rFonts w:ascii="Courier New" w:hAnsi="Courier New" w:cs="Courier New"/>
          <w:sz w:val="20"/>
        </w:rPr>
      </w:pPr>
      <w:r w:rsidRPr="00C56655">
        <w:rPr>
          <w:rFonts w:ascii="Courier New" w:hAnsi="Courier New" w:cs="Courier New"/>
          <w:sz w:val="20"/>
        </w:rPr>
        <w:t>upgrades or releases of the template system unless</w:t>
      </w:r>
    </w:p>
    <w:p w14:paraId="44D903A1" w14:textId="77777777" w:rsidR="00C31C5F" w:rsidRPr="00C56655" w:rsidRDefault="00C31C5F" w:rsidP="00C31C5F">
      <w:pPr>
        <w:spacing w:after="0"/>
        <w:ind w:left="284"/>
        <w:jc w:val="left"/>
        <w:rPr>
          <w:rFonts w:ascii="Courier New" w:hAnsi="Courier New" w:cs="Courier New"/>
          <w:sz w:val="20"/>
        </w:rPr>
      </w:pPr>
      <w:r w:rsidRPr="00C56655">
        <w:rPr>
          <w:rFonts w:ascii="Courier New" w:hAnsi="Courier New" w:cs="Courier New"/>
          <w:sz w:val="20"/>
        </w:rPr>
        <w:t>agreed to between the Licensor and the Licensee on</w:t>
      </w:r>
    </w:p>
    <w:p w14:paraId="546D0497" w14:textId="77777777" w:rsidR="00C31C5F" w:rsidRPr="00C56655" w:rsidRDefault="00C31C5F" w:rsidP="00C31C5F">
      <w:pPr>
        <w:spacing w:after="0"/>
        <w:ind w:left="284"/>
        <w:jc w:val="left"/>
        <w:rPr>
          <w:rFonts w:ascii="Courier New" w:hAnsi="Courier New" w:cs="Courier New"/>
          <w:sz w:val="20"/>
        </w:rPr>
      </w:pPr>
      <w:r w:rsidRPr="00C56655">
        <w:rPr>
          <w:rFonts w:ascii="Courier New" w:hAnsi="Courier New" w:cs="Courier New"/>
          <w:sz w:val="20"/>
        </w:rPr>
        <w:t>a case-by-case basis.</w:t>
      </w:r>
    </w:p>
    <w:p w14:paraId="7555EB2C" w14:textId="77777777" w:rsidR="00C31C5F" w:rsidRPr="00C56655" w:rsidRDefault="00C31C5F" w:rsidP="00C31C5F">
      <w:pPr>
        <w:spacing w:after="0"/>
        <w:ind w:left="284"/>
        <w:jc w:val="left"/>
        <w:rPr>
          <w:rFonts w:ascii="Courier New" w:hAnsi="Courier New" w:cs="Courier New"/>
          <w:sz w:val="20"/>
        </w:rPr>
      </w:pPr>
      <w:r w:rsidRPr="00C56655">
        <w:rPr>
          <w:rFonts w:ascii="Courier New" w:hAnsi="Courier New" w:cs="Courier New"/>
          <w:sz w:val="20"/>
        </w:rPr>
        <w:t>This licence does not infringe on the copyright.</w:t>
      </w:r>
    </w:p>
    <w:p w14:paraId="7C2BDA69" w14:textId="77777777" w:rsidR="00C31C5F" w:rsidRPr="00C56655" w:rsidRDefault="00C31C5F" w:rsidP="00C31C5F">
      <w:pPr>
        <w:spacing w:after="0"/>
        <w:ind w:left="284"/>
        <w:jc w:val="left"/>
        <w:rPr>
          <w:rFonts w:ascii="Courier New" w:hAnsi="Courier New" w:cs="Courier New"/>
          <w:sz w:val="20"/>
        </w:rPr>
      </w:pPr>
      <w:r w:rsidRPr="00C56655">
        <w:rPr>
          <w:rFonts w:ascii="Courier New" w:hAnsi="Courier New" w:cs="Courier New"/>
          <w:sz w:val="20"/>
        </w:rPr>
        <w:t>This licence is in automatic effect if the</w:t>
      </w:r>
    </w:p>
    <w:p w14:paraId="3966EFD9" w14:textId="77777777" w:rsidR="00C31C5F" w:rsidRPr="00C56655" w:rsidRDefault="00C31C5F" w:rsidP="00C31C5F">
      <w:pPr>
        <w:spacing w:after="0"/>
        <w:ind w:left="284"/>
        <w:jc w:val="left"/>
        <w:rPr>
          <w:rFonts w:ascii="Courier New" w:hAnsi="Courier New" w:cs="Courier New"/>
          <w:sz w:val="20"/>
        </w:rPr>
      </w:pPr>
      <w:r w:rsidRPr="00C56655">
        <w:rPr>
          <w:rFonts w:ascii="Courier New" w:hAnsi="Courier New" w:cs="Courier New"/>
          <w:sz w:val="20"/>
        </w:rPr>
        <w:t>template system is installed.</w:t>
      </w:r>
    </w:p>
    <w:p w14:paraId="3D0C1B7E" w14:textId="77777777" w:rsidR="00C31C5F" w:rsidRPr="00C56655" w:rsidRDefault="00C31C5F" w:rsidP="00C31C5F"/>
    <w:p w14:paraId="14878B71" w14:textId="77777777" w:rsidR="00C31C5F" w:rsidRPr="00C56655" w:rsidRDefault="00C31C5F" w:rsidP="00C31C5F">
      <w:r w:rsidRPr="00C56655">
        <w:t>Company-specific licence conditions applicable to the Automated Template System are contained in the file Licence.txt in the company-specific template folder:</w:t>
      </w:r>
    </w:p>
    <w:p w14:paraId="2EFD1949" w14:textId="77777777" w:rsidR="00C31C5F" w:rsidRPr="00C56655" w:rsidRDefault="00C31C5F" w:rsidP="00C31C5F">
      <w:pPr>
        <w:spacing w:after="0"/>
        <w:ind w:left="284"/>
        <w:jc w:val="left"/>
        <w:rPr>
          <w:rFonts w:ascii="Courier New" w:hAnsi="Courier New" w:cs="Courier New"/>
          <w:sz w:val="20"/>
        </w:rPr>
      </w:pPr>
      <w:r w:rsidRPr="00C56655">
        <w:rPr>
          <w:rFonts w:ascii="Courier New" w:hAnsi="Courier New" w:cs="Courier New"/>
          <w:sz w:val="20"/>
        </w:rPr>
        <w:t>This template system is licensed to</w:t>
      </w:r>
    </w:p>
    <w:p w14:paraId="3EBFD7F1" w14:textId="77777777" w:rsidR="00C31C5F" w:rsidRPr="00C56655" w:rsidRDefault="00C31C5F" w:rsidP="00C31C5F">
      <w:pPr>
        <w:spacing w:after="0"/>
        <w:ind w:left="284"/>
        <w:jc w:val="left"/>
        <w:rPr>
          <w:rFonts w:ascii="Courier New" w:hAnsi="Courier New" w:cs="Courier New"/>
          <w:sz w:val="20"/>
        </w:rPr>
      </w:pPr>
      <w:r w:rsidRPr="00C56655">
        <w:rPr>
          <w:rFonts w:ascii="Courier New" w:hAnsi="Courier New" w:cs="Courier New"/>
          <w:sz w:val="20"/>
        </w:rPr>
        <w:t>MyCompanyFullName (registration number for MyCompany),</w:t>
      </w:r>
    </w:p>
    <w:p w14:paraId="60CC0AE5" w14:textId="5D8C90CB" w:rsidR="00C31C5F" w:rsidRPr="00C56655" w:rsidRDefault="00C31C5F" w:rsidP="00C31C5F">
      <w:pPr>
        <w:spacing w:after="0"/>
        <w:ind w:left="284"/>
        <w:jc w:val="left"/>
        <w:rPr>
          <w:rFonts w:ascii="Courier New" w:hAnsi="Courier New" w:cs="Courier New"/>
          <w:sz w:val="20"/>
        </w:rPr>
      </w:pPr>
      <w:r w:rsidRPr="00C56655">
        <w:rPr>
          <w:rFonts w:ascii="Courier New" w:hAnsi="Courier New" w:cs="Courier New"/>
          <w:sz w:val="20"/>
        </w:rPr>
        <w:t>hereafter called the Licensee, by Johannes</w:t>
      </w:r>
      <w:ins w:id="715" w:author="J A Odendaal" w:date="2018-05-03T14:08:00Z">
        <w:r w:rsidR="001820B4" w:rsidRPr="00C56655">
          <w:rPr>
            <w:rFonts w:ascii="Courier New" w:hAnsi="Courier New" w:cs="Courier New"/>
            <w:sz w:val="20"/>
          </w:rPr>
          <w:t xml:space="preserve"> (Hansie)</w:t>
        </w:r>
      </w:ins>
    </w:p>
    <w:p w14:paraId="0ECAE4F0" w14:textId="5D43FE73" w:rsidR="00C31C5F" w:rsidRPr="00C56655" w:rsidRDefault="001820B4" w:rsidP="00C31C5F">
      <w:pPr>
        <w:spacing w:after="0"/>
        <w:ind w:left="284"/>
        <w:jc w:val="left"/>
        <w:rPr>
          <w:rFonts w:ascii="Courier New" w:hAnsi="Courier New" w:cs="Courier New"/>
          <w:sz w:val="20"/>
        </w:rPr>
      </w:pPr>
      <w:ins w:id="716" w:author="J A Odendaal" w:date="2018-05-03T14:08:00Z">
        <w:r w:rsidRPr="00C56655">
          <w:rPr>
            <w:rFonts w:ascii="Courier New" w:hAnsi="Courier New" w:cs="Courier New"/>
            <w:sz w:val="20"/>
          </w:rPr>
          <w:t xml:space="preserve">Abraham </w:t>
        </w:r>
      </w:ins>
      <w:r w:rsidR="00C31C5F" w:rsidRPr="00C56655">
        <w:rPr>
          <w:rFonts w:ascii="Courier New" w:hAnsi="Courier New" w:cs="Courier New"/>
          <w:sz w:val="20"/>
        </w:rPr>
        <w:t>Odendaal, hereafter called the Licensor.</w:t>
      </w:r>
    </w:p>
    <w:p w14:paraId="18BD7453" w14:textId="77777777" w:rsidR="00C31C5F" w:rsidRPr="00C56655" w:rsidRDefault="00C31C5F" w:rsidP="00C31C5F">
      <w:pPr>
        <w:spacing w:after="0"/>
        <w:ind w:left="284"/>
        <w:jc w:val="left"/>
        <w:rPr>
          <w:rFonts w:ascii="Courier New" w:hAnsi="Courier New" w:cs="Courier New"/>
          <w:sz w:val="20"/>
        </w:rPr>
      </w:pPr>
      <w:r w:rsidRPr="00C56655">
        <w:rPr>
          <w:rFonts w:ascii="Courier New" w:hAnsi="Courier New" w:cs="Courier New"/>
          <w:sz w:val="20"/>
        </w:rPr>
        <w:t>This licence is a non-exclusive licence</w:t>
      </w:r>
    </w:p>
    <w:p w14:paraId="37246347" w14:textId="77777777" w:rsidR="00C31C5F" w:rsidRPr="00C56655" w:rsidRDefault="00C31C5F" w:rsidP="00C31C5F">
      <w:pPr>
        <w:spacing w:after="0"/>
        <w:ind w:left="284"/>
        <w:jc w:val="left"/>
        <w:rPr>
          <w:rFonts w:ascii="Courier New" w:hAnsi="Courier New" w:cs="Courier New"/>
          <w:sz w:val="20"/>
        </w:rPr>
      </w:pPr>
      <w:r w:rsidRPr="00C56655">
        <w:rPr>
          <w:rFonts w:ascii="Courier New" w:hAnsi="Courier New" w:cs="Courier New"/>
          <w:sz w:val="20"/>
        </w:rPr>
        <w:t>for the exclusive use and direct or indirect</w:t>
      </w:r>
    </w:p>
    <w:p w14:paraId="0A016D71" w14:textId="77777777" w:rsidR="00C31C5F" w:rsidRPr="00C56655" w:rsidRDefault="00C31C5F" w:rsidP="00C31C5F">
      <w:pPr>
        <w:spacing w:after="0"/>
        <w:ind w:left="284"/>
        <w:jc w:val="left"/>
        <w:rPr>
          <w:rFonts w:ascii="Courier New" w:hAnsi="Courier New" w:cs="Courier New"/>
          <w:sz w:val="20"/>
        </w:rPr>
      </w:pPr>
      <w:r w:rsidRPr="00C56655">
        <w:rPr>
          <w:rFonts w:ascii="Courier New" w:hAnsi="Courier New" w:cs="Courier New"/>
          <w:sz w:val="20"/>
        </w:rPr>
        <w:t>business of the Licensee by any of its direct</w:t>
      </w:r>
    </w:p>
    <w:p w14:paraId="73D048F0" w14:textId="77777777" w:rsidR="00C31C5F" w:rsidRPr="00C56655" w:rsidRDefault="00C31C5F" w:rsidP="00C31C5F">
      <w:pPr>
        <w:spacing w:after="0"/>
        <w:ind w:left="284"/>
        <w:jc w:val="left"/>
        <w:rPr>
          <w:rFonts w:ascii="Courier New" w:hAnsi="Courier New" w:cs="Courier New"/>
          <w:sz w:val="20"/>
        </w:rPr>
      </w:pPr>
      <w:r w:rsidRPr="00C56655">
        <w:rPr>
          <w:rFonts w:ascii="Courier New" w:hAnsi="Courier New" w:cs="Courier New"/>
          <w:sz w:val="20"/>
        </w:rPr>
        <w:t>or indirect employees or contractors whereby</w:t>
      </w:r>
    </w:p>
    <w:p w14:paraId="188B0491" w14:textId="77777777" w:rsidR="00C31C5F" w:rsidRPr="00C56655" w:rsidRDefault="00C31C5F" w:rsidP="00C31C5F">
      <w:pPr>
        <w:spacing w:after="0"/>
        <w:ind w:left="284"/>
        <w:jc w:val="left"/>
        <w:rPr>
          <w:rFonts w:ascii="Courier New" w:hAnsi="Courier New" w:cs="Courier New"/>
          <w:sz w:val="20"/>
        </w:rPr>
      </w:pPr>
      <w:r w:rsidRPr="00C56655">
        <w:rPr>
          <w:rFonts w:ascii="Courier New" w:hAnsi="Courier New" w:cs="Courier New"/>
          <w:sz w:val="20"/>
        </w:rPr>
        <w:t>information is captured in documents authorized</w:t>
      </w:r>
    </w:p>
    <w:p w14:paraId="283AFF60" w14:textId="77777777" w:rsidR="00C31C5F" w:rsidRPr="00C56655" w:rsidRDefault="00C31C5F" w:rsidP="00C31C5F">
      <w:pPr>
        <w:spacing w:after="0"/>
        <w:ind w:left="284"/>
        <w:jc w:val="left"/>
        <w:rPr>
          <w:rFonts w:ascii="Courier New" w:hAnsi="Courier New" w:cs="Courier New"/>
          <w:sz w:val="20"/>
        </w:rPr>
      </w:pPr>
      <w:r w:rsidRPr="00C56655">
        <w:rPr>
          <w:rFonts w:ascii="Courier New" w:hAnsi="Courier New" w:cs="Courier New"/>
          <w:sz w:val="20"/>
        </w:rPr>
        <w:t>by the Licensee where such documents are based on</w:t>
      </w:r>
    </w:p>
    <w:p w14:paraId="7A63D166" w14:textId="77777777" w:rsidR="00C31C5F" w:rsidRPr="00C56655" w:rsidRDefault="00C31C5F" w:rsidP="00C31C5F">
      <w:pPr>
        <w:spacing w:after="0"/>
        <w:ind w:left="284"/>
        <w:jc w:val="left"/>
        <w:rPr>
          <w:rFonts w:ascii="Courier New" w:hAnsi="Courier New" w:cs="Courier New"/>
          <w:sz w:val="20"/>
        </w:rPr>
      </w:pPr>
      <w:r w:rsidRPr="00C56655">
        <w:rPr>
          <w:rFonts w:ascii="Courier New" w:hAnsi="Courier New" w:cs="Courier New"/>
          <w:sz w:val="20"/>
        </w:rPr>
        <w:t>or make use of this template system.</w:t>
      </w:r>
    </w:p>
    <w:p w14:paraId="626539DA" w14:textId="77777777" w:rsidR="00C31C5F" w:rsidRPr="00C56655" w:rsidRDefault="00C31C5F" w:rsidP="00C31C5F">
      <w:pPr>
        <w:spacing w:after="0"/>
        <w:ind w:left="284"/>
        <w:jc w:val="left"/>
        <w:rPr>
          <w:rFonts w:ascii="Courier New" w:hAnsi="Courier New" w:cs="Courier New"/>
          <w:sz w:val="20"/>
        </w:rPr>
      </w:pPr>
      <w:r w:rsidRPr="00C56655">
        <w:rPr>
          <w:rFonts w:ascii="Courier New" w:hAnsi="Courier New" w:cs="Courier New"/>
          <w:sz w:val="20"/>
        </w:rPr>
        <w:t>This licence is applicable to any version of the</w:t>
      </w:r>
    </w:p>
    <w:p w14:paraId="60694D84" w14:textId="77777777" w:rsidR="00C31C5F" w:rsidRPr="00C56655" w:rsidRDefault="00C31C5F" w:rsidP="00C31C5F">
      <w:pPr>
        <w:spacing w:after="0"/>
        <w:ind w:left="284"/>
        <w:jc w:val="left"/>
        <w:rPr>
          <w:rFonts w:ascii="Courier New" w:hAnsi="Courier New" w:cs="Courier New"/>
          <w:sz w:val="20"/>
        </w:rPr>
      </w:pPr>
      <w:r w:rsidRPr="00C56655">
        <w:rPr>
          <w:rFonts w:ascii="Courier New" w:hAnsi="Courier New" w:cs="Courier New"/>
          <w:sz w:val="20"/>
        </w:rPr>
        <w:t>template system that has specifically been released</w:t>
      </w:r>
    </w:p>
    <w:p w14:paraId="42CF9B51" w14:textId="77777777" w:rsidR="00C31C5F" w:rsidRPr="00C56655" w:rsidRDefault="00C31C5F" w:rsidP="00C31C5F">
      <w:pPr>
        <w:spacing w:after="0"/>
        <w:ind w:left="284"/>
        <w:jc w:val="left"/>
        <w:rPr>
          <w:rFonts w:ascii="Courier New" w:hAnsi="Courier New" w:cs="Courier New"/>
          <w:sz w:val="20"/>
        </w:rPr>
      </w:pPr>
      <w:r w:rsidRPr="00C56655">
        <w:rPr>
          <w:rFonts w:ascii="Courier New" w:hAnsi="Courier New" w:cs="Courier New"/>
          <w:sz w:val="20"/>
        </w:rPr>
        <w:t>to the Licensee by the Licensor.</w:t>
      </w:r>
    </w:p>
    <w:p w14:paraId="31864E84" w14:textId="77777777" w:rsidR="00C31C5F" w:rsidRPr="00C56655" w:rsidRDefault="00C31C5F" w:rsidP="00C31C5F">
      <w:pPr>
        <w:spacing w:after="0"/>
        <w:ind w:left="284"/>
        <w:jc w:val="left"/>
        <w:rPr>
          <w:rFonts w:ascii="Courier New" w:hAnsi="Courier New" w:cs="Courier New"/>
          <w:sz w:val="20"/>
        </w:rPr>
      </w:pPr>
      <w:r w:rsidRPr="00C56655">
        <w:rPr>
          <w:rFonts w:ascii="Courier New" w:hAnsi="Courier New" w:cs="Courier New"/>
          <w:sz w:val="20"/>
        </w:rPr>
        <w:lastRenderedPageBreak/>
        <w:t>This licence does not entitle the Licensee to future</w:t>
      </w:r>
    </w:p>
    <w:p w14:paraId="087EDA80" w14:textId="77777777" w:rsidR="00C31C5F" w:rsidRPr="00C56655" w:rsidRDefault="00C31C5F" w:rsidP="00C31C5F">
      <w:pPr>
        <w:spacing w:after="0"/>
        <w:ind w:left="284"/>
        <w:jc w:val="left"/>
        <w:rPr>
          <w:rFonts w:ascii="Courier New" w:hAnsi="Courier New" w:cs="Courier New"/>
          <w:sz w:val="20"/>
        </w:rPr>
      </w:pPr>
      <w:r w:rsidRPr="00C56655">
        <w:rPr>
          <w:rFonts w:ascii="Courier New" w:hAnsi="Courier New" w:cs="Courier New"/>
          <w:sz w:val="20"/>
        </w:rPr>
        <w:t>upgrades or releases of the template system unless</w:t>
      </w:r>
    </w:p>
    <w:p w14:paraId="05910AFD" w14:textId="77777777" w:rsidR="00C31C5F" w:rsidRPr="00C56655" w:rsidRDefault="00C31C5F" w:rsidP="00C31C5F">
      <w:pPr>
        <w:spacing w:after="0"/>
        <w:ind w:left="284"/>
        <w:jc w:val="left"/>
        <w:rPr>
          <w:rFonts w:ascii="Courier New" w:hAnsi="Courier New" w:cs="Courier New"/>
          <w:sz w:val="20"/>
        </w:rPr>
      </w:pPr>
      <w:r w:rsidRPr="00C56655">
        <w:rPr>
          <w:rFonts w:ascii="Courier New" w:hAnsi="Courier New" w:cs="Courier New"/>
          <w:sz w:val="20"/>
        </w:rPr>
        <w:t>agreed to between the Licensor and the Licensee on</w:t>
      </w:r>
    </w:p>
    <w:p w14:paraId="285F3F03" w14:textId="77777777" w:rsidR="00C31C5F" w:rsidRPr="00C56655" w:rsidRDefault="00C31C5F" w:rsidP="00C31C5F">
      <w:pPr>
        <w:spacing w:after="0"/>
        <w:ind w:left="284"/>
        <w:jc w:val="left"/>
        <w:rPr>
          <w:rFonts w:ascii="Courier New" w:hAnsi="Courier New" w:cs="Courier New"/>
          <w:sz w:val="20"/>
        </w:rPr>
      </w:pPr>
      <w:r w:rsidRPr="00C56655">
        <w:rPr>
          <w:rFonts w:ascii="Courier New" w:hAnsi="Courier New" w:cs="Courier New"/>
          <w:sz w:val="20"/>
        </w:rPr>
        <w:t>a case-by-case basis.</w:t>
      </w:r>
    </w:p>
    <w:p w14:paraId="69012B48" w14:textId="77777777" w:rsidR="00C31C5F" w:rsidRPr="00C56655" w:rsidRDefault="00C31C5F" w:rsidP="00C31C5F">
      <w:pPr>
        <w:spacing w:after="0"/>
        <w:ind w:left="284"/>
        <w:jc w:val="left"/>
        <w:rPr>
          <w:rFonts w:ascii="Courier New" w:hAnsi="Courier New" w:cs="Courier New"/>
          <w:sz w:val="20"/>
        </w:rPr>
      </w:pPr>
      <w:r w:rsidRPr="00C56655">
        <w:rPr>
          <w:rFonts w:ascii="Courier New" w:hAnsi="Courier New" w:cs="Courier New"/>
          <w:sz w:val="20"/>
        </w:rPr>
        <w:t>This license does not infringe on the copyright.</w:t>
      </w:r>
    </w:p>
    <w:p w14:paraId="6CE65726" w14:textId="77777777" w:rsidR="00C31C5F" w:rsidRPr="00C56655" w:rsidRDefault="00C31C5F" w:rsidP="00C31C5F">
      <w:pPr>
        <w:spacing w:after="0"/>
        <w:ind w:left="284"/>
        <w:jc w:val="left"/>
        <w:rPr>
          <w:rFonts w:ascii="Courier New" w:hAnsi="Courier New" w:cs="Courier New"/>
          <w:sz w:val="20"/>
        </w:rPr>
      </w:pPr>
      <w:r w:rsidRPr="00C56655">
        <w:rPr>
          <w:rFonts w:ascii="Courier New" w:hAnsi="Courier New" w:cs="Courier New"/>
          <w:sz w:val="20"/>
        </w:rPr>
        <w:t>This licence is in automatic effect if the</w:t>
      </w:r>
    </w:p>
    <w:p w14:paraId="5BAA3F85" w14:textId="77777777" w:rsidR="00C31C5F" w:rsidRPr="00C56655" w:rsidRDefault="00C31C5F" w:rsidP="00C31C5F">
      <w:pPr>
        <w:spacing w:after="0"/>
        <w:ind w:left="284"/>
        <w:jc w:val="left"/>
        <w:rPr>
          <w:rFonts w:ascii="Courier New" w:hAnsi="Courier New" w:cs="Courier New"/>
          <w:sz w:val="20"/>
        </w:rPr>
      </w:pPr>
      <w:r w:rsidRPr="00C56655">
        <w:rPr>
          <w:rFonts w:ascii="Courier New" w:hAnsi="Courier New" w:cs="Courier New"/>
          <w:sz w:val="20"/>
        </w:rPr>
        <w:t>template system is installed.</w:t>
      </w:r>
    </w:p>
    <w:p w14:paraId="2D53AEC1" w14:textId="77777777" w:rsidR="00C31C5F" w:rsidRPr="00C56655" w:rsidRDefault="00C31C5F" w:rsidP="00C31C5F">
      <w:pPr>
        <w:pStyle w:val="Heading2"/>
      </w:pPr>
      <w:bookmarkStart w:id="717" w:name="App_B"/>
      <w:bookmarkStart w:id="718" w:name="_Toc513580777"/>
      <w:r w:rsidRPr="00C56655">
        <w:lastRenderedPageBreak/>
        <w:t>Appendix B</w:t>
      </w:r>
      <w:bookmarkEnd w:id="717"/>
      <w:r w:rsidRPr="00C56655">
        <w:t>: Default Form Content with Selected Signatories</w:t>
      </w:r>
      <w:bookmarkEnd w:id="718"/>
    </w:p>
    <w:p w14:paraId="7E63E8FE" w14:textId="77777777" w:rsidR="00C31C5F" w:rsidRPr="00C56655" w:rsidRDefault="00C31C5F" w:rsidP="00C31C5F">
      <w:pPr>
        <w:pStyle w:val="Figure"/>
      </w:pPr>
      <w:r w:rsidRPr="00C56655">
        <w:rPr>
          <w:lang w:eastAsia="en-GB"/>
        </w:rPr>
        <w:drawing>
          <wp:inline distT="0" distB="0" distL="0" distR="0" wp14:anchorId="6B36B322" wp14:editId="2C83113E">
            <wp:extent cx="6019800" cy="8500304"/>
            <wp:effectExtent l="0" t="0" r="0" b="0"/>
            <wp:docPr id="314" name="Picture 314" descr="ActiveDocument.InlineShape -  115 of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Default.png"/>
                    <pic:cNvPicPr/>
                  </pic:nvPicPr>
                  <pic:blipFill>
                    <a:blip r:embed="rId99">
                      <a:extLst>
                        <a:ext uri="{28A0092B-C50C-407E-A947-70E740481C1C}">
                          <a14:useLocalDpi xmlns:a14="http://schemas.microsoft.com/office/drawing/2010/main" val="0"/>
                        </a:ext>
                      </a:extLst>
                    </a:blip>
                    <a:stretch>
                      <a:fillRect/>
                    </a:stretch>
                  </pic:blipFill>
                  <pic:spPr>
                    <a:xfrm>
                      <a:off x="0" y="0"/>
                      <a:ext cx="6029885" cy="8514544"/>
                    </a:xfrm>
                    <a:prstGeom prst="rect">
                      <a:avLst/>
                    </a:prstGeom>
                  </pic:spPr>
                </pic:pic>
              </a:graphicData>
            </a:graphic>
          </wp:inline>
        </w:drawing>
      </w:r>
    </w:p>
    <w:p w14:paraId="59EE5208" w14:textId="60EE93FF" w:rsidR="00C31C5F" w:rsidRPr="00C56655" w:rsidRDefault="00C31C5F" w:rsidP="00C31C5F">
      <w:pPr>
        <w:pStyle w:val="Caption"/>
        <w:spacing w:after="0"/>
      </w:pPr>
      <w:bookmarkStart w:id="719" w:name="_Toc513580832"/>
      <w:r w:rsidRPr="00C56655">
        <w:t>Figure </w:t>
      </w:r>
      <w:r w:rsidR="00692BB9" w:rsidRPr="00C56655">
        <w:fldChar w:fldCharType="begin"/>
      </w:r>
      <w:r w:rsidR="00692BB9" w:rsidRPr="00C56655">
        <w:instrText xml:space="preserve"> SEQ Figure \* ARABIC </w:instrText>
      </w:r>
      <w:r w:rsidR="00692BB9" w:rsidRPr="00C56655">
        <w:fldChar w:fldCharType="separate"/>
      </w:r>
      <w:r w:rsidR="00C56655">
        <w:rPr>
          <w:noProof/>
        </w:rPr>
        <w:t>54</w:t>
      </w:r>
      <w:r w:rsidR="00692BB9" w:rsidRPr="00C56655">
        <w:fldChar w:fldCharType="end"/>
      </w:r>
      <w:r w:rsidRPr="00C56655">
        <w:t>: Default Form Content</w:t>
      </w:r>
      <w:bookmarkEnd w:id="719"/>
    </w:p>
    <w:p w14:paraId="26CDDD31" w14:textId="77777777" w:rsidR="00C31C5F" w:rsidRPr="00C56655" w:rsidRDefault="00C31C5F" w:rsidP="00C31C5F">
      <w:pPr>
        <w:sectPr w:rsidR="00C31C5F" w:rsidRPr="00C56655" w:rsidSect="00C56655">
          <w:headerReference w:type="even" r:id="rId100"/>
          <w:headerReference w:type="default" r:id="rId101"/>
          <w:footerReference w:type="even" r:id="rId102"/>
          <w:footerReference w:type="default" r:id="rId103"/>
          <w:headerReference w:type="first" r:id="rId104"/>
          <w:pgSz w:w="11906" w:h="16838"/>
          <w:pgMar w:top="1247" w:right="1134" w:bottom="1247" w:left="1134" w:header="397" w:footer="397" w:gutter="0"/>
          <w:cols w:space="720"/>
          <w:docGrid w:linePitch="326"/>
        </w:sectPr>
      </w:pPr>
    </w:p>
    <w:p w14:paraId="42AB63F0" w14:textId="77777777" w:rsidR="00C31C5F" w:rsidRPr="00C56655" w:rsidRDefault="00C31C5F" w:rsidP="00C31C5F">
      <w:pPr>
        <w:pStyle w:val="Heading2"/>
        <w:spacing w:before="0"/>
      </w:pPr>
      <w:bookmarkStart w:id="720" w:name="App_C"/>
      <w:bookmarkStart w:id="721" w:name="_Ref381737093"/>
      <w:bookmarkStart w:id="722" w:name="_Toc381802988"/>
      <w:bookmarkStart w:id="723" w:name="_Toc513580778"/>
      <w:r w:rsidRPr="00C56655">
        <w:lastRenderedPageBreak/>
        <w:t>Appendix C</w:t>
      </w:r>
      <w:bookmarkEnd w:id="720"/>
      <w:r w:rsidRPr="00C56655">
        <w:t>: Resource Competency Data Relations</w:t>
      </w:r>
      <w:bookmarkEnd w:id="721"/>
      <w:bookmarkEnd w:id="722"/>
      <w:bookmarkEnd w:id="723"/>
    </w:p>
    <w:p w14:paraId="2A1F2DB6" w14:textId="6293E7CA" w:rsidR="00CE110B" w:rsidRPr="00C56655" w:rsidRDefault="00C31C5F" w:rsidP="00C31C5F">
      <w:pPr>
        <w:spacing w:after="0"/>
      </w:pPr>
      <w:r w:rsidRPr="00C56655">
        <w:rPr>
          <w:lang w:eastAsia="en-GB"/>
        </w:rPr>
        <w:drawing>
          <wp:inline distT="0" distB="0" distL="0" distR="0" wp14:anchorId="3B3954F6" wp14:editId="217D2840">
            <wp:extent cx="9258299" cy="5610225"/>
            <wp:effectExtent l="19050" t="19050" r="19685" b="9525"/>
            <wp:docPr id="60" name="Picture 2" descr="ActiveDocument.InlineShape -  116 of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9279629" cy="5623150"/>
                    </a:xfrm>
                    <a:prstGeom prst="rect">
                      <a:avLst/>
                    </a:prstGeom>
                    <a:noFill/>
                    <a:ln w="6350">
                      <a:solidFill>
                        <a:schemeClr val="tx1"/>
                      </a:solidFill>
                    </a:ln>
                    <a:extLst/>
                  </pic:spPr>
                </pic:pic>
              </a:graphicData>
            </a:graphic>
          </wp:inline>
        </w:drawing>
      </w:r>
      <w:bookmarkStart w:id="724" w:name="EndOfDoc"/>
      <w:bookmarkEnd w:id="724"/>
    </w:p>
    <w:sectPr w:rsidR="00CE110B" w:rsidRPr="00C56655" w:rsidSect="00C56655">
      <w:headerReference w:type="even" r:id="rId106"/>
      <w:headerReference w:type="default" r:id="rId107"/>
      <w:footerReference w:type="even" r:id="rId108"/>
      <w:footerReference w:type="default" r:id="rId109"/>
      <w:pgSz w:w="16838" w:h="11906" w:orient="landscape"/>
      <w:pgMar w:top="1247" w:right="1134" w:bottom="1247" w:left="1134" w:header="397" w:footer="397"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32A5ECF" w14:textId="77777777" w:rsidR="001E693C" w:rsidRPr="00C56655" w:rsidRDefault="001E693C">
      <w:r w:rsidRPr="00C56655">
        <w:separator/>
      </w:r>
    </w:p>
  </w:endnote>
  <w:endnote w:type="continuationSeparator" w:id="0">
    <w:p w14:paraId="4645D9D3" w14:textId="77777777" w:rsidR="001E693C" w:rsidRPr="00C56655" w:rsidRDefault="001E693C">
      <w:r w:rsidRPr="00C5665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Arial Bold">
    <w:panose1 w:val="020B0704020202020204"/>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F6C3F1" w14:textId="77777777" w:rsidR="00C941E8" w:rsidRPr="00C56655" w:rsidRDefault="00C941E8" w:rsidP="00A72513">
    <w:pPr>
      <w:pBdr>
        <w:top w:val="single" w:sz="4" w:space="1" w:color="auto"/>
      </w:pBdr>
      <w:spacing w:after="0"/>
      <w:jc w:val="center"/>
      <w:rPr>
        <w:sz w:val="4"/>
      </w:rPr>
    </w:pPr>
  </w:p>
  <w:tbl>
    <w:tblPr>
      <w:tblW w:w="5000" w:type="pct"/>
      <w:jc w:val="center"/>
      <w:tblCellMar>
        <w:left w:w="57" w:type="dxa"/>
        <w:right w:w="57" w:type="dxa"/>
      </w:tblCellMar>
      <w:tblLook w:val="0000" w:firstRow="0" w:lastRow="0" w:firstColumn="0" w:lastColumn="0" w:noHBand="0" w:noVBand="0"/>
    </w:tblPr>
    <w:tblGrid>
      <w:gridCol w:w="2468"/>
      <w:gridCol w:w="4944"/>
      <w:gridCol w:w="2340"/>
    </w:tblGrid>
    <w:tr w:rsidR="00C941E8" w:rsidRPr="00C56655" w14:paraId="44177AFA" w14:textId="77777777" w:rsidTr="009E2C91">
      <w:trPr>
        <w:jc w:val="center"/>
      </w:trPr>
      <w:tc>
        <w:tcPr>
          <w:tcW w:w="1265" w:type="pct"/>
        </w:tcPr>
        <w:p w14:paraId="38C802B1" w14:textId="5CC1294C" w:rsidR="00C941E8" w:rsidRPr="00C56655" w:rsidRDefault="00C941E8" w:rsidP="007B0EE9">
          <w:pPr>
            <w:spacing w:before="20" w:after="20"/>
            <w:jc w:val="left"/>
            <w:rPr>
              <w:sz w:val="18"/>
              <w:szCs w:val="18"/>
            </w:rPr>
          </w:pPr>
          <w:r w:rsidRPr="00C56655">
            <w:rPr>
              <w:sz w:val="18"/>
              <w:szCs w:val="18"/>
            </w:rPr>
            <w:t xml:space="preserve">© </w:t>
          </w:r>
          <w:r w:rsidRPr="00C56655">
            <w:rPr>
              <w:snapToGrid w:val="0"/>
              <w:sz w:val="18"/>
              <w:szCs w:val="18"/>
            </w:rPr>
            <w:t xml:space="preserve">Copyright </w:t>
          </w:r>
          <w:r w:rsidRPr="00C56655">
            <w:rPr>
              <w:sz w:val="18"/>
              <w:szCs w:val="18"/>
            </w:rPr>
            <w:fldChar w:fldCharType="begin"/>
          </w:r>
          <w:r w:rsidRPr="00C56655">
            <w:rPr>
              <w:sz w:val="18"/>
              <w:szCs w:val="18"/>
            </w:rPr>
            <w:instrText xml:space="preserve"> DOCPROPERTY "DocYear"  \* MERGEFORMAT </w:instrText>
          </w:r>
          <w:r w:rsidRPr="00C56655">
            <w:rPr>
              <w:sz w:val="18"/>
              <w:szCs w:val="18"/>
            </w:rPr>
            <w:fldChar w:fldCharType="separate"/>
          </w:r>
          <w:r w:rsidR="00C56655" w:rsidRPr="00C56655">
            <w:rPr>
              <w:bCs/>
              <w:sz w:val="18"/>
              <w:szCs w:val="18"/>
            </w:rPr>
            <w:t>2018</w:t>
          </w:r>
          <w:r w:rsidRPr="00C56655">
            <w:rPr>
              <w:snapToGrid w:val="0"/>
              <w:sz w:val="18"/>
              <w:szCs w:val="18"/>
            </w:rPr>
            <w:fldChar w:fldCharType="end"/>
          </w:r>
          <w:r w:rsidRPr="00C56655">
            <w:rPr>
              <w:sz w:val="18"/>
              <w:szCs w:val="18"/>
            </w:rPr>
            <w:t xml:space="preserve"> by J A Odendaal (the </w:t>
          </w:r>
          <w:r w:rsidRPr="00C56655">
            <w:rPr>
              <w:i/>
              <w:sz w:val="18"/>
              <w:szCs w:val="18"/>
            </w:rPr>
            <w:t>Licensor</w:t>
          </w:r>
          <w:r w:rsidRPr="00C56655">
            <w:rPr>
              <w:sz w:val="18"/>
              <w:szCs w:val="18"/>
            </w:rPr>
            <w:t>)</w:t>
          </w:r>
        </w:p>
      </w:tc>
      <w:tc>
        <w:tcPr>
          <w:tcW w:w="2535" w:type="pct"/>
        </w:tcPr>
        <w:p w14:paraId="6C1C09CE" w14:textId="15B6DB9C" w:rsidR="00C941E8" w:rsidRPr="00C56655" w:rsidRDefault="00C941E8" w:rsidP="00A317B8">
          <w:pPr>
            <w:spacing w:before="40" w:after="20"/>
            <w:jc w:val="center"/>
            <w:rPr>
              <w:sz w:val="18"/>
              <w:szCs w:val="18"/>
            </w:rPr>
          </w:pPr>
          <w:r w:rsidRPr="00C56655">
            <w:rPr>
              <w:sz w:val="18"/>
              <w:szCs w:val="18"/>
            </w:rPr>
            <w:fldChar w:fldCharType="begin"/>
          </w:r>
          <w:r w:rsidRPr="00C56655">
            <w:rPr>
              <w:sz w:val="18"/>
              <w:szCs w:val="18"/>
            </w:rPr>
            <w:instrText xml:space="preserve"> DOCPROPERTY  DocSecurityClassification  \* MERGEFORMAT </w:instrText>
          </w:r>
          <w:r w:rsidRPr="00C56655">
            <w:rPr>
              <w:sz w:val="18"/>
              <w:szCs w:val="18"/>
            </w:rPr>
            <w:fldChar w:fldCharType="end"/>
          </w:r>
        </w:p>
      </w:tc>
      <w:tc>
        <w:tcPr>
          <w:tcW w:w="1200" w:type="pct"/>
        </w:tcPr>
        <w:p w14:paraId="0AB104F2" w14:textId="0B77E116" w:rsidR="00C941E8" w:rsidRPr="00C56655" w:rsidRDefault="00C941E8" w:rsidP="001F1C05">
          <w:pPr>
            <w:spacing w:before="20" w:after="40"/>
            <w:jc w:val="right"/>
            <w:rPr>
              <w:sz w:val="18"/>
              <w:szCs w:val="18"/>
            </w:rPr>
          </w:pPr>
          <w:r w:rsidRPr="00C56655">
            <w:rPr>
              <w:sz w:val="18"/>
              <w:szCs w:val="18"/>
            </w:rPr>
            <w:t xml:space="preserve">Page </w:t>
          </w:r>
          <w:r w:rsidRPr="00C56655">
            <w:rPr>
              <w:sz w:val="18"/>
              <w:szCs w:val="18"/>
            </w:rPr>
            <w:fldChar w:fldCharType="begin"/>
          </w:r>
          <w:r w:rsidRPr="00C56655">
            <w:rPr>
              <w:sz w:val="18"/>
              <w:szCs w:val="18"/>
            </w:rPr>
            <w:instrText xml:space="preserve"> PAGE </w:instrText>
          </w:r>
          <w:r w:rsidRPr="00C56655">
            <w:rPr>
              <w:sz w:val="18"/>
              <w:szCs w:val="18"/>
            </w:rPr>
            <w:fldChar w:fldCharType="separate"/>
          </w:r>
          <w:r w:rsidR="00C56655">
            <w:rPr>
              <w:noProof/>
              <w:sz w:val="18"/>
              <w:szCs w:val="18"/>
            </w:rPr>
            <w:t>1</w:t>
          </w:r>
          <w:r w:rsidRPr="00C56655">
            <w:rPr>
              <w:sz w:val="18"/>
              <w:szCs w:val="18"/>
            </w:rPr>
            <w:fldChar w:fldCharType="end"/>
          </w:r>
          <w:r w:rsidRPr="00C56655">
            <w:rPr>
              <w:sz w:val="18"/>
              <w:szCs w:val="18"/>
            </w:rPr>
            <w:t xml:space="preserve"> of </w:t>
          </w:r>
          <w:r w:rsidRPr="00C56655">
            <w:rPr>
              <w:sz w:val="18"/>
              <w:szCs w:val="18"/>
            </w:rPr>
            <w:fldChar w:fldCharType="begin"/>
          </w:r>
          <w:r w:rsidRPr="00C56655">
            <w:rPr>
              <w:sz w:val="18"/>
              <w:szCs w:val="18"/>
            </w:rPr>
            <w:instrText xml:space="preserve"> PAGEREF EndOfDoc \h </w:instrText>
          </w:r>
          <w:r w:rsidRPr="00C56655">
            <w:rPr>
              <w:sz w:val="18"/>
              <w:szCs w:val="18"/>
            </w:rPr>
          </w:r>
          <w:r w:rsidRPr="00C56655">
            <w:rPr>
              <w:sz w:val="18"/>
              <w:szCs w:val="18"/>
            </w:rPr>
            <w:fldChar w:fldCharType="separate"/>
          </w:r>
          <w:r w:rsidR="00C56655">
            <w:rPr>
              <w:noProof/>
              <w:sz w:val="18"/>
              <w:szCs w:val="18"/>
            </w:rPr>
            <w:t>80</w:t>
          </w:r>
          <w:r w:rsidRPr="00C56655">
            <w:rPr>
              <w:sz w:val="18"/>
              <w:szCs w:val="18"/>
            </w:rPr>
            <w:fldChar w:fldCharType="end"/>
          </w:r>
          <w:r w:rsidRPr="00C56655">
            <w:rPr>
              <w:sz w:val="18"/>
              <w:szCs w:val="18"/>
            </w:rPr>
            <w:t xml:space="preserve"> </w:t>
          </w:r>
        </w:p>
      </w:tc>
    </w:tr>
  </w:tbl>
  <w:p w14:paraId="53D59219" w14:textId="77777777" w:rsidR="00C941E8" w:rsidRPr="00C56655" w:rsidRDefault="00C941E8" w:rsidP="00A72513">
    <w:pPr>
      <w:spacing w:before="20" w:after="20"/>
      <w:jc w:val="center"/>
      <w:rPr>
        <w:sz w:val="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502251" w14:textId="77777777" w:rsidR="00C941E8" w:rsidRDefault="00C941E8"/>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0093F3" w14:textId="77777777" w:rsidR="00C941E8" w:rsidRPr="00C56655" w:rsidRDefault="00C941E8" w:rsidP="00A35C13">
    <w:pPr>
      <w:pBdr>
        <w:top w:val="single" w:sz="4" w:space="1" w:color="auto"/>
      </w:pBdr>
      <w:spacing w:after="0"/>
      <w:jc w:val="center"/>
      <w:rPr>
        <w:sz w:val="4"/>
      </w:rPr>
    </w:pPr>
  </w:p>
  <w:tbl>
    <w:tblPr>
      <w:tblW w:w="5000" w:type="pct"/>
      <w:jc w:val="center"/>
      <w:tblCellMar>
        <w:left w:w="57" w:type="dxa"/>
        <w:right w:w="57" w:type="dxa"/>
      </w:tblCellMar>
      <w:tblLook w:val="0000" w:firstRow="0" w:lastRow="0" w:firstColumn="0" w:lastColumn="0" w:noHBand="0" w:noVBand="0"/>
    </w:tblPr>
    <w:tblGrid>
      <w:gridCol w:w="2468"/>
      <w:gridCol w:w="4944"/>
      <w:gridCol w:w="2340"/>
    </w:tblGrid>
    <w:tr w:rsidR="00C941E8" w:rsidRPr="00C56655" w14:paraId="37956471" w14:textId="77777777" w:rsidTr="001048F3">
      <w:trPr>
        <w:jc w:val="center"/>
      </w:trPr>
      <w:tc>
        <w:tcPr>
          <w:tcW w:w="1265" w:type="pct"/>
        </w:tcPr>
        <w:p w14:paraId="1C38B768" w14:textId="1F33917A" w:rsidR="00C941E8" w:rsidRPr="00C56655" w:rsidRDefault="00C941E8" w:rsidP="001048F3">
          <w:pPr>
            <w:spacing w:before="20" w:after="20"/>
            <w:jc w:val="left"/>
            <w:rPr>
              <w:sz w:val="18"/>
              <w:szCs w:val="18"/>
            </w:rPr>
          </w:pPr>
          <w:r w:rsidRPr="00C56655">
            <w:rPr>
              <w:sz w:val="18"/>
              <w:szCs w:val="18"/>
            </w:rPr>
            <w:t xml:space="preserve">© </w:t>
          </w:r>
          <w:r w:rsidRPr="00C56655">
            <w:rPr>
              <w:snapToGrid w:val="0"/>
              <w:sz w:val="18"/>
              <w:szCs w:val="18"/>
            </w:rPr>
            <w:t xml:space="preserve">Copyright </w:t>
          </w:r>
          <w:r w:rsidRPr="00C56655">
            <w:rPr>
              <w:sz w:val="18"/>
              <w:szCs w:val="18"/>
            </w:rPr>
            <w:fldChar w:fldCharType="begin"/>
          </w:r>
          <w:r w:rsidRPr="00C56655">
            <w:rPr>
              <w:sz w:val="18"/>
              <w:szCs w:val="18"/>
            </w:rPr>
            <w:instrText xml:space="preserve"> DOCPROPERTY "DocYear"  \* MERGEFORMAT </w:instrText>
          </w:r>
          <w:r w:rsidRPr="00C56655">
            <w:rPr>
              <w:sz w:val="18"/>
              <w:szCs w:val="18"/>
            </w:rPr>
            <w:fldChar w:fldCharType="separate"/>
          </w:r>
          <w:r w:rsidR="00C56655" w:rsidRPr="00C56655">
            <w:rPr>
              <w:bCs/>
              <w:sz w:val="18"/>
              <w:szCs w:val="18"/>
            </w:rPr>
            <w:t>2018</w:t>
          </w:r>
          <w:r w:rsidRPr="00C56655">
            <w:rPr>
              <w:snapToGrid w:val="0"/>
              <w:sz w:val="18"/>
              <w:szCs w:val="18"/>
            </w:rPr>
            <w:fldChar w:fldCharType="end"/>
          </w:r>
          <w:r w:rsidRPr="00C56655">
            <w:rPr>
              <w:sz w:val="18"/>
              <w:szCs w:val="18"/>
            </w:rPr>
            <w:t xml:space="preserve"> by J A Odendaal (the </w:t>
          </w:r>
          <w:r w:rsidRPr="00C56655">
            <w:rPr>
              <w:i/>
              <w:sz w:val="18"/>
              <w:szCs w:val="18"/>
            </w:rPr>
            <w:t>Licensor</w:t>
          </w:r>
          <w:r w:rsidRPr="00C56655">
            <w:rPr>
              <w:sz w:val="18"/>
              <w:szCs w:val="18"/>
            </w:rPr>
            <w:t>)</w:t>
          </w:r>
        </w:p>
      </w:tc>
      <w:tc>
        <w:tcPr>
          <w:tcW w:w="2535" w:type="pct"/>
        </w:tcPr>
        <w:p w14:paraId="46E0DA5C" w14:textId="50635E55" w:rsidR="00C941E8" w:rsidRPr="00C56655" w:rsidRDefault="00C941E8" w:rsidP="007F040F">
          <w:pPr>
            <w:spacing w:before="40" w:after="20"/>
            <w:jc w:val="center"/>
            <w:rPr>
              <w:sz w:val="18"/>
              <w:szCs w:val="18"/>
            </w:rPr>
          </w:pPr>
          <w:r w:rsidRPr="00C56655">
            <w:rPr>
              <w:sz w:val="18"/>
              <w:szCs w:val="18"/>
            </w:rPr>
            <w:fldChar w:fldCharType="begin"/>
          </w:r>
          <w:r w:rsidRPr="00C56655">
            <w:rPr>
              <w:sz w:val="18"/>
              <w:szCs w:val="18"/>
            </w:rPr>
            <w:instrText xml:space="preserve"> DOCPROPERTY  DocSecurityClassification  \* MERGEFORMAT </w:instrText>
          </w:r>
          <w:r w:rsidRPr="00C56655">
            <w:rPr>
              <w:sz w:val="18"/>
              <w:szCs w:val="18"/>
            </w:rPr>
            <w:fldChar w:fldCharType="end"/>
          </w:r>
        </w:p>
      </w:tc>
      <w:tc>
        <w:tcPr>
          <w:tcW w:w="1200" w:type="pct"/>
        </w:tcPr>
        <w:p w14:paraId="3B25E37F" w14:textId="3166D4DF" w:rsidR="00C941E8" w:rsidRPr="00C56655" w:rsidRDefault="00C941E8" w:rsidP="001F1C05">
          <w:pPr>
            <w:spacing w:before="20" w:after="40"/>
            <w:jc w:val="right"/>
            <w:rPr>
              <w:sz w:val="18"/>
              <w:szCs w:val="18"/>
            </w:rPr>
          </w:pPr>
          <w:r w:rsidRPr="00C56655">
            <w:rPr>
              <w:sz w:val="18"/>
              <w:szCs w:val="18"/>
            </w:rPr>
            <w:t xml:space="preserve">Page </w:t>
          </w:r>
          <w:r w:rsidRPr="00C56655">
            <w:rPr>
              <w:sz w:val="18"/>
              <w:szCs w:val="18"/>
            </w:rPr>
            <w:fldChar w:fldCharType="begin"/>
          </w:r>
          <w:r w:rsidRPr="00C56655">
            <w:rPr>
              <w:sz w:val="18"/>
              <w:szCs w:val="18"/>
            </w:rPr>
            <w:instrText xml:space="preserve"> PAGE </w:instrText>
          </w:r>
          <w:r w:rsidRPr="00C56655">
            <w:rPr>
              <w:sz w:val="18"/>
              <w:szCs w:val="18"/>
            </w:rPr>
            <w:fldChar w:fldCharType="separate"/>
          </w:r>
          <w:r w:rsidR="00C56655">
            <w:rPr>
              <w:noProof/>
              <w:sz w:val="18"/>
              <w:szCs w:val="18"/>
            </w:rPr>
            <w:t>66</w:t>
          </w:r>
          <w:r w:rsidRPr="00C56655">
            <w:rPr>
              <w:sz w:val="18"/>
              <w:szCs w:val="18"/>
            </w:rPr>
            <w:fldChar w:fldCharType="end"/>
          </w:r>
          <w:r w:rsidRPr="00C56655">
            <w:rPr>
              <w:sz w:val="18"/>
              <w:szCs w:val="18"/>
            </w:rPr>
            <w:t xml:space="preserve"> of </w:t>
          </w:r>
          <w:r w:rsidRPr="00C56655">
            <w:rPr>
              <w:sz w:val="18"/>
              <w:szCs w:val="18"/>
            </w:rPr>
            <w:fldChar w:fldCharType="begin"/>
          </w:r>
          <w:r w:rsidRPr="00C56655">
            <w:rPr>
              <w:sz w:val="18"/>
              <w:szCs w:val="18"/>
            </w:rPr>
            <w:instrText xml:space="preserve"> PAGEREF EndOfDoc \h </w:instrText>
          </w:r>
          <w:r w:rsidR="00C56655" w:rsidRPr="00C56655">
            <w:rPr>
              <w:sz w:val="18"/>
              <w:szCs w:val="18"/>
            </w:rPr>
          </w:r>
          <w:r w:rsidRPr="00C56655">
            <w:rPr>
              <w:sz w:val="18"/>
              <w:szCs w:val="18"/>
            </w:rPr>
            <w:fldChar w:fldCharType="separate"/>
          </w:r>
          <w:r w:rsidR="00C56655">
            <w:rPr>
              <w:noProof/>
              <w:sz w:val="18"/>
              <w:szCs w:val="18"/>
            </w:rPr>
            <w:t>80</w:t>
          </w:r>
          <w:r w:rsidRPr="00C56655">
            <w:rPr>
              <w:sz w:val="18"/>
              <w:szCs w:val="18"/>
            </w:rPr>
            <w:fldChar w:fldCharType="end"/>
          </w:r>
          <w:r w:rsidRPr="00C56655">
            <w:rPr>
              <w:sz w:val="18"/>
              <w:szCs w:val="18"/>
            </w:rPr>
            <w:t xml:space="preserve"> </w:t>
          </w:r>
        </w:p>
      </w:tc>
    </w:tr>
  </w:tbl>
  <w:p w14:paraId="793B0CB4" w14:textId="77777777" w:rsidR="00C941E8" w:rsidRPr="00C56655" w:rsidRDefault="00C941E8" w:rsidP="00A35C13">
    <w:pPr>
      <w:spacing w:before="20" w:after="20"/>
      <w:jc w:val="center"/>
      <w:rPr>
        <w:sz w:val="2"/>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8CD673" w14:textId="77777777" w:rsidR="00C941E8" w:rsidRDefault="00C941E8"/>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9EF996" w14:textId="77777777" w:rsidR="00C941E8" w:rsidRPr="00C56655" w:rsidRDefault="00C941E8" w:rsidP="00A35C13">
    <w:pPr>
      <w:pBdr>
        <w:top w:val="single" w:sz="4" w:space="1" w:color="auto"/>
      </w:pBdr>
      <w:spacing w:after="0"/>
      <w:jc w:val="center"/>
      <w:rPr>
        <w:sz w:val="4"/>
      </w:rPr>
    </w:pPr>
  </w:p>
  <w:tbl>
    <w:tblPr>
      <w:tblW w:w="5000" w:type="pct"/>
      <w:jc w:val="center"/>
      <w:tblCellMar>
        <w:left w:w="57" w:type="dxa"/>
        <w:right w:w="57" w:type="dxa"/>
      </w:tblCellMar>
      <w:tblLook w:val="0000" w:firstRow="0" w:lastRow="0" w:firstColumn="0" w:lastColumn="0" w:noHBand="0" w:noVBand="0"/>
    </w:tblPr>
    <w:tblGrid>
      <w:gridCol w:w="3524"/>
      <w:gridCol w:w="7636"/>
      <w:gridCol w:w="3524"/>
    </w:tblGrid>
    <w:tr w:rsidR="00C941E8" w:rsidRPr="00C56655" w14:paraId="6E232E3D" w14:textId="77777777" w:rsidTr="007F040F">
      <w:trPr>
        <w:jc w:val="center"/>
      </w:trPr>
      <w:tc>
        <w:tcPr>
          <w:tcW w:w="1200" w:type="pct"/>
        </w:tcPr>
        <w:p w14:paraId="78D9A477" w14:textId="5098F1BA" w:rsidR="00C941E8" w:rsidRPr="00C56655" w:rsidRDefault="00C941E8" w:rsidP="007F040F">
          <w:pPr>
            <w:spacing w:before="20" w:after="20"/>
            <w:jc w:val="left"/>
            <w:rPr>
              <w:sz w:val="18"/>
              <w:szCs w:val="18"/>
            </w:rPr>
          </w:pPr>
          <w:r w:rsidRPr="00C56655">
            <w:rPr>
              <w:sz w:val="18"/>
              <w:szCs w:val="18"/>
            </w:rPr>
            <w:t xml:space="preserve">© </w:t>
          </w:r>
          <w:r w:rsidRPr="00C56655">
            <w:rPr>
              <w:snapToGrid w:val="0"/>
              <w:sz w:val="18"/>
              <w:szCs w:val="18"/>
            </w:rPr>
            <w:t xml:space="preserve">Copyright </w:t>
          </w:r>
          <w:r w:rsidRPr="00C56655">
            <w:rPr>
              <w:sz w:val="18"/>
              <w:szCs w:val="18"/>
            </w:rPr>
            <w:fldChar w:fldCharType="begin"/>
          </w:r>
          <w:r w:rsidRPr="00C56655">
            <w:rPr>
              <w:sz w:val="18"/>
              <w:szCs w:val="18"/>
            </w:rPr>
            <w:instrText xml:space="preserve"> DOCPROPERTY "DocYear"  \* MERGEFORMAT </w:instrText>
          </w:r>
          <w:r w:rsidRPr="00C56655">
            <w:rPr>
              <w:sz w:val="18"/>
              <w:szCs w:val="18"/>
            </w:rPr>
            <w:fldChar w:fldCharType="separate"/>
          </w:r>
          <w:r w:rsidR="00C56655" w:rsidRPr="00C56655">
            <w:rPr>
              <w:bCs/>
              <w:sz w:val="18"/>
              <w:szCs w:val="18"/>
            </w:rPr>
            <w:t>2018</w:t>
          </w:r>
          <w:r w:rsidRPr="00C56655">
            <w:rPr>
              <w:snapToGrid w:val="0"/>
              <w:sz w:val="18"/>
              <w:szCs w:val="18"/>
            </w:rPr>
            <w:fldChar w:fldCharType="end"/>
          </w:r>
          <w:r w:rsidRPr="00C56655">
            <w:rPr>
              <w:sz w:val="18"/>
              <w:szCs w:val="18"/>
            </w:rPr>
            <w:t xml:space="preserve"> by J A Odendaal (the </w:t>
          </w:r>
          <w:r w:rsidRPr="00C56655">
            <w:rPr>
              <w:i/>
              <w:sz w:val="18"/>
              <w:szCs w:val="18"/>
            </w:rPr>
            <w:t>Licensor</w:t>
          </w:r>
          <w:r w:rsidRPr="00C56655">
            <w:rPr>
              <w:sz w:val="18"/>
              <w:szCs w:val="18"/>
            </w:rPr>
            <w:t>)</w:t>
          </w:r>
        </w:p>
      </w:tc>
      <w:tc>
        <w:tcPr>
          <w:tcW w:w="2600" w:type="pct"/>
        </w:tcPr>
        <w:p w14:paraId="5087532E" w14:textId="0748A5D6" w:rsidR="00C941E8" w:rsidRPr="00C56655" w:rsidRDefault="00C941E8" w:rsidP="007F040F">
          <w:pPr>
            <w:spacing w:before="40" w:after="20"/>
            <w:jc w:val="center"/>
            <w:rPr>
              <w:sz w:val="18"/>
              <w:szCs w:val="18"/>
            </w:rPr>
          </w:pPr>
          <w:r w:rsidRPr="00C56655">
            <w:rPr>
              <w:sz w:val="18"/>
              <w:szCs w:val="18"/>
            </w:rPr>
            <w:fldChar w:fldCharType="begin"/>
          </w:r>
          <w:r w:rsidRPr="00C56655">
            <w:rPr>
              <w:sz w:val="18"/>
              <w:szCs w:val="18"/>
            </w:rPr>
            <w:instrText xml:space="preserve"> DOCPROPERTY  DocSecurityClassification  \* MERGEFORMAT </w:instrText>
          </w:r>
          <w:r w:rsidRPr="00C56655">
            <w:rPr>
              <w:sz w:val="18"/>
              <w:szCs w:val="18"/>
            </w:rPr>
            <w:fldChar w:fldCharType="end"/>
          </w:r>
        </w:p>
      </w:tc>
      <w:tc>
        <w:tcPr>
          <w:tcW w:w="1200" w:type="pct"/>
        </w:tcPr>
        <w:p w14:paraId="728EDF8E" w14:textId="358350D7" w:rsidR="00C941E8" w:rsidRPr="00C56655" w:rsidRDefault="00C941E8" w:rsidP="001F1C05">
          <w:pPr>
            <w:spacing w:before="20" w:after="40"/>
            <w:jc w:val="right"/>
            <w:rPr>
              <w:sz w:val="18"/>
              <w:szCs w:val="18"/>
            </w:rPr>
          </w:pPr>
          <w:r w:rsidRPr="00C56655">
            <w:rPr>
              <w:sz w:val="18"/>
              <w:szCs w:val="18"/>
            </w:rPr>
            <w:t xml:space="preserve">Page </w:t>
          </w:r>
          <w:r w:rsidRPr="00C56655">
            <w:rPr>
              <w:sz w:val="18"/>
              <w:szCs w:val="18"/>
            </w:rPr>
            <w:fldChar w:fldCharType="begin"/>
          </w:r>
          <w:r w:rsidRPr="00C56655">
            <w:rPr>
              <w:sz w:val="18"/>
              <w:szCs w:val="18"/>
            </w:rPr>
            <w:instrText xml:space="preserve"> PAGE </w:instrText>
          </w:r>
          <w:r w:rsidRPr="00C56655">
            <w:rPr>
              <w:sz w:val="18"/>
              <w:szCs w:val="18"/>
            </w:rPr>
            <w:fldChar w:fldCharType="separate"/>
          </w:r>
          <w:r w:rsidR="00C56655">
            <w:rPr>
              <w:noProof/>
              <w:sz w:val="18"/>
              <w:szCs w:val="18"/>
            </w:rPr>
            <w:t>80</w:t>
          </w:r>
          <w:r w:rsidRPr="00C56655">
            <w:rPr>
              <w:sz w:val="18"/>
              <w:szCs w:val="18"/>
            </w:rPr>
            <w:fldChar w:fldCharType="end"/>
          </w:r>
          <w:r w:rsidRPr="00C56655">
            <w:rPr>
              <w:sz w:val="18"/>
              <w:szCs w:val="18"/>
            </w:rPr>
            <w:t xml:space="preserve"> of </w:t>
          </w:r>
          <w:r w:rsidRPr="00C56655">
            <w:rPr>
              <w:sz w:val="18"/>
              <w:szCs w:val="18"/>
            </w:rPr>
            <w:fldChar w:fldCharType="begin"/>
          </w:r>
          <w:r w:rsidRPr="00C56655">
            <w:rPr>
              <w:sz w:val="18"/>
              <w:szCs w:val="18"/>
            </w:rPr>
            <w:instrText xml:space="preserve"> PAGEREF EndOfDoc \h </w:instrText>
          </w:r>
          <w:r w:rsidR="00C56655" w:rsidRPr="00C56655">
            <w:rPr>
              <w:sz w:val="18"/>
              <w:szCs w:val="18"/>
            </w:rPr>
          </w:r>
          <w:r w:rsidRPr="00C56655">
            <w:rPr>
              <w:sz w:val="18"/>
              <w:szCs w:val="18"/>
            </w:rPr>
            <w:fldChar w:fldCharType="separate"/>
          </w:r>
          <w:r w:rsidR="00C56655">
            <w:rPr>
              <w:noProof/>
              <w:sz w:val="18"/>
              <w:szCs w:val="18"/>
            </w:rPr>
            <w:t>80</w:t>
          </w:r>
          <w:r w:rsidRPr="00C56655">
            <w:rPr>
              <w:sz w:val="18"/>
              <w:szCs w:val="18"/>
            </w:rPr>
            <w:fldChar w:fldCharType="end"/>
          </w:r>
          <w:r w:rsidRPr="00C56655">
            <w:rPr>
              <w:sz w:val="18"/>
              <w:szCs w:val="18"/>
            </w:rPr>
            <w:t xml:space="preserve"> </w:t>
          </w:r>
        </w:p>
      </w:tc>
    </w:tr>
  </w:tbl>
  <w:p w14:paraId="56B1CA7A" w14:textId="77777777" w:rsidR="00C941E8" w:rsidRPr="00C56655" w:rsidRDefault="00C941E8" w:rsidP="00A35C13">
    <w:pPr>
      <w:spacing w:before="20" w:after="20"/>
      <w:jc w:val="center"/>
      <w:rPr>
        <w:sz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4622B54" w14:textId="77777777" w:rsidR="001E693C" w:rsidRPr="00C56655" w:rsidRDefault="001E693C">
      <w:r w:rsidRPr="00C56655">
        <w:separator/>
      </w:r>
    </w:p>
  </w:footnote>
  <w:footnote w:type="continuationSeparator" w:id="0">
    <w:p w14:paraId="1C5D2A1E" w14:textId="77777777" w:rsidR="001E693C" w:rsidRPr="00C56655" w:rsidRDefault="001E693C">
      <w:r w:rsidRPr="00C56655">
        <w:continuationSeparator/>
      </w:r>
    </w:p>
  </w:footnote>
  <w:footnote w:id="1">
    <w:p w14:paraId="597DF2A5" w14:textId="77777777" w:rsidR="00C941E8" w:rsidRPr="00C56655" w:rsidRDefault="00C941E8" w:rsidP="00C31C5F">
      <w:pPr>
        <w:pStyle w:val="FootnoteText"/>
      </w:pPr>
      <w:r w:rsidRPr="00C56655">
        <w:rPr>
          <w:rStyle w:val="FootnoteReference"/>
        </w:rPr>
        <w:footnoteRef/>
      </w:r>
      <w:r w:rsidRPr="00C56655">
        <w:t xml:space="preserve"> For Microsoft Excel 2007, the built</w:t>
      </w:r>
      <w:r w:rsidRPr="00C56655">
        <w:noBreakHyphen/>
        <w:t>in macro ‘ResetDataValidationRanges’ must be used once to reset data validation ranges before the drop</w:t>
      </w:r>
      <w:r w:rsidRPr="00C56655">
        <w:noBreakHyphen/>
        <w:t>down lists will be enabled; the macro is launched with ALT-F8.</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jc w:val="center"/>
      <w:tblCellMar>
        <w:left w:w="57" w:type="dxa"/>
        <w:right w:w="57" w:type="dxa"/>
      </w:tblCellMar>
      <w:tblLook w:val="0000" w:firstRow="0" w:lastRow="0" w:firstColumn="0" w:lastColumn="0" w:noHBand="0" w:noVBand="0"/>
    </w:tblPr>
    <w:tblGrid>
      <w:gridCol w:w="1658"/>
      <w:gridCol w:w="6436"/>
      <w:gridCol w:w="1658"/>
    </w:tblGrid>
    <w:tr w:rsidR="00C941E8" w:rsidRPr="00C56655" w14:paraId="502763BE" w14:textId="77777777" w:rsidTr="00A317B8">
      <w:trPr>
        <w:cantSplit/>
        <w:jc w:val="center"/>
      </w:trPr>
      <w:tc>
        <w:tcPr>
          <w:tcW w:w="850" w:type="pct"/>
          <w:vAlign w:val="center"/>
        </w:tcPr>
        <w:p w14:paraId="0C2FF959" w14:textId="0DABE720" w:rsidR="00C941E8" w:rsidRPr="00C56655" w:rsidRDefault="00C941E8" w:rsidP="007B0EE9">
          <w:pPr>
            <w:spacing w:before="20" w:after="20"/>
            <w:jc w:val="left"/>
            <w:rPr>
              <w:b/>
              <w:bCs/>
              <w:sz w:val="18"/>
              <w:szCs w:val="18"/>
            </w:rPr>
          </w:pPr>
          <w:r w:rsidRPr="00C56655">
            <w:rPr>
              <w:b/>
              <w:bCs/>
              <w:sz w:val="18"/>
              <w:szCs w:val="18"/>
              <w:lang w:eastAsia="tn-ZA"/>
            </w:rPr>
            <w:t>J A Odendaal</w:t>
          </w:r>
          <w:r w:rsidRPr="00C56655">
            <w:rPr>
              <w:b/>
              <w:bCs/>
              <w:sz w:val="18"/>
              <w:szCs w:val="18"/>
              <w:lang w:eastAsia="tn-ZA"/>
            </w:rPr>
            <w:br/>
            <w:t xml:space="preserve">(the </w:t>
          </w:r>
          <w:r w:rsidRPr="00C56655">
            <w:rPr>
              <w:b/>
              <w:bCs/>
              <w:i/>
              <w:sz w:val="18"/>
              <w:szCs w:val="18"/>
              <w:lang w:eastAsia="tn-ZA"/>
            </w:rPr>
            <w:t>Licensor</w:t>
          </w:r>
          <w:r w:rsidRPr="00C56655">
            <w:rPr>
              <w:b/>
              <w:bCs/>
              <w:sz w:val="18"/>
              <w:szCs w:val="18"/>
              <w:lang w:eastAsia="tn-ZA"/>
            </w:rPr>
            <w:t>)</w:t>
          </w:r>
        </w:p>
      </w:tc>
      <w:tc>
        <w:tcPr>
          <w:tcW w:w="3300" w:type="pct"/>
          <w:vAlign w:val="center"/>
        </w:tcPr>
        <w:p w14:paraId="277D7E36" w14:textId="7FAC7F24" w:rsidR="00C941E8" w:rsidRPr="00C56655" w:rsidRDefault="00C941E8" w:rsidP="00A317B8">
          <w:pPr>
            <w:spacing w:before="40" w:after="20"/>
            <w:jc w:val="center"/>
            <w:rPr>
              <w:sz w:val="18"/>
              <w:szCs w:val="18"/>
            </w:rPr>
          </w:pPr>
          <w:r w:rsidRPr="00C56655">
            <w:rPr>
              <w:sz w:val="18"/>
              <w:szCs w:val="18"/>
            </w:rPr>
            <w:fldChar w:fldCharType="begin"/>
          </w:r>
          <w:r w:rsidRPr="00C56655">
            <w:rPr>
              <w:sz w:val="18"/>
              <w:szCs w:val="18"/>
            </w:rPr>
            <w:instrText xml:space="preserve"> DOCPROPERTY "DocTitleSystem"  \* MERGEFORMAT </w:instrText>
          </w:r>
          <w:r w:rsidRPr="00C56655">
            <w:rPr>
              <w:sz w:val="18"/>
              <w:szCs w:val="18"/>
            </w:rPr>
            <w:fldChar w:fldCharType="separate"/>
          </w:r>
          <w:r w:rsidR="00C56655" w:rsidRPr="00C56655">
            <w:rPr>
              <w:bCs/>
              <w:sz w:val="18"/>
              <w:szCs w:val="18"/>
            </w:rPr>
            <w:t>Automated Template System</w:t>
          </w:r>
          <w:r w:rsidRPr="00C56655">
            <w:rPr>
              <w:sz w:val="18"/>
              <w:szCs w:val="18"/>
            </w:rPr>
            <w:fldChar w:fldCharType="end"/>
          </w:r>
          <w:r w:rsidRPr="00C56655">
            <w:rPr>
              <w:sz w:val="18"/>
              <w:szCs w:val="18"/>
            </w:rPr>
            <w:t xml:space="preserve"> </w:t>
          </w:r>
          <w:r w:rsidRPr="00C56655">
            <w:rPr>
              <w:sz w:val="18"/>
              <w:szCs w:val="18"/>
            </w:rPr>
            <w:fldChar w:fldCharType="begin"/>
          </w:r>
          <w:r w:rsidRPr="00C56655">
            <w:rPr>
              <w:sz w:val="18"/>
              <w:szCs w:val="18"/>
            </w:rPr>
            <w:instrText xml:space="preserve"> DOCPROPERTY "DocTitleFunction"  \* MERGEFORMAT </w:instrText>
          </w:r>
          <w:r w:rsidRPr="00C56655">
            <w:rPr>
              <w:sz w:val="18"/>
              <w:szCs w:val="18"/>
            </w:rPr>
            <w:fldChar w:fldCharType="separate"/>
          </w:r>
          <w:r w:rsidR="00C56655" w:rsidRPr="00C56655">
            <w:rPr>
              <w:bCs/>
              <w:sz w:val="18"/>
              <w:szCs w:val="18"/>
            </w:rPr>
            <w:t>User</w:t>
          </w:r>
          <w:r w:rsidRPr="00C56655">
            <w:rPr>
              <w:sz w:val="18"/>
              <w:szCs w:val="18"/>
            </w:rPr>
            <w:fldChar w:fldCharType="end"/>
          </w:r>
          <w:r w:rsidRPr="00C56655">
            <w:rPr>
              <w:sz w:val="18"/>
              <w:szCs w:val="18"/>
            </w:rPr>
            <w:t xml:space="preserve"> </w:t>
          </w:r>
          <w:r w:rsidRPr="00C56655">
            <w:rPr>
              <w:sz w:val="18"/>
              <w:szCs w:val="18"/>
            </w:rPr>
            <w:fldChar w:fldCharType="begin"/>
          </w:r>
          <w:r w:rsidRPr="00C56655">
            <w:rPr>
              <w:sz w:val="18"/>
              <w:szCs w:val="18"/>
            </w:rPr>
            <w:instrText xml:space="preserve"> DOCPROPERTY "DocTitleType"  \* MERGEFORMAT </w:instrText>
          </w:r>
          <w:r w:rsidRPr="00C56655">
            <w:rPr>
              <w:sz w:val="18"/>
              <w:szCs w:val="18"/>
            </w:rPr>
            <w:fldChar w:fldCharType="separate"/>
          </w:r>
          <w:r w:rsidR="00C56655" w:rsidRPr="00C56655">
            <w:rPr>
              <w:bCs/>
              <w:sz w:val="18"/>
              <w:szCs w:val="18"/>
            </w:rPr>
            <w:t>Manual</w:t>
          </w:r>
          <w:r w:rsidRPr="00C56655">
            <w:rPr>
              <w:sz w:val="18"/>
              <w:szCs w:val="18"/>
            </w:rPr>
            <w:fldChar w:fldCharType="end"/>
          </w:r>
        </w:p>
      </w:tc>
      <w:tc>
        <w:tcPr>
          <w:tcW w:w="850" w:type="pct"/>
          <w:vAlign w:val="center"/>
        </w:tcPr>
        <w:p w14:paraId="145F9DE9" w14:textId="01C9886E" w:rsidR="00C941E8" w:rsidRPr="00C56655" w:rsidRDefault="00C941E8" w:rsidP="00A317B8">
          <w:pPr>
            <w:spacing w:before="20" w:after="20"/>
            <w:jc w:val="right"/>
            <w:rPr>
              <w:sz w:val="18"/>
              <w:szCs w:val="18"/>
            </w:rPr>
          </w:pPr>
          <w:r w:rsidRPr="00C56655">
            <w:rPr>
              <w:sz w:val="18"/>
              <w:szCs w:val="18"/>
            </w:rPr>
            <w:t xml:space="preserve">Number: </w:t>
          </w:r>
          <w:r w:rsidRPr="00C56655">
            <w:rPr>
              <w:sz w:val="18"/>
              <w:szCs w:val="18"/>
            </w:rPr>
            <w:fldChar w:fldCharType="begin"/>
          </w:r>
          <w:r w:rsidRPr="00C56655">
            <w:rPr>
              <w:sz w:val="18"/>
              <w:szCs w:val="18"/>
            </w:rPr>
            <w:instrText xml:space="preserve"> DOCPROPERTY  DocNumber  \* MERGEFORMAT </w:instrText>
          </w:r>
          <w:r w:rsidRPr="00C56655">
            <w:rPr>
              <w:sz w:val="18"/>
              <w:szCs w:val="18"/>
            </w:rPr>
            <w:fldChar w:fldCharType="separate"/>
          </w:r>
          <w:r w:rsidR="00C56655" w:rsidRPr="00C56655">
            <w:rPr>
              <w:bCs/>
              <w:sz w:val="18"/>
              <w:szCs w:val="18"/>
            </w:rPr>
            <w:t>000000</w:t>
          </w:r>
          <w:r w:rsidRPr="00C56655">
            <w:rPr>
              <w:sz w:val="18"/>
              <w:szCs w:val="18"/>
            </w:rPr>
            <w:fldChar w:fldCharType="end"/>
          </w:r>
        </w:p>
        <w:p w14:paraId="3339A147" w14:textId="74917B9F" w:rsidR="00C941E8" w:rsidRPr="00C56655" w:rsidRDefault="00C941E8" w:rsidP="00A317B8">
          <w:pPr>
            <w:spacing w:before="20" w:after="20"/>
            <w:jc w:val="right"/>
            <w:rPr>
              <w:sz w:val="18"/>
              <w:szCs w:val="18"/>
            </w:rPr>
          </w:pPr>
          <w:r w:rsidRPr="00C56655">
            <w:rPr>
              <w:sz w:val="18"/>
              <w:szCs w:val="18"/>
            </w:rPr>
            <w:t xml:space="preserve">Revision: </w:t>
          </w:r>
          <w:r w:rsidRPr="00C56655">
            <w:rPr>
              <w:sz w:val="18"/>
              <w:szCs w:val="18"/>
            </w:rPr>
            <w:fldChar w:fldCharType="begin"/>
          </w:r>
          <w:r w:rsidRPr="00C56655">
            <w:rPr>
              <w:sz w:val="18"/>
              <w:szCs w:val="18"/>
            </w:rPr>
            <w:instrText xml:space="preserve"> DOCPROPERTY  DocIssue  \* MERGEFORMAT </w:instrText>
          </w:r>
          <w:r w:rsidRPr="00C56655">
            <w:rPr>
              <w:sz w:val="18"/>
              <w:szCs w:val="18"/>
            </w:rPr>
            <w:fldChar w:fldCharType="separate"/>
          </w:r>
          <w:r w:rsidR="00C56655" w:rsidRPr="00C56655">
            <w:rPr>
              <w:bCs/>
              <w:sz w:val="18"/>
              <w:szCs w:val="18"/>
            </w:rPr>
            <w:t>8</w:t>
          </w:r>
          <w:r w:rsidRPr="00C56655">
            <w:rPr>
              <w:sz w:val="18"/>
              <w:szCs w:val="18"/>
            </w:rPr>
            <w:fldChar w:fldCharType="end"/>
          </w:r>
        </w:p>
        <w:p w14:paraId="44ECEC05" w14:textId="23238183" w:rsidR="00C941E8" w:rsidRPr="00C56655" w:rsidRDefault="00C941E8" w:rsidP="00A317B8">
          <w:pPr>
            <w:spacing w:before="20" w:after="20"/>
            <w:jc w:val="right"/>
            <w:rPr>
              <w:sz w:val="18"/>
              <w:szCs w:val="18"/>
            </w:rPr>
          </w:pPr>
          <w:r w:rsidRPr="00C56655">
            <w:rPr>
              <w:sz w:val="18"/>
              <w:szCs w:val="18"/>
            </w:rPr>
            <w:t xml:space="preserve">Date: </w:t>
          </w:r>
          <w:r w:rsidRPr="00C56655">
            <w:rPr>
              <w:sz w:val="18"/>
              <w:szCs w:val="18"/>
            </w:rPr>
            <w:fldChar w:fldCharType="begin"/>
          </w:r>
          <w:r w:rsidRPr="00C56655">
            <w:rPr>
              <w:sz w:val="18"/>
              <w:szCs w:val="18"/>
            </w:rPr>
            <w:instrText xml:space="preserve"> DOCPROPERTY "DocIssueDate"  \* MERGEFORMAT </w:instrText>
          </w:r>
          <w:r w:rsidRPr="00C56655">
            <w:rPr>
              <w:sz w:val="18"/>
              <w:szCs w:val="18"/>
            </w:rPr>
            <w:fldChar w:fldCharType="separate"/>
          </w:r>
          <w:r w:rsidR="00C56655" w:rsidRPr="00C56655">
            <w:rPr>
              <w:bCs/>
              <w:sz w:val="18"/>
              <w:szCs w:val="18"/>
            </w:rPr>
            <w:t>2018/05/04</w:t>
          </w:r>
          <w:r w:rsidRPr="00C56655">
            <w:rPr>
              <w:sz w:val="18"/>
              <w:szCs w:val="18"/>
            </w:rPr>
            <w:fldChar w:fldCharType="end"/>
          </w:r>
        </w:p>
      </w:tc>
    </w:tr>
  </w:tbl>
  <w:p w14:paraId="122A4765" w14:textId="77777777" w:rsidR="00C941E8" w:rsidRPr="00C56655" w:rsidRDefault="00C941E8" w:rsidP="00A72513">
    <w:pPr>
      <w:pBdr>
        <w:top w:val="single" w:sz="4" w:space="1" w:color="auto"/>
      </w:pBdr>
      <w:tabs>
        <w:tab w:val="right" w:pos="5529"/>
        <w:tab w:val="right" w:pos="8931"/>
      </w:tabs>
      <w:spacing w:before="40"/>
      <w:jc w:val="center"/>
      <w:rPr>
        <w:sz w:val="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BC589D" w14:textId="77777777" w:rsidR="00C941E8" w:rsidRDefault="00C941E8"/>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jc w:val="center"/>
      <w:tblCellMar>
        <w:left w:w="57" w:type="dxa"/>
        <w:right w:w="57" w:type="dxa"/>
      </w:tblCellMar>
      <w:tblLook w:val="0000" w:firstRow="0" w:lastRow="0" w:firstColumn="0" w:lastColumn="0" w:noHBand="0" w:noVBand="0"/>
    </w:tblPr>
    <w:tblGrid>
      <w:gridCol w:w="1658"/>
      <w:gridCol w:w="6436"/>
      <w:gridCol w:w="1658"/>
    </w:tblGrid>
    <w:tr w:rsidR="00C941E8" w:rsidRPr="00C56655" w14:paraId="0463CD9A" w14:textId="77777777" w:rsidTr="007F040F">
      <w:trPr>
        <w:cantSplit/>
        <w:jc w:val="center"/>
      </w:trPr>
      <w:tc>
        <w:tcPr>
          <w:tcW w:w="850" w:type="pct"/>
          <w:vAlign w:val="center"/>
        </w:tcPr>
        <w:p w14:paraId="64334763" w14:textId="6A7C863A" w:rsidR="00C941E8" w:rsidRPr="00C56655" w:rsidRDefault="00C941E8" w:rsidP="007F040F">
          <w:pPr>
            <w:spacing w:before="20" w:after="20"/>
            <w:jc w:val="left"/>
            <w:rPr>
              <w:b/>
              <w:bCs/>
              <w:sz w:val="18"/>
              <w:szCs w:val="18"/>
            </w:rPr>
          </w:pPr>
          <w:r w:rsidRPr="00C56655">
            <w:rPr>
              <w:b/>
              <w:bCs/>
              <w:sz w:val="18"/>
              <w:szCs w:val="18"/>
              <w:lang w:eastAsia="tn-ZA"/>
            </w:rPr>
            <w:t>J A Odendaal</w:t>
          </w:r>
          <w:r w:rsidRPr="00C56655">
            <w:rPr>
              <w:b/>
              <w:bCs/>
              <w:sz w:val="18"/>
              <w:szCs w:val="18"/>
              <w:lang w:eastAsia="tn-ZA"/>
            </w:rPr>
            <w:br/>
            <w:t xml:space="preserve">(the </w:t>
          </w:r>
          <w:r w:rsidRPr="00C56655">
            <w:rPr>
              <w:b/>
              <w:bCs/>
              <w:i/>
              <w:sz w:val="18"/>
              <w:szCs w:val="18"/>
              <w:lang w:eastAsia="tn-ZA"/>
            </w:rPr>
            <w:t>Licensor</w:t>
          </w:r>
          <w:r w:rsidRPr="00C56655">
            <w:rPr>
              <w:b/>
              <w:bCs/>
              <w:sz w:val="18"/>
              <w:szCs w:val="18"/>
              <w:lang w:eastAsia="tn-ZA"/>
            </w:rPr>
            <w:t>)</w:t>
          </w:r>
        </w:p>
      </w:tc>
      <w:tc>
        <w:tcPr>
          <w:tcW w:w="3300" w:type="pct"/>
          <w:vAlign w:val="center"/>
        </w:tcPr>
        <w:p w14:paraId="1E469422" w14:textId="42320B4A" w:rsidR="00C941E8" w:rsidRPr="00C56655" w:rsidRDefault="00C941E8" w:rsidP="007F040F">
          <w:pPr>
            <w:spacing w:before="40" w:after="20"/>
            <w:jc w:val="center"/>
            <w:rPr>
              <w:sz w:val="18"/>
              <w:szCs w:val="18"/>
            </w:rPr>
          </w:pPr>
          <w:r w:rsidRPr="00C56655">
            <w:rPr>
              <w:sz w:val="18"/>
              <w:szCs w:val="18"/>
            </w:rPr>
            <w:fldChar w:fldCharType="begin"/>
          </w:r>
          <w:r w:rsidRPr="00C56655">
            <w:rPr>
              <w:sz w:val="18"/>
              <w:szCs w:val="18"/>
            </w:rPr>
            <w:instrText xml:space="preserve"> DOCPROPERTY "DocTitleSystem"  \* MERGEFORMAT </w:instrText>
          </w:r>
          <w:r w:rsidRPr="00C56655">
            <w:rPr>
              <w:sz w:val="18"/>
              <w:szCs w:val="18"/>
            </w:rPr>
            <w:fldChar w:fldCharType="separate"/>
          </w:r>
          <w:r w:rsidR="00C56655" w:rsidRPr="00C56655">
            <w:rPr>
              <w:bCs/>
              <w:sz w:val="18"/>
              <w:szCs w:val="18"/>
            </w:rPr>
            <w:t>Automated Template System</w:t>
          </w:r>
          <w:r w:rsidRPr="00C56655">
            <w:rPr>
              <w:sz w:val="18"/>
              <w:szCs w:val="18"/>
            </w:rPr>
            <w:fldChar w:fldCharType="end"/>
          </w:r>
          <w:r w:rsidRPr="00C56655">
            <w:rPr>
              <w:sz w:val="18"/>
              <w:szCs w:val="18"/>
            </w:rPr>
            <w:t xml:space="preserve"> </w:t>
          </w:r>
          <w:r w:rsidRPr="00C56655">
            <w:rPr>
              <w:sz w:val="18"/>
              <w:szCs w:val="18"/>
            </w:rPr>
            <w:fldChar w:fldCharType="begin"/>
          </w:r>
          <w:r w:rsidRPr="00C56655">
            <w:rPr>
              <w:sz w:val="18"/>
              <w:szCs w:val="18"/>
            </w:rPr>
            <w:instrText xml:space="preserve"> DOCPROPERTY "DocTitleFunction"  \* MERGEFORMAT </w:instrText>
          </w:r>
          <w:r w:rsidRPr="00C56655">
            <w:rPr>
              <w:sz w:val="18"/>
              <w:szCs w:val="18"/>
            </w:rPr>
            <w:fldChar w:fldCharType="separate"/>
          </w:r>
          <w:r w:rsidR="00C56655" w:rsidRPr="00C56655">
            <w:rPr>
              <w:bCs/>
              <w:sz w:val="18"/>
              <w:szCs w:val="18"/>
            </w:rPr>
            <w:t>User</w:t>
          </w:r>
          <w:r w:rsidRPr="00C56655">
            <w:rPr>
              <w:sz w:val="18"/>
              <w:szCs w:val="18"/>
            </w:rPr>
            <w:fldChar w:fldCharType="end"/>
          </w:r>
          <w:r w:rsidRPr="00C56655">
            <w:rPr>
              <w:sz w:val="18"/>
              <w:szCs w:val="18"/>
            </w:rPr>
            <w:t xml:space="preserve"> </w:t>
          </w:r>
          <w:r w:rsidRPr="00C56655">
            <w:rPr>
              <w:sz w:val="18"/>
              <w:szCs w:val="18"/>
            </w:rPr>
            <w:fldChar w:fldCharType="begin"/>
          </w:r>
          <w:r w:rsidRPr="00C56655">
            <w:rPr>
              <w:sz w:val="18"/>
              <w:szCs w:val="18"/>
            </w:rPr>
            <w:instrText xml:space="preserve"> DOCPROPERTY "DocTitleType"  \* MERGEFORMAT </w:instrText>
          </w:r>
          <w:r w:rsidRPr="00C56655">
            <w:rPr>
              <w:sz w:val="18"/>
              <w:szCs w:val="18"/>
            </w:rPr>
            <w:fldChar w:fldCharType="separate"/>
          </w:r>
          <w:r w:rsidR="00C56655" w:rsidRPr="00C56655">
            <w:rPr>
              <w:bCs/>
              <w:sz w:val="18"/>
              <w:szCs w:val="18"/>
            </w:rPr>
            <w:t>Manual</w:t>
          </w:r>
          <w:r w:rsidRPr="00C56655">
            <w:rPr>
              <w:sz w:val="18"/>
              <w:szCs w:val="18"/>
            </w:rPr>
            <w:fldChar w:fldCharType="end"/>
          </w:r>
        </w:p>
      </w:tc>
      <w:tc>
        <w:tcPr>
          <w:tcW w:w="850" w:type="pct"/>
          <w:vAlign w:val="center"/>
        </w:tcPr>
        <w:p w14:paraId="14AD96CC" w14:textId="1E99F844" w:rsidR="00C941E8" w:rsidRPr="00C56655" w:rsidRDefault="00C941E8" w:rsidP="007F040F">
          <w:pPr>
            <w:spacing w:before="20" w:after="20"/>
            <w:jc w:val="right"/>
            <w:rPr>
              <w:sz w:val="18"/>
              <w:szCs w:val="18"/>
            </w:rPr>
          </w:pPr>
          <w:r w:rsidRPr="00C56655">
            <w:rPr>
              <w:sz w:val="18"/>
              <w:szCs w:val="18"/>
            </w:rPr>
            <w:t xml:space="preserve">Number: </w:t>
          </w:r>
          <w:r w:rsidRPr="00C56655">
            <w:rPr>
              <w:sz w:val="18"/>
              <w:szCs w:val="18"/>
            </w:rPr>
            <w:fldChar w:fldCharType="begin"/>
          </w:r>
          <w:r w:rsidRPr="00C56655">
            <w:rPr>
              <w:sz w:val="18"/>
              <w:szCs w:val="18"/>
            </w:rPr>
            <w:instrText xml:space="preserve"> DOCPROPERTY  DocNumber  \* MERGEFORMAT </w:instrText>
          </w:r>
          <w:r w:rsidRPr="00C56655">
            <w:rPr>
              <w:sz w:val="18"/>
              <w:szCs w:val="18"/>
            </w:rPr>
            <w:fldChar w:fldCharType="separate"/>
          </w:r>
          <w:r w:rsidR="00C56655" w:rsidRPr="00C56655">
            <w:rPr>
              <w:bCs/>
              <w:sz w:val="18"/>
              <w:szCs w:val="18"/>
            </w:rPr>
            <w:t>000000</w:t>
          </w:r>
          <w:r w:rsidRPr="00C56655">
            <w:rPr>
              <w:sz w:val="18"/>
              <w:szCs w:val="18"/>
            </w:rPr>
            <w:fldChar w:fldCharType="end"/>
          </w:r>
        </w:p>
        <w:p w14:paraId="627EDDA9" w14:textId="12A888DA" w:rsidR="00C941E8" w:rsidRPr="00C56655" w:rsidRDefault="00C941E8" w:rsidP="007F040F">
          <w:pPr>
            <w:spacing w:before="20" w:after="20"/>
            <w:jc w:val="right"/>
            <w:rPr>
              <w:sz w:val="18"/>
              <w:szCs w:val="18"/>
            </w:rPr>
          </w:pPr>
          <w:r w:rsidRPr="00C56655">
            <w:rPr>
              <w:sz w:val="18"/>
              <w:szCs w:val="18"/>
            </w:rPr>
            <w:t xml:space="preserve">Revision: </w:t>
          </w:r>
          <w:r w:rsidRPr="00C56655">
            <w:rPr>
              <w:sz w:val="18"/>
              <w:szCs w:val="18"/>
            </w:rPr>
            <w:fldChar w:fldCharType="begin"/>
          </w:r>
          <w:r w:rsidRPr="00C56655">
            <w:rPr>
              <w:sz w:val="18"/>
              <w:szCs w:val="18"/>
            </w:rPr>
            <w:instrText xml:space="preserve"> DOCPROPERTY  DocIssue  \* MERGEFORMAT </w:instrText>
          </w:r>
          <w:r w:rsidRPr="00C56655">
            <w:rPr>
              <w:sz w:val="18"/>
              <w:szCs w:val="18"/>
            </w:rPr>
            <w:fldChar w:fldCharType="separate"/>
          </w:r>
          <w:r w:rsidR="00C56655" w:rsidRPr="00C56655">
            <w:rPr>
              <w:bCs/>
              <w:sz w:val="18"/>
              <w:szCs w:val="18"/>
            </w:rPr>
            <w:t>8</w:t>
          </w:r>
          <w:r w:rsidRPr="00C56655">
            <w:rPr>
              <w:sz w:val="18"/>
              <w:szCs w:val="18"/>
            </w:rPr>
            <w:fldChar w:fldCharType="end"/>
          </w:r>
        </w:p>
        <w:p w14:paraId="380A7629" w14:textId="43616E5C" w:rsidR="00C941E8" w:rsidRPr="00C56655" w:rsidRDefault="00C941E8" w:rsidP="007F040F">
          <w:pPr>
            <w:spacing w:before="20" w:after="20"/>
            <w:jc w:val="right"/>
            <w:rPr>
              <w:sz w:val="18"/>
              <w:szCs w:val="18"/>
            </w:rPr>
          </w:pPr>
          <w:r w:rsidRPr="00C56655">
            <w:rPr>
              <w:sz w:val="18"/>
              <w:szCs w:val="18"/>
            </w:rPr>
            <w:t xml:space="preserve">Date: </w:t>
          </w:r>
          <w:r w:rsidRPr="00C56655">
            <w:rPr>
              <w:sz w:val="18"/>
              <w:szCs w:val="18"/>
            </w:rPr>
            <w:fldChar w:fldCharType="begin"/>
          </w:r>
          <w:r w:rsidRPr="00C56655">
            <w:rPr>
              <w:sz w:val="18"/>
              <w:szCs w:val="18"/>
            </w:rPr>
            <w:instrText xml:space="preserve"> DOCPROPERTY "DocIssueDate"  \* MERGEFORMAT </w:instrText>
          </w:r>
          <w:r w:rsidRPr="00C56655">
            <w:rPr>
              <w:sz w:val="18"/>
              <w:szCs w:val="18"/>
            </w:rPr>
            <w:fldChar w:fldCharType="separate"/>
          </w:r>
          <w:r w:rsidR="00C56655" w:rsidRPr="00C56655">
            <w:rPr>
              <w:bCs/>
              <w:sz w:val="18"/>
              <w:szCs w:val="18"/>
            </w:rPr>
            <w:t>2018/05/04</w:t>
          </w:r>
          <w:r w:rsidRPr="00C56655">
            <w:rPr>
              <w:sz w:val="18"/>
              <w:szCs w:val="18"/>
            </w:rPr>
            <w:fldChar w:fldCharType="end"/>
          </w:r>
        </w:p>
      </w:tc>
    </w:tr>
  </w:tbl>
  <w:p w14:paraId="03D34419" w14:textId="77777777" w:rsidR="00C941E8" w:rsidRPr="00C56655" w:rsidRDefault="00C941E8" w:rsidP="00A35C13">
    <w:pPr>
      <w:pBdr>
        <w:top w:val="single" w:sz="4" w:space="1" w:color="auto"/>
      </w:pBdr>
      <w:tabs>
        <w:tab w:val="right" w:pos="5529"/>
        <w:tab w:val="right" w:pos="8931"/>
      </w:tabs>
      <w:spacing w:before="40"/>
      <w:jc w:val="center"/>
      <w:rPr>
        <w:sz w:val="2"/>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4537A9" w14:textId="77777777" w:rsidR="00C941E8" w:rsidRDefault="00C941E8">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9FA111" w14:textId="77777777" w:rsidR="00C941E8" w:rsidRDefault="00C941E8"/>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jc w:val="center"/>
      <w:tblCellMar>
        <w:left w:w="57" w:type="dxa"/>
        <w:right w:w="57" w:type="dxa"/>
      </w:tblCellMar>
      <w:tblLook w:val="0000" w:firstRow="0" w:lastRow="0" w:firstColumn="0" w:lastColumn="0" w:noHBand="0" w:noVBand="0"/>
    </w:tblPr>
    <w:tblGrid>
      <w:gridCol w:w="2497"/>
      <w:gridCol w:w="9691"/>
      <w:gridCol w:w="2496"/>
    </w:tblGrid>
    <w:tr w:rsidR="00C941E8" w:rsidRPr="00C56655" w14:paraId="76E88952" w14:textId="77777777" w:rsidTr="007F040F">
      <w:trPr>
        <w:cantSplit/>
        <w:jc w:val="center"/>
      </w:trPr>
      <w:tc>
        <w:tcPr>
          <w:tcW w:w="850" w:type="pct"/>
          <w:vAlign w:val="center"/>
        </w:tcPr>
        <w:p w14:paraId="4DCE3B37" w14:textId="77777777" w:rsidR="00C941E8" w:rsidRPr="00C56655" w:rsidRDefault="00C941E8" w:rsidP="007F040F">
          <w:pPr>
            <w:spacing w:before="20" w:after="20"/>
            <w:jc w:val="left"/>
            <w:rPr>
              <w:b/>
              <w:bCs/>
              <w:sz w:val="18"/>
              <w:szCs w:val="18"/>
            </w:rPr>
          </w:pPr>
          <w:r w:rsidRPr="00C56655">
            <w:rPr>
              <w:b/>
              <w:bCs/>
              <w:sz w:val="18"/>
              <w:szCs w:val="18"/>
              <w:lang w:eastAsia="tn-ZA"/>
            </w:rPr>
            <w:t>J A Odendaal</w:t>
          </w:r>
          <w:r w:rsidRPr="00C56655">
            <w:rPr>
              <w:b/>
              <w:bCs/>
              <w:sz w:val="18"/>
              <w:szCs w:val="18"/>
              <w:lang w:eastAsia="tn-ZA"/>
            </w:rPr>
            <w:br/>
            <w:t xml:space="preserve">(the </w:t>
          </w:r>
          <w:r w:rsidRPr="00C56655">
            <w:rPr>
              <w:b/>
              <w:bCs/>
              <w:i/>
              <w:sz w:val="18"/>
              <w:szCs w:val="18"/>
              <w:lang w:eastAsia="tn-ZA"/>
            </w:rPr>
            <w:t>Licensor</w:t>
          </w:r>
          <w:r w:rsidRPr="00C56655">
            <w:rPr>
              <w:b/>
              <w:bCs/>
              <w:sz w:val="18"/>
              <w:szCs w:val="18"/>
              <w:lang w:eastAsia="tn-ZA"/>
            </w:rPr>
            <w:t>)</w:t>
          </w:r>
        </w:p>
      </w:tc>
      <w:tc>
        <w:tcPr>
          <w:tcW w:w="3300" w:type="pct"/>
          <w:vAlign w:val="center"/>
        </w:tcPr>
        <w:p w14:paraId="7BC28039" w14:textId="20E1D75E" w:rsidR="00C941E8" w:rsidRPr="00C56655" w:rsidRDefault="00C941E8" w:rsidP="007F040F">
          <w:pPr>
            <w:spacing w:before="40" w:after="20"/>
            <w:jc w:val="center"/>
            <w:rPr>
              <w:sz w:val="18"/>
              <w:szCs w:val="18"/>
            </w:rPr>
          </w:pPr>
          <w:r w:rsidRPr="00C56655">
            <w:rPr>
              <w:sz w:val="18"/>
              <w:szCs w:val="18"/>
            </w:rPr>
            <w:fldChar w:fldCharType="begin"/>
          </w:r>
          <w:r w:rsidRPr="00C56655">
            <w:rPr>
              <w:sz w:val="18"/>
              <w:szCs w:val="18"/>
            </w:rPr>
            <w:instrText xml:space="preserve"> DOCPROPERTY "DocTitleSystem"  \* MERGEFORMAT </w:instrText>
          </w:r>
          <w:r w:rsidRPr="00C56655">
            <w:rPr>
              <w:sz w:val="18"/>
              <w:szCs w:val="18"/>
            </w:rPr>
            <w:fldChar w:fldCharType="separate"/>
          </w:r>
          <w:r w:rsidR="00C56655" w:rsidRPr="00C56655">
            <w:rPr>
              <w:bCs/>
              <w:sz w:val="18"/>
              <w:szCs w:val="18"/>
            </w:rPr>
            <w:t>Automated Template System</w:t>
          </w:r>
          <w:r w:rsidRPr="00C56655">
            <w:rPr>
              <w:sz w:val="18"/>
              <w:szCs w:val="18"/>
            </w:rPr>
            <w:fldChar w:fldCharType="end"/>
          </w:r>
          <w:r w:rsidRPr="00C56655">
            <w:rPr>
              <w:sz w:val="18"/>
              <w:szCs w:val="18"/>
            </w:rPr>
            <w:t xml:space="preserve"> </w:t>
          </w:r>
          <w:r w:rsidRPr="00C56655">
            <w:rPr>
              <w:sz w:val="18"/>
              <w:szCs w:val="18"/>
            </w:rPr>
            <w:fldChar w:fldCharType="begin"/>
          </w:r>
          <w:r w:rsidRPr="00C56655">
            <w:rPr>
              <w:sz w:val="18"/>
              <w:szCs w:val="18"/>
            </w:rPr>
            <w:instrText xml:space="preserve"> DOCPROPERTY "DocTitleFunction"  \* MERGEFORMAT </w:instrText>
          </w:r>
          <w:r w:rsidRPr="00C56655">
            <w:rPr>
              <w:sz w:val="18"/>
              <w:szCs w:val="18"/>
            </w:rPr>
            <w:fldChar w:fldCharType="separate"/>
          </w:r>
          <w:r w:rsidR="00C56655" w:rsidRPr="00C56655">
            <w:rPr>
              <w:bCs/>
              <w:sz w:val="18"/>
              <w:szCs w:val="18"/>
            </w:rPr>
            <w:t>User</w:t>
          </w:r>
          <w:r w:rsidRPr="00C56655">
            <w:rPr>
              <w:sz w:val="18"/>
              <w:szCs w:val="18"/>
            </w:rPr>
            <w:fldChar w:fldCharType="end"/>
          </w:r>
          <w:r w:rsidRPr="00C56655">
            <w:rPr>
              <w:sz w:val="18"/>
              <w:szCs w:val="18"/>
            </w:rPr>
            <w:t xml:space="preserve"> </w:t>
          </w:r>
          <w:r w:rsidRPr="00C56655">
            <w:rPr>
              <w:sz w:val="18"/>
              <w:szCs w:val="18"/>
            </w:rPr>
            <w:fldChar w:fldCharType="begin"/>
          </w:r>
          <w:r w:rsidRPr="00C56655">
            <w:rPr>
              <w:sz w:val="18"/>
              <w:szCs w:val="18"/>
            </w:rPr>
            <w:instrText xml:space="preserve"> DOCPROPERTY "DocTitleType"  \* MERGEFORMAT </w:instrText>
          </w:r>
          <w:r w:rsidRPr="00C56655">
            <w:rPr>
              <w:sz w:val="18"/>
              <w:szCs w:val="18"/>
            </w:rPr>
            <w:fldChar w:fldCharType="separate"/>
          </w:r>
          <w:r w:rsidR="00C56655" w:rsidRPr="00C56655">
            <w:rPr>
              <w:bCs/>
              <w:sz w:val="18"/>
              <w:szCs w:val="18"/>
            </w:rPr>
            <w:t>Manual</w:t>
          </w:r>
          <w:r w:rsidRPr="00C56655">
            <w:rPr>
              <w:sz w:val="18"/>
              <w:szCs w:val="18"/>
            </w:rPr>
            <w:fldChar w:fldCharType="end"/>
          </w:r>
        </w:p>
      </w:tc>
      <w:tc>
        <w:tcPr>
          <w:tcW w:w="850" w:type="pct"/>
          <w:vAlign w:val="center"/>
        </w:tcPr>
        <w:p w14:paraId="6FBE0357" w14:textId="68126E22" w:rsidR="00C941E8" w:rsidRPr="00C56655" w:rsidRDefault="00C941E8" w:rsidP="007F040F">
          <w:pPr>
            <w:spacing w:before="20" w:after="20"/>
            <w:jc w:val="right"/>
            <w:rPr>
              <w:sz w:val="18"/>
              <w:szCs w:val="18"/>
            </w:rPr>
          </w:pPr>
          <w:r w:rsidRPr="00C56655">
            <w:rPr>
              <w:sz w:val="18"/>
              <w:szCs w:val="18"/>
            </w:rPr>
            <w:t xml:space="preserve">Number: </w:t>
          </w:r>
          <w:r w:rsidRPr="00C56655">
            <w:rPr>
              <w:sz w:val="18"/>
              <w:szCs w:val="18"/>
            </w:rPr>
            <w:fldChar w:fldCharType="begin"/>
          </w:r>
          <w:r w:rsidRPr="00C56655">
            <w:rPr>
              <w:sz w:val="18"/>
              <w:szCs w:val="18"/>
            </w:rPr>
            <w:instrText xml:space="preserve"> DOCPROPERTY  DocNumber  \* MERGEFORMAT </w:instrText>
          </w:r>
          <w:r w:rsidRPr="00C56655">
            <w:rPr>
              <w:sz w:val="18"/>
              <w:szCs w:val="18"/>
            </w:rPr>
            <w:fldChar w:fldCharType="separate"/>
          </w:r>
          <w:r w:rsidR="00C56655" w:rsidRPr="00C56655">
            <w:rPr>
              <w:bCs/>
              <w:sz w:val="18"/>
              <w:szCs w:val="18"/>
            </w:rPr>
            <w:t>000000</w:t>
          </w:r>
          <w:r w:rsidRPr="00C56655">
            <w:rPr>
              <w:sz w:val="18"/>
              <w:szCs w:val="18"/>
            </w:rPr>
            <w:fldChar w:fldCharType="end"/>
          </w:r>
        </w:p>
        <w:p w14:paraId="67930B87" w14:textId="02720097" w:rsidR="00C941E8" w:rsidRPr="00C56655" w:rsidRDefault="00C941E8" w:rsidP="007F040F">
          <w:pPr>
            <w:spacing w:before="20" w:after="20"/>
            <w:jc w:val="right"/>
            <w:rPr>
              <w:sz w:val="18"/>
              <w:szCs w:val="18"/>
            </w:rPr>
          </w:pPr>
          <w:r w:rsidRPr="00C56655">
            <w:rPr>
              <w:sz w:val="18"/>
              <w:szCs w:val="18"/>
            </w:rPr>
            <w:t xml:space="preserve">Revision: </w:t>
          </w:r>
          <w:r w:rsidRPr="00C56655">
            <w:rPr>
              <w:sz w:val="18"/>
              <w:szCs w:val="18"/>
            </w:rPr>
            <w:fldChar w:fldCharType="begin"/>
          </w:r>
          <w:r w:rsidRPr="00C56655">
            <w:rPr>
              <w:sz w:val="18"/>
              <w:szCs w:val="18"/>
            </w:rPr>
            <w:instrText xml:space="preserve"> DOCPROPERTY  DocIssue  \* MERGEFORMAT </w:instrText>
          </w:r>
          <w:r w:rsidRPr="00C56655">
            <w:rPr>
              <w:sz w:val="18"/>
              <w:szCs w:val="18"/>
            </w:rPr>
            <w:fldChar w:fldCharType="separate"/>
          </w:r>
          <w:r w:rsidR="00C56655" w:rsidRPr="00C56655">
            <w:rPr>
              <w:bCs/>
              <w:sz w:val="18"/>
              <w:szCs w:val="18"/>
            </w:rPr>
            <w:t>8</w:t>
          </w:r>
          <w:r w:rsidRPr="00C56655">
            <w:rPr>
              <w:sz w:val="18"/>
              <w:szCs w:val="18"/>
            </w:rPr>
            <w:fldChar w:fldCharType="end"/>
          </w:r>
        </w:p>
        <w:p w14:paraId="0F2E1BAE" w14:textId="4D1C7934" w:rsidR="00C941E8" w:rsidRPr="00C56655" w:rsidRDefault="00C941E8" w:rsidP="007F040F">
          <w:pPr>
            <w:spacing w:before="20" w:after="20"/>
            <w:jc w:val="right"/>
            <w:rPr>
              <w:sz w:val="18"/>
              <w:szCs w:val="18"/>
            </w:rPr>
          </w:pPr>
          <w:r w:rsidRPr="00C56655">
            <w:rPr>
              <w:sz w:val="18"/>
              <w:szCs w:val="18"/>
            </w:rPr>
            <w:t xml:space="preserve">Date: </w:t>
          </w:r>
          <w:r w:rsidRPr="00C56655">
            <w:rPr>
              <w:sz w:val="18"/>
              <w:szCs w:val="18"/>
            </w:rPr>
            <w:fldChar w:fldCharType="begin"/>
          </w:r>
          <w:r w:rsidRPr="00C56655">
            <w:rPr>
              <w:sz w:val="18"/>
              <w:szCs w:val="18"/>
            </w:rPr>
            <w:instrText xml:space="preserve"> DOCPROPERTY "DocIssueDate"  \* MERGEFORMAT </w:instrText>
          </w:r>
          <w:r w:rsidRPr="00C56655">
            <w:rPr>
              <w:sz w:val="18"/>
              <w:szCs w:val="18"/>
            </w:rPr>
            <w:fldChar w:fldCharType="separate"/>
          </w:r>
          <w:r w:rsidR="00C56655" w:rsidRPr="00C56655">
            <w:rPr>
              <w:bCs/>
              <w:sz w:val="18"/>
              <w:szCs w:val="18"/>
            </w:rPr>
            <w:t>2018/05/04</w:t>
          </w:r>
          <w:r w:rsidRPr="00C56655">
            <w:rPr>
              <w:sz w:val="18"/>
              <w:szCs w:val="18"/>
            </w:rPr>
            <w:fldChar w:fldCharType="end"/>
          </w:r>
        </w:p>
      </w:tc>
    </w:tr>
  </w:tbl>
  <w:p w14:paraId="51E907F3" w14:textId="77777777" w:rsidR="00C941E8" w:rsidRPr="00C56655" w:rsidRDefault="00C941E8" w:rsidP="00A35C13">
    <w:pPr>
      <w:pBdr>
        <w:top w:val="single" w:sz="4" w:space="1" w:color="auto"/>
      </w:pBdr>
      <w:tabs>
        <w:tab w:val="right" w:pos="5529"/>
        <w:tab w:val="right" w:pos="8931"/>
      </w:tabs>
      <w:spacing w:before="40"/>
      <w:jc w:val="center"/>
      <w:rPr>
        <w:sz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A7EA1"/>
    <w:multiLevelType w:val="multilevel"/>
    <w:tmpl w:val="B4F6B786"/>
    <w:numStyleLink w:val="ListStyleBullet"/>
  </w:abstractNum>
  <w:abstractNum w:abstractNumId="1">
    <w:nsid w:val="04E57EC2"/>
    <w:multiLevelType w:val="multilevel"/>
    <w:tmpl w:val="55F4FC38"/>
    <w:numStyleLink w:val="ListStyleNumbered"/>
  </w:abstractNum>
  <w:abstractNum w:abstractNumId="2">
    <w:nsid w:val="05DC7A1E"/>
    <w:multiLevelType w:val="multilevel"/>
    <w:tmpl w:val="55F4FC38"/>
    <w:numStyleLink w:val="ListStyleNumbered"/>
  </w:abstractNum>
  <w:abstractNum w:abstractNumId="3">
    <w:nsid w:val="07EA3C11"/>
    <w:multiLevelType w:val="multilevel"/>
    <w:tmpl w:val="55F4FC38"/>
    <w:numStyleLink w:val="ListStyleNumbered"/>
  </w:abstractNum>
  <w:abstractNum w:abstractNumId="4">
    <w:nsid w:val="0C0A7C8C"/>
    <w:multiLevelType w:val="multilevel"/>
    <w:tmpl w:val="4A9A6F06"/>
    <w:styleLink w:val="TableListStyleBullet"/>
    <w:lvl w:ilvl="0">
      <w:start w:val="1"/>
      <w:numFmt w:val="bullet"/>
      <w:lvlRestart w:val="0"/>
      <w:lvlText w:val=""/>
      <w:lvlJc w:val="left"/>
      <w:pPr>
        <w:tabs>
          <w:tab w:val="num" w:pos="340"/>
        </w:tabs>
        <w:ind w:left="340" w:hanging="340"/>
      </w:pPr>
      <w:rPr>
        <w:rFonts w:ascii="Symbol" w:hAnsi="Symbol" w:hint="default"/>
        <w:b w:val="0"/>
        <w:i w:val="0"/>
        <w:caps w:val="0"/>
        <w:color w:val="auto"/>
        <w:sz w:val="16"/>
        <w:szCs w:val="22"/>
      </w:rPr>
    </w:lvl>
    <w:lvl w:ilvl="1">
      <w:start w:val="1"/>
      <w:numFmt w:val="bullet"/>
      <w:lvlText w:val="-"/>
      <w:lvlJc w:val="left"/>
      <w:pPr>
        <w:tabs>
          <w:tab w:val="num" w:pos="737"/>
        </w:tabs>
        <w:ind w:left="737" w:hanging="397"/>
      </w:pPr>
      <w:rPr>
        <w:rFonts w:ascii="Arial" w:hAnsi="Arial" w:cs="Arial" w:hint="default"/>
        <w:b w:val="0"/>
        <w:i w:val="0"/>
        <w:caps w:val="0"/>
        <w:color w:val="auto"/>
        <w:sz w:val="20"/>
        <w:szCs w:val="20"/>
      </w:rPr>
    </w:lvl>
    <w:lvl w:ilvl="2">
      <w:start w:val="1"/>
      <w:numFmt w:val="bullet"/>
      <w:lvlText w:val="◦"/>
      <w:lvlJc w:val="left"/>
      <w:pPr>
        <w:tabs>
          <w:tab w:val="num" w:pos="1134"/>
        </w:tabs>
        <w:ind w:left="1134" w:hanging="397"/>
      </w:pPr>
      <w:rPr>
        <w:rFonts w:ascii="Arial" w:hAnsi="Arial" w:cs="Arial" w:hint="default"/>
        <w:b w:val="0"/>
        <w:i w:val="0"/>
        <w:caps w:val="0"/>
        <w:color w:val="auto"/>
        <w:sz w:val="20"/>
      </w:rPr>
    </w:lvl>
    <w:lvl w:ilvl="3">
      <w:start w:val="1"/>
      <w:numFmt w:val="bullet"/>
      <w:lvlText w:val="-"/>
      <w:lvlJc w:val="left"/>
      <w:pPr>
        <w:tabs>
          <w:tab w:val="num" w:pos="1531"/>
        </w:tabs>
        <w:ind w:left="1531" w:hanging="397"/>
      </w:pPr>
      <w:rPr>
        <w:rFonts w:ascii="Arial" w:hAnsi="Arial" w:cs="Arial" w:hint="default"/>
        <w:b w:val="0"/>
        <w:i w:val="0"/>
        <w:caps w:val="0"/>
        <w:color w:val="auto"/>
        <w:sz w:val="20"/>
      </w:rPr>
    </w:lvl>
    <w:lvl w:ilvl="4">
      <w:start w:val="1"/>
      <w:numFmt w:val="bullet"/>
      <w:lvlText w:val="-"/>
      <w:lvlJc w:val="left"/>
      <w:pPr>
        <w:tabs>
          <w:tab w:val="num" w:pos="1928"/>
        </w:tabs>
        <w:ind w:left="1928" w:hanging="397"/>
      </w:pPr>
      <w:rPr>
        <w:rFonts w:ascii="Arial" w:hAnsi="Arial" w:cs="Arial" w:hint="default"/>
        <w:b w:val="0"/>
        <w:i w:val="0"/>
        <w:caps w:val="0"/>
        <w:color w:val="auto"/>
        <w:sz w:val="20"/>
      </w:rPr>
    </w:lvl>
    <w:lvl w:ilvl="5">
      <w:start w:val="1"/>
      <w:numFmt w:val="bullet"/>
      <w:lvlText w:val="-"/>
      <w:lvlJc w:val="left"/>
      <w:pPr>
        <w:tabs>
          <w:tab w:val="num" w:pos="2324"/>
        </w:tabs>
        <w:ind w:left="2324" w:hanging="396"/>
      </w:pPr>
      <w:rPr>
        <w:rFonts w:ascii="Arial" w:hAnsi="Arial" w:cs="Arial" w:hint="default"/>
        <w:b w:val="0"/>
        <w:i w:val="0"/>
        <w:caps w:val="0"/>
        <w:smallCaps w:val="0"/>
        <w:color w:val="auto"/>
        <w:sz w:val="20"/>
      </w:rPr>
    </w:lvl>
    <w:lvl w:ilvl="6">
      <w:start w:val="1"/>
      <w:numFmt w:val="bullet"/>
      <w:lvlText w:val="-"/>
      <w:lvlJc w:val="left"/>
      <w:pPr>
        <w:tabs>
          <w:tab w:val="num" w:pos="2721"/>
        </w:tabs>
        <w:ind w:left="2721" w:hanging="397"/>
      </w:pPr>
      <w:rPr>
        <w:rFonts w:ascii="Arial" w:hAnsi="Arial" w:cs="Arial" w:hint="default"/>
        <w:b w:val="0"/>
        <w:i w:val="0"/>
        <w:caps w:val="0"/>
        <w:color w:val="auto"/>
        <w:sz w:val="20"/>
      </w:rPr>
    </w:lvl>
    <w:lvl w:ilvl="7">
      <w:start w:val="1"/>
      <w:numFmt w:val="bullet"/>
      <w:lvlText w:val="-"/>
      <w:lvlJc w:val="left"/>
      <w:pPr>
        <w:tabs>
          <w:tab w:val="num" w:pos="3118"/>
        </w:tabs>
        <w:ind w:left="3118" w:hanging="397"/>
      </w:pPr>
      <w:rPr>
        <w:rFonts w:ascii="Arial" w:hAnsi="Arial" w:cs="Arial" w:hint="default"/>
        <w:b w:val="0"/>
        <w:i w:val="0"/>
        <w:caps w:val="0"/>
        <w:color w:val="auto"/>
        <w:sz w:val="20"/>
      </w:rPr>
    </w:lvl>
    <w:lvl w:ilvl="8">
      <w:start w:val="1"/>
      <w:numFmt w:val="bullet"/>
      <w:lvlText w:val="-"/>
      <w:lvlJc w:val="left"/>
      <w:pPr>
        <w:tabs>
          <w:tab w:val="num" w:pos="3402"/>
        </w:tabs>
        <w:ind w:left="3402" w:hanging="284"/>
      </w:pPr>
      <w:rPr>
        <w:rFonts w:ascii="Arial" w:hAnsi="Arial" w:cs="Arial" w:hint="default"/>
        <w:b w:val="0"/>
        <w:i w:val="0"/>
        <w:caps w:val="0"/>
        <w:color w:val="auto"/>
        <w:sz w:val="20"/>
      </w:rPr>
    </w:lvl>
  </w:abstractNum>
  <w:abstractNum w:abstractNumId="5">
    <w:nsid w:val="0DC86336"/>
    <w:multiLevelType w:val="multilevel"/>
    <w:tmpl w:val="55F4FC38"/>
    <w:numStyleLink w:val="ListStyleNumbered"/>
  </w:abstractNum>
  <w:abstractNum w:abstractNumId="6">
    <w:nsid w:val="108D2CA0"/>
    <w:multiLevelType w:val="multilevel"/>
    <w:tmpl w:val="55F4FC38"/>
    <w:numStyleLink w:val="ListStyleNumbered"/>
  </w:abstractNum>
  <w:abstractNum w:abstractNumId="7">
    <w:nsid w:val="12445C85"/>
    <w:multiLevelType w:val="multilevel"/>
    <w:tmpl w:val="55F4FC38"/>
    <w:lvl w:ilvl="0">
      <w:start w:val="1"/>
      <w:numFmt w:val="lowerLetter"/>
      <w:lvlRestart w:val="0"/>
      <w:lvlText w:val="%1."/>
      <w:lvlJc w:val="left"/>
      <w:pPr>
        <w:tabs>
          <w:tab w:val="num" w:pos="425"/>
        </w:tabs>
        <w:ind w:left="425" w:hanging="425"/>
      </w:pPr>
      <w:rPr>
        <w:rFonts w:ascii="Arial" w:hAnsi="Arial" w:cs="Arial" w:hint="default"/>
        <w:b w:val="0"/>
        <w:i w:val="0"/>
        <w:caps w:val="0"/>
        <w:color w:val="auto"/>
        <w:sz w:val="22"/>
        <w:szCs w:val="24"/>
      </w:rPr>
    </w:lvl>
    <w:lvl w:ilvl="1">
      <w:start w:val="1"/>
      <w:numFmt w:val="lowerRoman"/>
      <w:lvlText w:val="%2."/>
      <w:lvlJc w:val="left"/>
      <w:pPr>
        <w:tabs>
          <w:tab w:val="num" w:pos="850"/>
        </w:tabs>
        <w:ind w:left="850" w:hanging="425"/>
      </w:pPr>
      <w:rPr>
        <w:rFonts w:ascii="Arial" w:hAnsi="Arial" w:cs="Arial" w:hint="default"/>
        <w:b w:val="0"/>
        <w:i w:val="0"/>
        <w:caps w:val="0"/>
        <w:color w:val="auto"/>
        <w:sz w:val="22"/>
        <w:szCs w:val="24"/>
      </w:rPr>
    </w:lvl>
    <w:lvl w:ilvl="2">
      <w:start w:val="1"/>
      <w:numFmt w:val="lowerLetter"/>
      <w:lvlText w:val="%3)"/>
      <w:lvlJc w:val="left"/>
      <w:pPr>
        <w:tabs>
          <w:tab w:val="num" w:pos="1276"/>
        </w:tabs>
        <w:ind w:left="1276" w:hanging="426"/>
      </w:pPr>
      <w:rPr>
        <w:rFonts w:ascii="Arial" w:hAnsi="Arial" w:cs="Arial" w:hint="default"/>
        <w:b w:val="0"/>
        <w:i w:val="0"/>
        <w:caps w:val="0"/>
        <w:color w:val="auto"/>
        <w:sz w:val="22"/>
        <w:szCs w:val="24"/>
      </w:rPr>
    </w:lvl>
    <w:lvl w:ilvl="3">
      <w:start w:val="1"/>
      <w:numFmt w:val="lowerRoman"/>
      <w:lvlText w:val="%4)"/>
      <w:lvlJc w:val="left"/>
      <w:pPr>
        <w:tabs>
          <w:tab w:val="num" w:pos="1701"/>
        </w:tabs>
        <w:ind w:left="1701" w:hanging="425"/>
      </w:pPr>
      <w:rPr>
        <w:rFonts w:ascii="Arial" w:hAnsi="Arial" w:cs="Arial" w:hint="default"/>
        <w:b w:val="0"/>
        <w:i w:val="0"/>
        <w:caps w:val="0"/>
        <w:color w:val="auto"/>
        <w:sz w:val="22"/>
        <w:szCs w:val="22"/>
      </w:rPr>
    </w:lvl>
    <w:lvl w:ilvl="4">
      <w:start w:val="1"/>
      <w:numFmt w:val="lowerLetter"/>
      <w:lvlText w:val="(%5)"/>
      <w:lvlJc w:val="left"/>
      <w:pPr>
        <w:tabs>
          <w:tab w:val="num" w:pos="2126"/>
        </w:tabs>
        <w:ind w:left="2126" w:hanging="425"/>
      </w:pPr>
      <w:rPr>
        <w:rFonts w:ascii="Arial" w:hAnsi="Arial" w:cs="Arial" w:hint="default"/>
        <w:b w:val="0"/>
        <w:i w:val="0"/>
        <w:caps w:val="0"/>
        <w:color w:val="auto"/>
        <w:sz w:val="22"/>
      </w:rPr>
    </w:lvl>
    <w:lvl w:ilvl="5">
      <w:start w:val="1"/>
      <w:numFmt w:val="lowerRoman"/>
      <w:lvlText w:val="(%6)"/>
      <w:lvlJc w:val="left"/>
      <w:pPr>
        <w:tabs>
          <w:tab w:val="num" w:pos="2551"/>
        </w:tabs>
        <w:ind w:left="2551" w:hanging="425"/>
      </w:pPr>
      <w:rPr>
        <w:rFonts w:ascii="Arial" w:hAnsi="Arial" w:cs="Arial" w:hint="default"/>
        <w:b w:val="0"/>
        <w:i w:val="0"/>
        <w:caps w:val="0"/>
        <w:smallCaps w:val="0"/>
        <w:color w:val="auto"/>
        <w:sz w:val="22"/>
      </w:rPr>
    </w:lvl>
    <w:lvl w:ilvl="6">
      <w:start w:val="1"/>
      <w:numFmt w:val="bullet"/>
      <w:lvlText w:val="-"/>
      <w:lvlJc w:val="left"/>
      <w:pPr>
        <w:tabs>
          <w:tab w:val="num" w:pos="2835"/>
        </w:tabs>
        <w:ind w:left="2835" w:hanging="284"/>
      </w:pPr>
      <w:rPr>
        <w:rFonts w:ascii="Arial" w:hAnsi="Arial" w:cs="Arial" w:hint="default"/>
        <w:b w:val="0"/>
        <w:i w:val="0"/>
        <w:caps w:val="0"/>
        <w:color w:val="auto"/>
        <w:sz w:val="22"/>
      </w:rPr>
    </w:lvl>
    <w:lvl w:ilvl="7">
      <w:start w:val="1"/>
      <w:numFmt w:val="bullet"/>
      <w:lvlText w:val="-"/>
      <w:lvlJc w:val="left"/>
      <w:pPr>
        <w:tabs>
          <w:tab w:val="num" w:pos="3118"/>
        </w:tabs>
        <w:ind w:left="3118" w:hanging="283"/>
      </w:pPr>
      <w:rPr>
        <w:rFonts w:ascii="Arial" w:hAnsi="Arial" w:cs="Arial" w:hint="default"/>
        <w:b w:val="0"/>
        <w:i w:val="0"/>
        <w:caps w:val="0"/>
        <w:color w:val="auto"/>
        <w:sz w:val="22"/>
      </w:rPr>
    </w:lvl>
    <w:lvl w:ilvl="8">
      <w:start w:val="1"/>
      <w:numFmt w:val="bullet"/>
      <w:lvlText w:val="-"/>
      <w:lvlJc w:val="left"/>
      <w:pPr>
        <w:tabs>
          <w:tab w:val="num" w:pos="3402"/>
        </w:tabs>
        <w:ind w:left="3402" w:hanging="284"/>
      </w:pPr>
      <w:rPr>
        <w:rFonts w:ascii="Arial" w:hAnsi="Arial" w:cs="Arial" w:hint="default"/>
        <w:b w:val="0"/>
        <w:i w:val="0"/>
        <w:caps w:val="0"/>
        <w:color w:val="auto"/>
        <w:sz w:val="22"/>
      </w:rPr>
    </w:lvl>
  </w:abstractNum>
  <w:abstractNum w:abstractNumId="8">
    <w:nsid w:val="1C7B579A"/>
    <w:multiLevelType w:val="multilevel"/>
    <w:tmpl w:val="B24A55C6"/>
    <w:lvl w:ilvl="0">
      <w:start w:val="1"/>
      <w:numFmt w:val="lowerLetter"/>
      <w:lvlRestart w:val="0"/>
      <w:lvlText w:val="%1."/>
      <w:lvlJc w:val="left"/>
      <w:pPr>
        <w:tabs>
          <w:tab w:val="num" w:pos="425"/>
        </w:tabs>
        <w:ind w:left="425" w:hanging="425"/>
      </w:pPr>
      <w:rPr>
        <w:rFonts w:ascii="Arial" w:hAnsi="Arial" w:cs="Arial" w:hint="default"/>
        <w:b w:val="0"/>
        <w:i w:val="0"/>
        <w:caps w:val="0"/>
        <w:color w:val="auto"/>
        <w:sz w:val="22"/>
        <w:szCs w:val="24"/>
      </w:rPr>
    </w:lvl>
    <w:lvl w:ilvl="1">
      <w:start w:val="1"/>
      <w:numFmt w:val="lowerRoman"/>
      <w:lvlText w:val="%2."/>
      <w:lvlJc w:val="left"/>
      <w:pPr>
        <w:tabs>
          <w:tab w:val="num" w:pos="850"/>
        </w:tabs>
        <w:ind w:left="850" w:hanging="425"/>
      </w:pPr>
      <w:rPr>
        <w:rFonts w:ascii="Arial" w:hAnsi="Arial" w:cs="Arial" w:hint="default"/>
        <w:b w:val="0"/>
        <w:i w:val="0"/>
        <w:caps w:val="0"/>
        <w:color w:val="auto"/>
        <w:sz w:val="22"/>
        <w:szCs w:val="24"/>
      </w:rPr>
    </w:lvl>
    <w:lvl w:ilvl="2">
      <w:start w:val="1"/>
      <w:numFmt w:val="lowerLetter"/>
      <w:lvlText w:val="%3)"/>
      <w:lvlJc w:val="left"/>
      <w:pPr>
        <w:tabs>
          <w:tab w:val="num" w:pos="1276"/>
        </w:tabs>
        <w:ind w:left="1276" w:hanging="426"/>
      </w:pPr>
      <w:rPr>
        <w:rFonts w:ascii="Arial" w:hAnsi="Arial" w:cs="Arial" w:hint="default"/>
        <w:b w:val="0"/>
        <w:i w:val="0"/>
        <w:caps w:val="0"/>
        <w:color w:val="auto"/>
        <w:sz w:val="22"/>
        <w:szCs w:val="24"/>
      </w:rPr>
    </w:lvl>
    <w:lvl w:ilvl="3">
      <w:start w:val="1"/>
      <w:numFmt w:val="lowerRoman"/>
      <w:lvlText w:val="%4)"/>
      <w:lvlJc w:val="left"/>
      <w:pPr>
        <w:tabs>
          <w:tab w:val="num" w:pos="1701"/>
        </w:tabs>
        <w:ind w:left="1701" w:hanging="425"/>
      </w:pPr>
      <w:rPr>
        <w:rFonts w:ascii="Arial" w:hAnsi="Arial" w:cs="Arial" w:hint="default"/>
        <w:b w:val="0"/>
        <w:i w:val="0"/>
        <w:caps w:val="0"/>
        <w:color w:val="auto"/>
        <w:sz w:val="22"/>
        <w:szCs w:val="22"/>
      </w:rPr>
    </w:lvl>
    <w:lvl w:ilvl="4">
      <w:start w:val="1"/>
      <w:numFmt w:val="lowerLetter"/>
      <w:lvlText w:val="(%5)"/>
      <w:lvlJc w:val="left"/>
      <w:pPr>
        <w:tabs>
          <w:tab w:val="num" w:pos="2126"/>
        </w:tabs>
        <w:ind w:left="2126" w:hanging="425"/>
      </w:pPr>
      <w:rPr>
        <w:rFonts w:ascii="Arial" w:hAnsi="Arial" w:cs="Arial" w:hint="default"/>
        <w:b w:val="0"/>
        <w:i w:val="0"/>
        <w:caps w:val="0"/>
        <w:color w:val="auto"/>
        <w:sz w:val="22"/>
      </w:rPr>
    </w:lvl>
    <w:lvl w:ilvl="5">
      <w:start w:val="1"/>
      <w:numFmt w:val="lowerRoman"/>
      <w:lvlText w:val="(%6)"/>
      <w:lvlJc w:val="left"/>
      <w:pPr>
        <w:tabs>
          <w:tab w:val="num" w:pos="2551"/>
        </w:tabs>
        <w:ind w:left="2551" w:hanging="425"/>
      </w:pPr>
      <w:rPr>
        <w:rFonts w:ascii="Arial" w:hAnsi="Arial" w:cs="Arial" w:hint="default"/>
        <w:b w:val="0"/>
        <w:i w:val="0"/>
        <w:caps w:val="0"/>
        <w:smallCaps w:val="0"/>
        <w:color w:val="auto"/>
        <w:sz w:val="22"/>
      </w:rPr>
    </w:lvl>
    <w:lvl w:ilvl="6">
      <w:start w:val="1"/>
      <w:numFmt w:val="bullet"/>
      <w:lvlText w:val="-"/>
      <w:lvlJc w:val="left"/>
      <w:pPr>
        <w:tabs>
          <w:tab w:val="num" w:pos="2835"/>
        </w:tabs>
        <w:ind w:left="2835" w:hanging="284"/>
      </w:pPr>
      <w:rPr>
        <w:rFonts w:ascii="Arial" w:hAnsi="Arial" w:cs="Arial" w:hint="default"/>
        <w:b w:val="0"/>
        <w:i w:val="0"/>
        <w:caps w:val="0"/>
        <w:color w:val="auto"/>
        <w:sz w:val="22"/>
      </w:rPr>
    </w:lvl>
    <w:lvl w:ilvl="7">
      <w:start w:val="1"/>
      <w:numFmt w:val="bullet"/>
      <w:lvlText w:val="-"/>
      <w:lvlJc w:val="left"/>
      <w:pPr>
        <w:tabs>
          <w:tab w:val="num" w:pos="3118"/>
        </w:tabs>
        <w:ind w:left="3118" w:hanging="283"/>
      </w:pPr>
      <w:rPr>
        <w:rFonts w:ascii="Arial" w:hAnsi="Arial" w:cs="Arial" w:hint="default"/>
        <w:b w:val="0"/>
        <w:i w:val="0"/>
        <w:caps w:val="0"/>
        <w:color w:val="auto"/>
        <w:sz w:val="22"/>
      </w:rPr>
    </w:lvl>
    <w:lvl w:ilvl="8">
      <w:start w:val="1"/>
      <w:numFmt w:val="bullet"/>
      <w:lvlText w:val="-"/>
      <w:lvlJc w:val="left"/>
      <w:pPr>
        <w:tabs>
          <w:tab w:val="num" w:pos="3402"/>
        </w:tabs>
        <w:ind w:left="3402" w:hanging="284"/>
      </w:pPr>
      <w:rPr>
        <w:rFonts w:ascii="Arial" w:hAnsi="Arial" w:cs="Arial" w:hint="default"/>
        <w:b w:val="0"/>
        <w:i w:val="0"/>
        <w:caps w:val="0"/>
        <w:color w:val="auto"/>
        <w:sz w:val="22"/>
      </w:rPr>
    </w:lvl>
  </w:abstractNum>
  <w:abstractNum w:abstractNumId="9">
    <w:nsid w:val="1DE80B16"/>
    <w:multiLevelType w:val="multilevel"/>
    <w:tmpl w:val="B24A55C6"/>
    <w:lvl w:ilvl="0">
      <w:start w:val="1"/>
      <w:numFmt w:val="lowerLetter"/>
      <w:lvlRestart w:val="0"/>
      <w:lvlText w:val="%1."/>
      <w:lvlJc w:val="left"/>
      <w:pPr>
        <w:tabs>
          <w:tab w:val="num" w:pos="425"/>
        </w:tabs>
        <w:ind w:left="425" w:hanging="425"/>
      </w:pPr>
      <w:rPr>
        <w:rFonts w:ascii="Arial" w:hAnsi="Arial" w:cs="Arial" w:hint="default"/>
        <w:b w:val="0"/>
        <w:i w:val="0"/>
        <w:caps w:val="0"/>
        <w:color w:val="auto"/>
        <w:sz w:val="22"/>
        <w:szCs w:val="24"/>
      </w:rPr>
    </w:lvl>
    <w:lvl w:ilvl="1">
      <w:start w:val="1"/>
      <w:numFmt w:val="lowerRoman"/>
      <w:lvlText w:val="%2."/>
      <w:lvlJc w:val="left"/>
      <w:pPr>
        <w:tabs>
          <w:tab w:val="num" w:pos="850"/>
        </w:tabs>
        <w:ind w:left="850" w:hanging="425"/>
      </w:pPr>
      <w:rPr>
        <w:rFonts w:ascii="Arial" w:hAnsi="Arial" w:cs="Arial" w:hint="default"/>
        <w:b w:val="0"/>
        <w:i w:val="0"/>
        <w:caps w:val="0"/>
        <w:color w:val="auto"/>
        <w:sz w:val="22"/>
        <w:szCs w:val="24"/>
      </w:rPr>
    </w:lvl>
    <w:lvl w:ilvl="2">
      <w:start w:val="1"/>
      <w:numFmt w:val="lowerLetter"/>
      <w:lvlText w:val="%3)"/>
      <w:lvlJc w:val="left"/>
      <w:pPr>
        <w:tabs>
          <w:tab w:val="num" w:pos="1276"/>
        </w:tabs>
        <w:ind w:left="1276" w:hanging="426"/>
      </w:pPr>
      <w:rPr>
        <w:rFonts w:ascii="Arial" w:hAnsi="Arial" w:cs="Arial" w:hint="default"/>
        <w:b w:val="0"/>
        <w:i w:val="0"/>
        <w:caps w:val="0"/>
        <w:color w:val="auto"/>
        <w:sz w:val="22"/>
        <w:szCs w:val="24"/>
      </w:rPr>
    </w:lvl>
    <w:lvl w:ilvl="3">
      <w:start w:val="1"/>
      <w:numFmt w:val="lowerRoman"/>
      <w:lvlText w:val="%4)"/>
      <w:lvlJc w:val="left"/>
      <w:pPr>
        <w:tabs>
          <w:tab w:val="num" w:pos="1701"/>
        </w:tabs>
        <w:ind w:left="1701" w:hanging="425"/>
      </w:pPr>
      <w:rPr>
        <w:rFonts w:ascii="Arial" w:hAnsi="Arial" w:cs="Arial" w:hint="default"/>
        <w:b w:val="0"/>
        <w:i w:val="0"/>
        <w:caps w:val="0"/>
        <w:color w:val="auto"/>
        <w:sz w:val="22"/>
        <w:szCs w:val="22"/>
      </w:rPr>
    </w:lvl>
    <w:lvl w:ilvl="4">
      <w:start w:val="1"/>
      <w:numFmt w:val="lowerLetter"/>
      <w:lvlText w:val="(%5)"/>
      <w:lvlJc w:val="left"/>
      <w:pPr>
        <w:tabs>
          <w:tab w:val="num" w:pos="2126"/>
        </w:tabs>
        <w:ind w:left="2126" w:hanging="425"/>
      </w:pPr>
      <w:rPr>
        <w:rFonts w:ascii="Arial" w:hAnsi="Arial" w:cs="Arial" w:hint="default"/>
        <w:b w:val="0"/>
        <w:i w:val="0"/>
        <w:caps w:val="0"/>
        <w:color w:val="auto"/>
        <w:sz w:val="22"/>
      </w:rPr>
    </w:lvl>
    <w:lvl w:ilvl="5">
      <w:start w:val="1"/>
      <w:numFmt w:val="lowerRoman"/>
      <w:lvlText w:val="(%6)"/>
      <w:lvlJc w:val="left"/>
      <w:pPr>
        <w:tabs>
          <w:tab w:val="num" w:pos="2551"/>
        </w:tabs>
        <w:ind w:left="2551" w:hanging="425"/>
      </w:pPr>
      <w:rPr>
        <w:rFonts w:ascii="Arial" w:hAnsi="Arial" w:cs="Arial" w:hint="default"/>
        <w:b w:val="0"/>
        <w:i w:val="0"/>
        <w:caps w:val="0"/>
        <w:smallCaps w:val="0"/>
        <w:color w:val="auto"/>
        <w:sz w:val="22"/>
      </w:rPr>
    </w:lvl>
    <w:lvl w:ilvl="6">
      <w:start w:val="1"/>
      <w:numFmt w:val="bullet"/>
      <w:lvlText w:val="-"/>
      <w:lvlJc w:val="left"/>
      <w:pPr>
        <w:tabs>
          <w:tab w:val="num" w:pos="2835"/>
        </w:tabs>
        <w:ind w:left="2835" w:hanging="284"/>
      </w:pPr>
      <w:rPr>
        <w:rFonts w:ascii="Arial" w:hAnsi="Arial" w:cs="Arial" w:hint="default"/>
        <w:b w:val="0"/>
        <w:i w:val="0"/>
        <w:caps w:val="0"/>
        <w:color w:val="auto"/>
        <w:sz w:val="22"/>
      </w:rPr>
    </w:lvl>
    <w:lvl w:ilvl="7">
      <w:start w:val="1"/>
      <w:numFmt w:val="bullet"/>
      <w:lvlText w:val="-"/>
      <w:lvlJc w:val="left"/>
      <w:pPr>
        <w:tabs>
          <w:tab w:val="num" w:pos="3118"/>
        </w:tabs>
        <w:ind w:left="3118" w:hanging="283"/>
      </w:pPr>
      <w:rPr>
        <w:rFonts w:ascii="Arial" w:hAnsi="Arial" w:cs="Arial" w:hint="default"/>
        <w:b w:val="0"/>
        <w:i w:val="0"/>
        <w:caps w:val="0"/>
        <w:color w:val="auto"/>
        <w:sz w:val="22"/>
      </w:rPr>
    </w:lvl>
    <w:lvl w:ilvl="8">
      <w:start w:val="1"/>
      <w:numFmt w:val="bullet"/>
      <w:lvlText w:val="-"/>
      <w:lvlJc w:val="left"/>
      <w:pPr>
        <w:tabs>
          <w:tab w:val="num" w:pos="3402"/>
        </w:tabs>
        <w:ind w:left="3402" w:hanging="284"/>
      </w:pPr>
      <w:rPr>
        <w:rFonts w:ascii="Arial" w:hAnsi="Arial" w:cs="Arial" w:hint="default"/>
        <w:b w:val="0"/>
        <w:i w:val="0"/>
        <w:caps w:val="0"/>
        <w:color w:val="auto"/>
        <w:sz w:val="22"/>
      </w:rPr>
    </w:lvl>
  </w:abstractNum>
  <w:abstractNum w:abstractNumId="10">
    <w:nsid w:val="1E362F05"/>
    <w:multiLevelType w:val="multilevel"/>
    <w:tmpl w:val="B4F6B786"/>
    <w:styleLink w:val="ListStyleBullet"/>
    <w:lvl w:ilvl="0">
      <w:start w:val="1"/>
      <w:numFmt w:val="bullet"/>
      <w:lvlRestart w:val="0"/>
      <w:lvlText w:val=""/>
      <w:lvlJc w:val="left"/>
      <w:pPr>
        <w:tabs>
          <w:tab w:val="num" w:pos="425"/>
        </w:tabs>
        <w:ind w:left="425" w:hanging="425"/>
      </w:pPr>
      <w:rPr>
        <w:rFonts w:ascii="Symbol" w:hAnsi="Symbol" w:cs="Times New Roman" w:hint="default"/>
        <w:b w:val="0"/>
        <w:bCs w:val="0"/>
        <w:i w:val="0"/>
        <w:iCs w:val="0"/>
        <w:caps w:val="0"/>
        <w:smallCaps w:val="0"/>
        <w:strike w:val="0"/>
        <w:dstrike w:val="0"/>
        <w:outline w:val="0"/>
        <w:shadow w:val="0"/>
        <w:emboss w:val="0"/>
        <w:imprint w:val="0"/>
        <w:noProof w:val="0"/>
        <w:vanish w:val="0"/>
        <w:color w:val="auto"/>
        <w:spacing w:val="0"/>
        <w:kern w:val="0"/>
        <w:position w:val="0"/>
        <w:sz w:val="1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bullet"/>
      <w:lvlText w:val="-"/>
      <w:lvlJc w:val="left"/>
      <w:pPr>
        <w:tabs>
          <w:tab w:val="num" w:pos="850"/>
        </w:tabs>
        <w:ind w:left="850" w:hanging="425"/>
      </w:pPr>
      <w:rPr>
        <w:rFonts w:ascii="Arial" w:hAnsi="Arial" w:cs="Arial" w:hint="default"/>
        <w:b w:val="0"/>
        <w:bCs w:val="0"/>
        <w:i w:val="0"/>
        <w:iCs w:val="0"/>
        <w:caps w:val="0"/>
        <w:smallCaps w:val="0"/>
        <w:strike w:val="0"/>
        <w:dstrike w:val="0"/>
        <w:outline w:val="0"/>
        <w:shadow w:val="0"/>
        <w:emboss w:val="0"/>
        <w:imprint w:val="0"/>
        <w:noProof w:val="0"/>
        <w:vanish w:val="0"/>
        <w:color w:val="auto"/>
        <w:spacing w:val="0"/>
        <w:kern w:val="0"/>
        <w:position w:val="0"/>
        <w:sz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bullet"/>
      <w:lvlText w:val="◦"/>
      <w:lvlJc w:val="left"/>
      <w:pPr>
        <w:tabs>
          <w:tab w:val="num" w:pos="1276"/>
        </w:tabs>
        <w:ind w:left="1276" w:hanging="426"/>
      </w:pPr>
      <w:rPr>
        <w:rFonts w:ascii="Arial" w:hAnsi="Arial" w:cs="Arial" w:hint="default"/>
        <w:b w:val="0"/>
        <w:bCs w:val="0"/>
        <w:i w:val="0"/>
        <w:iCs w:val="0"/>
        <w:caps w:val="0"/>
        <w:smallCaps w:val="0"/>
        <w:strike w:val="0"/>
        <w:dstrike w:val="0"/>
        <w:outline w:val="0"/>
        <w:shadow w:val="0"/>
        <w:emboss w:val="0"/>
        <w:imprint w:val="0"/>
        <w:noProof w:val="0"/>
        <w:vanish w:val="0"/>
        <w:color w:val="auto"/>
        <w:spacing w:val="0"/>
        <w:kern w:val="0"/>
        <w:position w:val="0"/>
        <w:sz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bullet"/>
      <w:lvlText w:val="-"/>
      <w:lvlJc w:val="left"/>
      <w:pPr>
        <w:tabs>
          <w:tab w:val="num" w:pos="1701"/>
        </w:tabs>
        <w:ind w:left="1701" w:hanging="425"/>
      </w:pPr>
      <w:rPr>
        <w:rFonts w:ascii="Arial" w:hAnsi="Arial" w:cs="Arial" w:hint="default"/>
        <w:b w:val="0"/>
        <w:bCs w:val="0"/>
        <w:i w:val="0"/>
        <w:iCs w:val="0"/>
        <w:caps w:val="0"/>
        <w:smallCaps w:val="0"/>
        <w:strike w:val="0"/>
        <w:dstrike w:val="0"/>
        <w:outline w:val="0"/>
        <w:shadow w:val="0"/>
        <w:emboss w:val="0"/>
        <w:imprint w:val="0"/>
        <w:noProof w:val="0"/>
        <w:vanish w:val="0"/>
        <w:color w:val="auto"/>
        <w:spacing w:val="0"/>
        <w:kern w:val="0"/>
        <w:position w:val="0"/>
        <w:sz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bullet"/>
      <w:lvlText w:val="-"/>
      <w:lvlJc w:val="left"/>
      <w:pPr>
        <w:tabs>
          <w:tab w:val="num" w:pos="2126"/>
        </w:tabs>
        <w:ind w:left="2126" w:hanging="425"/>
      </w:pPr>
      <w:rPr>
        <w:rFonts w:ascii="Arial" w:hAnsi="Arial" w:cs="Arial" w:hint="default"/>
        <w:b w:val="0"/>
        <w:bCs w:val="0"/>
        <w:i w:val="0"/>
        <w:iCs w:val="0"/>
        <w:caps w:val="0"/>
        <w:smallCaps w:val="0"/>
        <w:strike w:val="0"/>
        <w:dstrike w:val="0"/>
        <w:outline w:val="0"/>
        <w:shadow w:val="0"/>
        <w:emboss w:val="0"/>
        <w:imprint w:val="0"/>
        <w:noProof w:val="0"/>
        <w:vanish w:val="0"/>
        <w:color w:val="auto"/>
        <w:spacing w:val="0"/>
        <w:kern w:val="0"/>
        <w:position w:val="0"/>
        <w:sz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bullet"/>
      <w:lvlText w:val="-"/>
      <w:lvlJc w:val="left"/>
      <w:pPr>
        <w:tabs>
          <w:tab w:val="num" w:pos="2551"/>
        </w:tabs>
        <w:ind w:left="2551" w:hanging="425"/>
      </w:pPr>
      <w:rPr>
        <w:rFonts w:ascii="Arial" w:hAnsi="Arial" w:cs="Arial" w:hint="default"/>
        <w:b w:val="0"/>
        <w:bCs w:val="0"/>
        <w:i w:val="0"/>
        <w:iCs w:val="0"/>
        <w:caps w:val="0"/>
        <w:smallCaps w:val="0"/>
        <w:strike w:val="0"/>
        <w:dstrike w:val="0"/>
        <w:outline w:val="0"/>
        <w:shadow w:val="0"/>
        <w:emboss w:val="0"/>
        <w:imprint w:val="0"/>
        <w:noProof w:val="0"/>
        <w:vanish w:val="0"/>
        <w:color w:val="auto"/>
        <w:spacing w:val="0"/>
        <w:kern w:val="0"/>
        <w:position w:val="0"/>
        <w:sz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bullet"/>
      <w:lvlText w:val="-"/>
      <w:lvlJc w:val="left"/>
      <w:pPr>
        <w:tabs>
          <w:tab w:val="num" w:pos="2835"/>
        </w:tabs>
        <w:ind w:left="2835" w:hanging="284"/>
      </w:pPr>
      <w:rPr>
        <w:rFonts w:ascii="Arial" w:hAnsi="Arial" w:cs="Arial" w:hint="default"/>
        <w:b w:val="0"/>
        <w:bCs w:val="0"/>
        <w:i w:val="0"/>
        <w:iCs w:val="0"/>
        <w:caps w:val="0"/>
        <w:smallCaps w:val="0"/>
        <w:strike w:val="0"/>
        <w:dstrike w:val="0"/>
        <w:outline w:val="0"/>
        <w:shadow w:val="0"/>
        <w:emboss w:val="0"/>
        <w:imprint w:val="0"/>
        <w:noProof w:val="0"/>
        <w:vanish w:val="0"/>
        <w:color w:val="auto"/>
        <w:spacing w:val="0"/>
        <w:kern w:val="0"/>
        <w:position w:val="0"/>
        <w:sz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bullet"/>
      <w:lvlText w:val="-"/>
      <w:lvlJc w:val="left"/>
      <w:pPr>
        <w:tabs>
          <w:tab w:val="num" w:pos="3118"/>
        </w:tabs>
        <w:ind w:left="3118" w:hanging="283"/>
      </w:pPr>
      <w:rPr>
        <w:rFonts w:ascii="Arial" w:hAnsi="Arial" w:cs="Arial" w:hint="default"/>
        <w:b w:val="0"/>
        <w:bCs w:val="0"/>
        <w:i w:val="0"/>
        <w:iCs w:val="0"/>
        <w:caps w:val="0"/>
        <w:smallCaps w:val="0"/>
        <w:strike w:val="0"/>
        <w:dstrike w:val="0"/>
        <w:outline w:val="0"/>
        <w:shadow w:val="0"/>
        <w:emboss w:val="0"/>
        <w:imprint w:val="0"/>
        <w:noProof w:val="0"/>
        <w:vanish w:val="0"/>
        <w:color w:val="auto"/>
        <w:spacing w:val="0"/>
        <w:kern w:val="0"/>
        <w:position w:val="0"/>
        <w:sz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bullet"/>
      <w:lvlText w:val="-"/>
      <w:lvlJc w:val="left"/>
      <w:pPr>
        <w:tabs>
          <w:tab w:val="num" w:pos="3402"/>
        </w:tabs>
        <w:ind w:left="3402" w:hanging="284"/>
      </w:pPr>
      <w:rPr>
        <w:rFonts w:ascii="Arial" w:hAnsi="Arial" w:cs="Arial" w:hint="default"/>
        <w:b w:val="0"/>
        <w:bCs w:val="0"/>
        <w:i w:val="0"/>
        <w:iCs w:val="0"/>
        <w:caps w:val="0"/>
        <w:smallCaps w:val="0"/>
        <w:strike w:val="0"/>
        <w:dstrike w:val="0"/>
        <w:outline w:val="0"/>
        <w:shadow w:val="0"/>
        <w:emboss w:val="0"/>
        <w:imprint w:val="0"/>
        <w:noProof w:val="0"/>
        <w:vanish w:val="0"/>
        <w:color w:val="auto"/>
        <w:spacing w:val="0"/>
        <w:kern w:val="0"/>
        <w:position w:val="0"/>
        <w:sz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11">
    <w:nsid w:val="1E5B32D6"/>
    <w:multiLevelType w:val="multilevel"/>
    <w:tmpl w:val="B24A55C6"/>
    <w:lvl w:ilvl="0">
      <w:start w:val="1"/>
      <w:numFmt w:val="lowerLetter"/>
      <w:lvlRestart w:val="0"/>
      <w:lvlText w:val="%1."/>
      <w:lvlJc w:val="left"/>
      <w:pPr>
        <w:tabs>
          <w:tab w:val="num" w:pos="425"/>
        </w:tabs>
        <w:ind w:left="425" w:hanging="425"/>
      </w:pPr>
      <w:rPr>
        <w:rFonts w:ascii="Arial" w:hAnsi="Arial" w:cs="Arial" w:hint="default"/>
        <w:b w:val="0"/>
        <w:i w:val="0"/>
        <w:caps w:val="0"/>
        <w:color w:val="auto"/>
        <w:sz w:val="22"/>
        <w:szCs w:val="24"/>
      </w:rPr>
    </w:lvl>
    <w:lvl w:ilvl="1">
      <w:start w:val="1"/>
      <w:numFmt w:val="lowerRoman"/>
      <w:lvlText w:val="%2."/>
      <w:lvlJc w:val="left"/>
      <w:pPr>
        <w:tabs>
          <w:tab w:val="num" w:pos="850"/>
        </w:tabs>
        <w:ind w:left="850" w:hanging="425"/>
      </w:pPr>
      <w:rPr>
        <w:rFonts w:ascii="Arial" w:hAnsi="Arial" w:cs="Arial" w:hint="default"/>
        <w:b w:val="0"/>
        <w:i w:val="0"/>
        <w:caps w:val="0"/>
        <w:color w:val="auto"/>
        <w:sz w:val="22"/>
        <w:szCs w:val="24"/>
      </w:rPr>
    </w:lvl>
    <w:lvl w:ilvl="2">
      <w:start w:val="1"/>
      <w:numFmt w:val="lowerLetter"/>
      <w:lvlText w:val="%3)"/>
      <w:lvlJc w:val="left"/>
      <w:pPr>
        <w:tabs>
          <w:tab w:val="num" w:pos="1276"/>
        </w:tabs>
        <w:ind w:left="1276" w:hanging="426"/>
      </w:pPr>
      <w:rPr>
        <w:rFonts w:ascii="Arial" w:hAnsi="Arial" w:cs="Arial" w:hint="default"/>
        <w:b w:val="0"/>
        <w:i w:val="0"/>
        <w:caps w:val="0"/>
        <w:color w:val="auto"/>
        <w:sz w:val="22"/>
        <w:szCs w:val="24"/>
      </w:rPr>
    </w:lvl>
    <w:lvl w:ilvl="3">
      <w:start w:val="1"/>
      <w:numFmt w:val="lowerRoman"/>
      <w:lvlText w:val="%4)"/>
      <w:lvlJc w:val="left"/>
      <w:pPr>
        <w:tabs>
          <w:tab w:val="num" w:pos="1701"/>
        </w:tabs>
        <w:ind w:left="1701" w:hanging="425"/>
      </w:pPr>
      <w:rPr>
        <w:rFonts w:ascii="Arial" w:hAnsi="Arial" w:cs="Arial" w:hint="default"/>
        <w:b w:val="0"/>
        <w:i w:val="0"/>
        <w:caps w:val="0"/>
        <w:color w:val="auto"/>
        <w:sz w:val="22"/>
        <w:szCs w:val="22"/>
      </w:rPr>
    </w:lvl>
    <w:lvl w:ilvl="4">
      <w:start w:val="1"/>
      <w:numFmt w:val="lowerLetter"/>
      <w:lvlText w:val="(%5)"/>
      <w:lvlJc w:val="left"/>
      <w:pPr>
        <w:tabs>
          <w:tab w:val="num" w:pos="2126"/>
        </w:tabs>
        <w:ind w:left="2126" w:hanging="425"/>
      </w:pPr>
      <w:rPr>
        <w:rFonts w:ascii="Arial" w:hAnsi="Arial" w:cs="Arial" w:hint="default"/>
        <w:b w:val="0"/>
        <w:i w:val="0"/>
        <w:caps w:val="0"/>
        <w:color w:val="auto"/>
        <w:sz w:val="22"/>
      </w:rPr>
    </w:lvl>
    <w:lvl w:ilvl="5">
      <w:start w:val="1"/>
      <w:numFmt w:val="lowerRoman"/>
      <w:lvlText w:val="(%6)"/>
      <w:lvlJc w:val="left"/>
      <w:pPr>
        <w:tabs>
          <w:tab w:val="num" w:pos="2551"/>
        </w:tabs>
        <w:ind w:left="2551" w:hanging="425"/>
      </w:pPr>
      <w:rPr>
        <w:rFonts w:ascii="Arial" w:hAnsi="Arial" w:cs="Arial" w:hint="default"/>
        <w:b w:val="0"/>
        <w:i w:val="0"/>
        <w:caps w:val="0"/>
        <w:smallCaps w:val="0"/>
        <w:color w:val="auto"/>
        <w:sz w:val="22"/>
      </w:rPr>
    </w:lvl>
    <w:lvl w:ilvl="6">
      <w:start w:val="1"/>
      <w:numFmt w:val="bullet"/>
      <w:lvlText w:val="-"/>
      <w:lvlJc w:val="left"/>
      <w:pPr>
        <w:tabs>
          <w:tab w:val="num" w:pos="2835"/>
        </w:tabs>
        <w:ind w:left="2835" w:hanging="284"/>
      </w:pPr>
      <w:rPr>
        <w:rFonts w:ascii="Arial" w:hAnsi="Arial" w:cs="Arial" w:hint="default"/>
        <w:b w:val="0"/>
        <w:i w:val="0"/>
        <w:caps w:val="0"/>
        <w:color w:val="auto"/>
        <w:sz w:val="22"/>
      </w:rPr>
    </w:lvl>
    <w:lvl w:ilvl="7">
      <w:start w:val="1"/>
      <w:numFmt w:val="bullet"/>
      <w:lvlText w:val="-"/>
      <w:lvlJc w:val="left"/>
      <w:pPr>
        <w:tabs>
          <w:tab w:val="num" w:pos="3118"/>
        </w:tabs>
        <w:ind w:left="3118" w:hanging="283"/>
      </w:pPr>
      <w:rPr>
        <w:rFonts w:ascii="Arial" w:hAnsi="Arial" w:cs="Arial" w:hint="default"/>
        <w:b w:val="0"/>
        <w:i w:val="0"/>
        <w:caps w:val="0"/>
        <w:color w:val="auto"/>
        <w:sz w:val="22"/>
      </w:rPr>
    </w:lvl>
    <w:lvl w:ilvl="8">
      <w:start w:val="1"/>
      <w:numFmt w:val="bullet"/>
      <w:lvlText w:val="-"/>
      <w:lvlJc w:val="left"/>
      <w:pPr>
        <w:tabs>
          <w:tab w:val="num" w:pos="3402"/>
        </w:tabs>
        <w:ind w:left="3402" w:hanging="284"/>
      </w:pPr>
      <w:rPr>
        <w:rFonts w:ascii="Arial" w:hAnsi="Arial" w:cs="Arial" w:hint="default"/>
        <w:b w:val="0"/>
        <w:i w:val="0"/>
        <w:caps w:val="0"/>
        <w:color w:val="auto"/>
        <w:sz w:val="22"/>
      </w:rPr>
    </w:lvl>
  </w:abstractNum>
  <w:abstractNum w:abstractNumId="12">
    <w:nsid w:val="221414A2"/>
    <w:multiLevelType w:val="multilevel"/>
    <w:tmpl w:val="B4F6B786"/>
    <w:name w:val="WW8Num2622"/>
    <w:numStyleLink w:val="ListStyleBullet"/>
  </w:abstractNum>
  <w:abstractNum w:abstractNumId="13">
    <w:nsid w:val="29763D45"/>
    <w:multiLevelType w:val="multilevel"/>
    <w:tmpl w:val="B4F6B786"/>
    <w:numStyleLink w:val="ListStyleBullet"/>
  </w:abstractNum>
  <w:abstractNum w:abstractNumId="14">
    <w:nsid w:val="29D7682D"/>
    <w:multiLevelType w:val="multilevel"/>
    <w:tmpl w:val="07F489B2"/>
    <w:numStyleLink w:val="TableListStyleNumbered"/>
  </w:abstractNum>
  <w:abstractNum w:abstractNumId="15">
    <w:nsid w:val="2B330122"/>
    <w:multiLevelType w:val="multilevel"/>
    <w:tmpl w:val="B4F6B786"/>
    <w:numStyleLink w:val="ListStyleBullet"/>
  </w:abstractNum>
  <w:abstractNum w:abstractNumId="16">
    <w:nsid w:val="2B354433"/>
    <w:multiLevelType w:val="multilevel"/>
    <w:tmpl w:val="55F4FC38"/>
    <w:lvl w:ilvl="0">
      <w:start w:val="1"/>
      <w:numFmt w:val="lowerLetter"/>
      <w:lvlRestart w:val="0"/>
      <w:lvlText w:val="%1."/>
      <w:lvlJc w:val="left"/>
      <w:pPr>
        <w:tabs>
          <w:tab w:val="num" w:pos="425"/>
        </w:tabs>
        <w:ind w:left="425" w:hanging="425"/>
      </w:pPr>
      <w:rPr>
        <w:rFonts w:ascii="Arial" w:hAnsi="Arial" w:cs="Arial" w:hint="default"/>
        <w:b w:val="0"/>
        <w:i w:val="0"/>
        <w:caps w:val="0"/>
        <w:color w:val="auto"/>
        <w:sz w:val="22"/>
        <w:szCs w:val="24"/>
      </w:rPr>
    </w:lvl>
    <w:lvl w:ilvl="1">
      <w:start w:val="1"/>
      <w:numFmt w:val="lowerRoman"/>
      <w:lvlText w:val="%2."/>
      <w:lvlJc w:val="left"/>
      <w:pPr>
        <w:tabs>
          <w:tab w:val="num" w:pos="850"/>
        </w:tabs>
        <w:ind w:left="850" w:hanging="425"/>
      </w:pPr>
      <w:rPr>
        <w:rFonts w:ascii="Arial" w:hAnsi="Arial" w:cs="Arial" w:hint="default"/>
        <w:b w:val="0"/>
        <w:i w:val="0"/>
        <w:caps w:val="0"/>
        <w:color w:val="auto"/>
        <w:sz w:val="22"/>
        <w:szCs w:val="24"/>
      </w:rPr>
    </w:lvl>
    <w:lvl w:ilvl="2">
      <w:start w:val="1"/>
      <w:numFmt w:val="lowerLetter"/>
      <w:lvlText w:val="%3)"/>
      <w:lvlJc w:val="left"/>
      <w:pPr>
        <w:tabs>
          <w:tab w:val="num" w:pos="1276"/>
        </w:tabs>
        <w:ind w:left="1276" w:hanging="426"/>
      </w:pPr>
      <w:rPr>
        <w:rFonts w:ascii="Arial" w:hAnsi="Arial" w:cs="Arial" w:hint="default"/>
        <w:b w:val="0"/>
        <w:i w:val="0"/>
        <w:caps w:val="0"/>
        <w:color w:val="auto"/>
        <w:sz w:val="22"/>
        <w:szCs w:val="24"/>
      </w:rPr>
    </w:lvl>
    <w:lvl w:ilvl="3">
      <w:start w:val="1"/>
      <w:numFmt w:val="lowerRoman"/>
      <w:lvlText w:val="%4)"/>
      <w:lvlJc w:val="left"/>
      <w:pPr>
        <w:tabs>
          <w:tab w:val="num" w:pos="1701"/>
        </w:tabs>
        <w:ind w:left="1701" w:hanging="425"/>
      </w:pPr>
      <w:rPr>
        <w:rFonts w:ascii="Arial" w:hAnsi="Arial" w:cs="Arial" w:hint="default"/>
        <w:b w:val="0"/>
        <w:i w:val="0"/>
        <w:caps w:val="0"/>
        <w:color w:val="auto"/>
        <w:sz w:val="22"/>
        <w:szCs w:val="22"/>
      </w:rPr>
    </w:lvl>
    <w:lvl w:ilvl="4">
      <w:start w:val="1"/>
      <w:numFmt w:val="lowerLetter"/>
      <w:lvlText w:val="(%5)"/>
      <w:lvlJc w:val="left"/>
      <w:pPr>
        <w:tabs>
          <w:tab w:val="num" w:pos="2126"/>
        </w:tabs>
        <w:ind w:left="2126" w:hanging="425"/>
      </w:pPr>
      <w:rPr>
        <w:rFonts w:ascii="Arial" w:hAnsi="Arial" w:cs="Arial" w:hint="default"/>
        <w:b w:val="0"/>
        <w:i w:val="0"/>
        <w:caps w:val="0"/>
        <w:color w:val="auto"/>
        <w:sz w:val="22"/>
      </w:rPr>
    </w:lvl>
    <w:lvl w:ilvl="5">
      <w:start w:val="1"/>
      <w:numFmt w:val="lowerRoman"/>
      <w:lvlText w:val="(%6)"/>
      <w:lvlJc w:val="left"/>
      <w:pPr>
        <w:tabs>
          <w:tab w:val="num" w:pos="2551"/>
        </w:tabs>
        <w:ind w:left="2551" w:hanging="425"/>
      </w:pPr>
      <w:rPr>
        <w:rFonts w:ascii="Arial" w:hAnsi="Arial" w:cs="Arial" w:hint="default"/>
        <w:b w:val="0"/>
        <w:i w:val="0"/>
        <w:caps w:val="0"/>
        <w:smallCaps w:val="0"/>
        <w:color w:val="auto"/>
        <w:sz w:val="22"/>
      </w:rPr>
    </w:lvl>
    <w:lvl w:ilvl="6">
      <w:start w:val="1"/>
      <w:numFmt w:val="bullet"/>
      <w:lvlText w:val="-"/>
      <w:lvlJc w:val="left"/>
      <w:pPr>
        <w:tabs>
          <w:tab w:val="num" w:pos="2835"/>
        </w:tabs>
        <w:ind w:left="2835" w:hanging="284"/>
      </w:pPr>
      <w:rPr>
        <w:rFonts w:ascii="Arial" w:hAnsi="Arial" w:cs="Arial" w:hint="default"/>
        <w:b w:val="0"/>
        <w:i w:val="0"/>
        <w:caps w:val="0"/>
        <w:color w:val="auto"/>
        <w:sz w:val="22"/>
      </w:rPr>
    </w:lvl>
    <w:lvl w:ilvl="7">
      <w:start w:val="1"/>
      <w:numFmt w:val="bullet"/>
      <w:lvlText w:val="-"/>
      <w:lvlJc w:val="left"/>
      <w:pPr>
        <w:tabs>
          <w:tab w:val="num" w:pos="3118"/>
        </w:tabs>
        <w:ind w:left="3118" w:hanging="283"/>
      </w:pPr>
      <w:rPr>
        <w:rFonts w:ascii="Arial" w:hAnsi="Arial" w:cs="Arial" w:hint="default"/>
        <w:b w:val="0"/>
        <w:i w:val="0"/>
        <w:caps w:val="0"/>
        <w:color w:val="auto"/>
        <w:sz w:val="22"/>
      </w:rPr>
    </w:lvl>
    <w:lvl w:ilvl="8">
      <w:start w:val="1"/>
      <w:numFmt w:val="bullet"/>
      <w:lvlText w:val="-"/>
      <w:lvlJc w:val="left"/>
      <w:pPr>
        <w:tabs>
          <w:tab w:val="num" w:pos="3402"/>
        </w:tabs>
        <w:ind w:left="3402" w:hanging="284"/>
      </w:pPr>
      <w:rPr>
        <w:rFonts w:ascii="Arial" w:hAnsi="Arial" w:cs="Arial" w:hint="default"/>
        <w:b w:val="0"/>
        <w:i w:val="0"/>
        <w:caps w:val="0"/>
        <w:color w:val="auto"/>
        <w:sz w:val="22"/>
      </w:rPr>
    </w:lvl>
  </w:abstractNum>
  <w:abstractNum w:abstractNumId="17">
    <w:nsid w:val="2C9B6B71"/>
    <w:multiLevelType w:val="multilevel"/>
    <w:tmpl w:val="55F4FC38"/>
    <w:lvl w:ilvl="0">
      <w:start w:val="1"/>
      <w:numFmt w:val="lowerLetter"/>
      <w:lvlRestart w:val="0"/>
      <w:lvlText w:val="%1."/>
      <w:lvlJc w:val="left"/>
      <w:pPr>
        <w:tabs>
          <w:tab w:val="num" w:pos="425"/>
        </w:tabs>
        <w:ind w:left="425" w:hanging="425"/>
      </w:pPr>
      <w:rPr>
        <w:rFonts w:ascii="Arial" w:hAnsi="Arial" w:cs="Arial" w:hint="default"/>
        <w:b w:val="0"/>
        <w:i w:val="0"/>
        <w:caps w:val="0"/>
        <w:color w:val="auto"/>
        <w:sz w:val="22"/>
        <w:szCs w:val="24"/>
      </w:rPr>
    </w:lvl>
    <w:lvl w:ilvl="1">
      <w:start w:val="1"/>
      <w:numFmt w:val="lowerRoman"/>
      <w:lvlText w:val="%2."/>
      <w:lvlJc w:val="left"/>
      <w:pPr>
        <w:tabs>
          <w:tab w:val="num" w:pos="850"/>
        </w:tabs>
        <w:ind w:left="850" w:hanging="425"/>
      </w:pPr>
      <w:rPr>
        <w:rFonts w:ascii="Arial" w:hAnsi="Arial" w:cs="Arial" w:hint="default"/>
        <w:b w:val="0"/>
        <w:i w:val="0"/>
        <w:caps w:val="0"/>
        <w:color w:val="auto"/>
        <w:sz w:val="22"/>
        <w:szCs w:val="24"/>
      </w:rPr>
    </w:lvl>
    <w:lvl w:ilvl="2">
      <w:start w:val="1"/>
      <w:numFmt w:val="lowerLetter"/>
      <w:lvlText w:val="%3)"/>
      <w:lvlJc w:val="left"/>
      <w:pPr>
        <w:tabs>
          <w:tab w:val="num" w:pos="1276"/>
        </w:tabs>
        <w:ind w:left="1276" w:hanging="426"/>
      </w:pPr>
      <w:rPr>
        <w:rFonts w:ascii="Arial" w:hAnsi="Arial" w:cs="Arial" w:hint="default"/>
        <w:b w:val="0"/>
        <w:i w:val="0"/>
        <w:caps w:val="0"/>
        <w:color w:val="auto"/>
        <w:sz w:val="22"/>
        <w:szCs w:val="24"/>
      </w:rPr>
    </w:lvl>
    <w:lvl w:ilvl="3">
      <w:start w:val="1"/>
      <w:numFmt w:val="lowerRoman"/>
      <w:lvlText w:val="%4)"/>
      <w:lvlJc w:val="left"/>
      <w:pPr>
        <w:tabs>
          <w:tab w:val="num" w:pos="1701"/>
        </w:tabs>
        <w:ind w:left="1701" w:hanging="425"/>
      </w:pPr>
      <w:rPr>
        <w:rFonts w:ascii="Arial" w:hAnsi="Arial" w:cs="Arial" w:hint="default"/>
        <w:b w:val="0"/>
        <w:i w:val="0"/>
        <w:caps w:val="0"/>
        <w:color w:val="auto"/>
        <w:sz w:val="22"/>
        <w:szCs w:val="22"/>
      </w:rPr>
    </w:lvl>
    <w:lvl w:ilvl="4">
      <w:start w:val="1"/>
      <w:numFmt w:val="lowerLetter"/>
      <w:lvlText w:val="(%5)"/>
      <w:lvlJc w:val="left"/>
      <w:pPr>
        <w:tabs>
          <w:tab w:val="num" w:pos="2126"/>
        </w:tabs>
        <w:ind w:left="2126" w:hanging="425"/>
      </w:pPr>
      <w:rPr>
        <w:rFonts w:ascii="Arial" w:hAnsi="Arial" w:cs="Arial" w:hint="default"/>
        <w:b w:val="0"/>
        <w:i w:val="0"/>
        <w:caps w:val="0"/>
        <w:color w:val="auto"/>
        <w:sz w:val="22"/>
      </w:rPr>
    </w:lvl>
    <w:lvl w:ilvl="5">
      <w:start w:val="1"/>
      <w:numFmt w:val="lowerRoman"/>
      <w:lvlText w:val="(%6)"/>
      <w:lvlJc w:val="left"/>
      <w:pPr>
        <w:tabs>
          <w:tab w:val="num" w:pos="2551"/>
        </w:tabs>
        <w:ind w:left="2551" w:hanging="425"/>
      </w:pPr>
      <w:rPr>
        <w:rFonts w:ascii="Arial" w:hAnsi="Arial" w:cs="Arial" w:hint="default"/>
        <w:b w:val="0"/>
        <w:i w:val="0"/>
        <w:caps w:val="0"/>
        <w:smallCaps w:val="0"/>
        <w:color w:val="auto"/>
        <w:sz w:val="22"/>
      </w:rPr>
    </w:lvl>
    <w:lvl w:ilvl="6">
      <w:start w:val="1"/>
      <w:numFmt w:val="bullet"/>
      <w:lvlText w:val="-"/>
      <w:lvlJc w:val="left"/>
      <w:pPr>
        <w:tabs>
          <w:tab w:val="num" w:pos="2835"/>
        </w:tabs>
        <w:ind w:left="2835" w:hanging="284"/>
      </w:pPr>
      <w:rPr>
        <w:rFonts w:ascii="Arial" w:hAnsi="Arial" w:cs="Arial" w:hint="default"/>
        <w:b w:val="0"/>
        <w:i w:val="0"/>
        <w:caps w:val="0"/>
        <w:color w:val="auto"/>
        <w:sz w:val="22"/>
      </w:rPr>
    </w:lvl>
    <w:lvl w:ilvl="7">
      <w:start w:val="1"/>
      <w:numFmt w:val="bullet"/>
      <w:lvlText w:val="-"/>
      <w:lvlJc w:val="left"/>
      <w:pPr>
        <w:tabs>
          <w:tab w:val="num" w:pos="3118"/>
        </w:tabs>
        <w:ind w:left="3118" w:hanging="283"/>
      </w:pPr>
      <w:rPr>
        <w:rFonts w:ascii="Arial" w:hAnsi="Arial" w:cs="Arial" w:hint="default"/>
        <w:b w:val="0"/>
        <w:i w:val="0"/>
        <w:caps w:val="0"/>
        <w:color w:val="auto"/>
        <w:sz w:val="22"/>
      </w:rPr>
    </w:lvl>
    <w:lvl w:ilvl="8">
      <w:start w:val="1"/>
      <w:numFmt w:val="bullet"/>
      <w:lvlText w:val="-"/>
      <w:lvlJc w:val="left"/>
      <w:pPr>
        <w:tabs>
          <w:tab w:val="num" w:pos="3402"/>
        </w:tabs>
        <w:ind w:left="3402" w:hanging="284"/>
      </w:pPr>
      <w:rPr>
        <w:rFonts w:ascii="Arial" w:hAnsi="Arial" w:cs="Arial" w:hint="default"/>
        <w:b w:val="0"/>
        <w:i w:val="0"/>
        <w:caps w:val="0"/>
        <w:color w:val="auto"/>
        <w:sz w:val="22"/>
      </w:rPr>
    </w:lvl>
  </w:abstractNum>
  <w:abstractNum w:abstractNumId="18">
    <w:nsid w:val="2CFB55C1"/>
    <w:multiLevelType w:val="multilevel"/>
    <w:tmpl w:val="55F4FC38"/>
    <w:numStyleLink w:val="ListStyleNumbered"/>
  </w:abstractNum>
  <w:abstractNum w:abstractNumId="19">
    <w:nsid w:val="2F5A3A99"/>
    <w:multiLevelType w:val="multilevel"/>
    <w:tmpl w:val="55F4FC38"/>
    <w:numStyleLink w:val="ListStyleNumbered"/>
  </w:abstractNum>
  <w:abstractNum w:abstractNumId="20">
    <w:nsid w:val="33951A01"/>
    <w:multiLevelType w:val="multilevel"/>
    <w:tmpl w:val="B4F6B786"/>
    <w:numStyleLink w:val="ListStyleBullet"/>
  </w:abstractNum>
  <w:abstractNum w:abstractNumId="21">
    <w:nsid w:val="34FB4DAD"/>
    <w:multiLevelType w:val="multilevel"/>
    <w:tmpl w:val="B4F6B786"/>
    <w:numStyleLink w:val="ListStyleBullet"/>
  </w:abstractNum>
  <w:abstractNum w:abstractNumId="22">
    <w:nsid w:val="35BD4579"/>
    <w:multiLevelType w:val="multilevel"/>
    <w:tmpl w:val="55F4FC38"/>
    <w:lvl w:ilvl="0">
      <w:start w:val="1"/>
      <w:numFmt w:val="lowerLetter"/>
      <w:lvlRestart w:val="0"/>
      <w:lvlText w:val="%1."/>
      <w:lvlJc w:val="left"/>
      <w:pPr>
        <w:tabs>
          <w:tab w:val="num" w:pos="425"/>
        </w:tabs>
        <w:ind w:left="425" w:hanging="425"/>
      </w:pPr>
      <w:rPr>
        <w:rFonts w:ascii="Arial" w:hAnsi="Arial" w:cs="Arial" w:hint="default"/>
        <w:b w:val="0"/>
        <w:i w:val="0"/>
        <w:caps w:val="0"/>
        <w:color w:val="auto"/>
        <w:sz w:val="22"/>
        <w:szCs w:val="24"/>
      </w:rPr>
    </w:lvl>
    <w:lvl w:ilvl="1">
      <w:start w:val="1"/>
      <w:numFmt w:val="lowerRoman"/>
      <w:lvlText w:val="%2."/>
      <w:lvlJc w:val="left"/>
      <w:pPr>
        <w:tabs>
          <w:tab w:val="num" w:pos="850"/>
        </w:tabs>
        <w:ind w:left="850" w:hanging="425"/>
      </w:pPr>
      <w:rPr>
        <w:rFonts w:ascii="Arial" w:hAnsi="Arial" w:cs="Arial" w:hint="default"/>
        <w:b w:val="0"/>
        <w:i w:val="0"/>
        <w:caps w:val="0"/>
        <w:color w:val="auto"/>
        <w:sz w:val="22"/>
        <w:szCs w:val="24"/>
      </w:rPr>
    </w:lvl>
    <w:lvl w:ilvl="2">
      <w:start w:val="1"/>
      <w:numFmt w:val="lowerLetter"/>
      <w:lvlText w:val="%3)"/>
      <w:lvlJc w:val="left"/>
      <w:pPr>
        <w:tabs>
          <w:tab w:val="num" w:pos="1276"/>
        </w:tabs>
        <w:ind w:left="1276" w:hanging="426"/>
      </w:pPr>
      <w:rPr>
        <w:rFonts w:ascii="Arial" w:hAnsi="Arial" w:cs="Arial" w:hint="default"/>
        <w:b w:val="0"/>
        <w:i w:val="0"/>
        <w:caps w:val="0"/>
        <w:color w:val="auto"/>
        <w:sz w:val="22"/>
        <w:szCs w:val="24"/>
      </w:rPr>
    </w:lvl>
    <w:lvl w:ilvl="3">
      <w:start w:val="1"/>
      <w:numFmt w:val="lowerRoman"/>
      <w:lvlText w:val="%4)"/>
      <w:lvlJc w:val="left"/>
      <w:pPr>
        <w:tabs>
          <w:tab w:val="num" w:pos="1701"/>
        </w:tabs>
        <w:ind w:left="1701" w:hanging="425"/>
      </w:pPr>
      <w:rPr>
        <w:rFonts w:ascii="Arial" w:hAnsi="Arial" w:cs="Arial" w:hint="default"/>
        <w:b w:val="0"/>
        <w:i w:val="0"/>
        <w:caps w:val="0"/>
        <w:color w:val="auto"/>
        <w:sz w:val="22"/>
        <w:szCs w:val="22"/>
      </w:rPr>
    </w:lvl>
    <w:lvl w:ilvl="4">
      <w:start w:val="1"/>
      <w:numFmt w:val="lowerLetter"/>
      <w:lvlText w:val="(%5)"/>
      <w:lvlJc w:val="left"/>
      <w:pPr>
        <w:tabs>
          <w:tab w:val="num" w:pos="2126"/>
        </w:tabs>
        <w:ind w:left="2126" w:hanging="425"/>
      </w:pPr>
      <w:rPr>
        <w:rFonts w:ascii="Arial" w:hAnsi="Arial" w:cs="Arial" w:hint="default"/>
        <w:b w:val="0"/>
        <w:i w:val="0"/>
        <w:caps w:val="0"/>
        <w:color w:val="auto"/>
        <w:sz w:val="22"/>
      </w:rPr>
    </w:lvl>
    <w:lvl w:ilvl="5">
      <w:start w:val="1"/>
      <w:numFmt w:val="lowerRoman"/>
      <w:lvlText w:val="(%6)"/>
      <w:lvlJc w:val="left"/>
      <w:pPr>
        <w:tabs>
          <w:tab w:val="num" w:pos="2551"/>
        </w:tabs>
        <w:ind w:left="2551" w:hanging="425"/>
      </w:pPr>
      <w:rPr>
        <w:rFonts w:ascii="Arial" w:hAnsi="Arial" w:cs="Arial" w:hint="default"/>
        <w:b w:val="0"/>
        <w:i w:val="0"/>
        <w:caps w:val="0"/>
        <w:smallCaps w:val="0"/>
        <w:color w:val="auto"/>
        <w:sz w:val="22"/>
      </w:rPr>
    </w:lvl>
    <w:lvl w:ilvl="6">
      <w:start w:val="1"/>
      <w:numFmt w:val="bullet"/>
      <w:lvlText w:val="-"/>
      <w:lvlJc w:val="left"/>
      <w:pPr>
        <w:tabs>
          <w:tab w:val="num" w:pos="2835"/>
        </w:tabs>
        <w:ind w:left="2835" w:hanging="284"/>
      </w:pPr>
      <w:rPr>
        <w:rFonts w:ascii="Arial" w:hAnsi="Arial" w:cs="Arial" w:hint="default"/>
        <w:b w:val="0"/>
        <w:i w:val="0"/>
        <w:caps w:val="0"/>
        <w:color w:val="auto"/>
        <w:sz w:val="22"/>
      </w:rPr>
    </w:lvl>
    <w:lvl w:ilvl="7">
      <w:start w:val="1"/>
      <w:numFmt w:val="bullet"/>
      <w:lvlText w:val="-"/>
      <w:lvlJc w:val="left"/>
      <w:pPr>
        <w:tabs>
          <w:tab w:val="num" w:pos="3118"/>
        </w:tabs>
        <w:ind w:left="3118" w:hanging="283"/>
      </w:pPr>
      <w:rPr>
        <w:rFonts w:ascii="Arial" w:hAnsi="Arial" w:cs="Arial" w:hint="default"/>
        <w:b w:val="0"/>
        <w:i w:val="0"/>
        <w:caps w:val="0"/>
        <w:color w:val="auto"/>
        <w:sz w:val="22"/>
      </w:rPr>
    </w:lvl>
    <w:lvl w:ilvl="8">
      <w:start w:val="1"/>
      <w:numFmt w:val="bullet"/>
      <w:lvlText w:val="-"/>
      <w:lvlJc w:val="left"/>
      <w:pPr>
        <w:tabs>
          <w:tab w:val="num" w:pos="3402"/>
        </w:tabs>
        <w:ind w:left="3402" w:hanging="284"/>
      </w:pPr>
      <w:rPr>
        <w:rFonts w:ascii="Arial" w:hAnsi="Arial" w:cs="Arial" w:hint="default"/>
        <w:b w:val="0"/>
        <w:i w:val="0"/>
        <w:caps w:val="0"/>
        <w:color w:val="auto"/>
        <w:sz w:val="22"/>
      </w:rPr>
    </w:lvl>
  </w:abstractNum>
  <w:abstractNum w:abstractNumId="23">
    <w:nsid w:val="3755716B"/>
    <w:multiLevelType w:val="multilevel"/>
    <w:tmpl w:val="AF42EEE4"/>
    <w:lvl w:ilvl="0">
      <w:start w:val="1"/>
      <w:numFmt w:val="decimal"/>
      <w:lvlRestart w:val="0"/>
      <w:pStyle w:val="Heading1"/>
      <w:suff w:val="space"/>
      <w:lvlText w:val="%1."/>
      <w:lvlJc w:val="left"/>
      <w:pPr>
        <w:ind w:left="340" w:hanging="340"/>
      </w:pPr>
      <w:rPr>
        <w:rFonts w:cs="Arial" w:hint="default"/>
        <w:b/>
        <w:bCs w:val="0"/>
        <w:i w:val="0"/>
        <w:iCs w:val="0"/>
        <w:caps w:val="0"/>
        <w:smallCaps w:val="0"/>
        <w:strike w:val="0"/>
        <w:dstrike w:val="0"/>
        <w:outline w:val="0"/>
        <w:shadow w:val="0"/>
        <w:emboss w:val="0"/>
        <w:imprint w:val="0"/>
        <w:noProof w:val="0"/>
        <w:vanish w:val="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1.%2."/>
      <w:lvlJc w:val="left"/>
      <w:pPr>
        <w:ind w:left="454" w:hanging="454"/>
      </w:pPr>
      <w:rPr>
        <w:rFonts w:cs="Arial" w:hint="default"/>
        <w:b/>
        <w:bCs w:val="0"/>
        <w:i w:val="0"/>
        <w:iCs w:val="0"/>
        <w:caps w:val="0"/>
        <w:smallCaps w:val="0"/>
        <w:strike w:val="0"/>
        <w:dstrike w:val="0"/>
        <w:outline w:val="0"/>
        <w:shadow w:val="0"/>
        <w:emboss w:val="0"/>
        <w:imprint w:val="0"/>
        <w:noProof w:val="0"/>
        <w:vanish w:val="0"/>
        <w:spacing w:val="0"/>
        <w:kern w:val="0"/>
        <w:position w:val="0"/>
        <w:sz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1.%2.%3."/>
      <w:lvlJc w:val="left"/>
      <w:pPr>
        <w:ind w:left="624" w:hanging="624"/>
      </w:pPr>
      <w:rPr>
        <w:rFonts w:cs="Arial" w:hint="default"/>
        <w:b/>
        <w:bCs w:val="0"/>
        <w:i w:val="0"/>
        <w:iCs w:val="0"/>
        <w:caps w:val="0"/>
        <w:smallCaps w:val="0"/>
        <w:strike w:val="0"/>
        <w:dstrike w:val="0"/>
        <w:outline w:val="0"/>
        <w:shadow w:val="0"/>
        <w:emboss w:val="0"/>
        <w:imprint w:val="0"/>
        <w:noProof w:val="0"/>
        <w:vanish w:val="0"/>
        <w:spacing w:val="0"/>
        <w:kern w:val="0"/>
        <w:position w:val="0"/>
        <w:sz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suff w:val="space"/>
      <w:lvlText w:val="%1.%2.%3.%4."/>
      <w:lvlJc w:val="left"/>
      <w:pPr>
        <w:ind w:left="794" w:hanging="794"/>
      </w:pPr>
      <w:rPr>
        <w:rFonts w:cs="Arial" w:hint="default"/>
        <w:b/>
        <w:bCs w:val="0"/>
        <w:i w:val="0"/>
        <w:iCs w:val="0"/>
        <w:caps w:val="0"/>
        <w:smallCaps w:val="0"/>
        <w:strike w:val="0"/>
        <w:dstrike w:val="0"/>
        <w:outline w:val="0"/>
        <w:shadow w:val="0"/>
        <w:emboss w:val="0"/>
        <w:imprint w:val="0"/>
        <w:noProof w:val="0"/>
        <w:vanish w:val="0"/>
        <w:spacing w:val="0"/>
        <w:kern w:val="0"/>
        <w:position w:val="0"/>
        <w:sz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suff w:val="space"/>
      <w:lvlText w:val="%1.%2.%3.%4.%5."/>
      <w:lvlJc w:val="left"/>
      <w:pPr>
        <w:ind w:left="1020" w:hanging="1020"/>
      </w:pPr>
      <w:rPr>
        <w:rFonts w:cs="Arial" w:hint="default"/>
        <w:b/>
        <w:bCs w:val="0"/>
        <w:i w:val="0"/>
        <w:iCs w:val="0"/>
        <w:caps w:val="0"/>
        <w:smallCaps w:val="0"/>
        <w:strike w:val="0"/>
        <w:dstrike w:val="0"/>
        <w:outline w:val="0"/>
        <w:shadow w:val="0"/>
        <w:emboss w:val="0"/>
        <w:imprint w:val="0"/>
        <w:noProof w:val="0"/>
        <w:vanish w:val="0"/>
        <w:spacing w:val="0"/>
        <w:kern w:val="0"/>
        <w:position w:val="0"/>
        <w:sz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Heading6"/>
      <w:suff w:val="space"/>
      <w:lvlText w:val="%1.%2.%3.%4.%5.%6."/>
      <w:lvlJc w:val="left"/>
      <w:pPr>
        <w:ind w:left="1304" w:hanging="1304"/>
      </w:pPr>
      <w:rPr>
        <w:rFonts w:cs="Arial" w:hint="default"/>
        <w:b/>
        <w:bCs w:val="0"/>
        <w:i w:val="0"/>
        <w:iCs w:val="0"/>
        <w:caps w:val="0"/>
        <w:smallCaps w:val="0"/>
        <w:strike w:val="0"/>
        <w:dstrike w:val="0"/>
        <w:outline w:val="0"/>
        <w:shadow w:val="0"/>
        <w:emboss w:val="0"/>
        <w:imprint w:val="0"/>
        <w:noProof w:val="0"/>
        <w:vanish w:val="0"/>
        <w:spacing w:val="0"/>
        <w:kern w:val="0"/>
        <w:position w:val="0"/>
        <w:sz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pStyle w:val="Heading7"/>
      <w:suff w:val="space"/>
      <w:lvlText w:val="%1.%2.%3.%4.%5.%6.%7."/>
      <w:lvlJc w:val="left"/>
      <w:pPr>
        <w:ind w:left="1531" w:hanging="1531"/>
      </w:pPr>
      <w:rPr>
        <w:rFonts w:cs="Arial" w:hint="default"/>
        <w:b/>
        <w:bCs w:val="0"/>
        <w:i w:val="0"/>
        <w:iCs w:val="0"/>
        <w:caps w:val="0"/>
        <w:smallCaps w:val="0"/>
        <w:strike w:val="0"/>
        <w:dstrike w:val="0"/>
        <w:outline w:val="0"/>
        <w:shadow w:val="0"/>
        <w:emboss w:val="0"/>
        <w:imprint w:val="0"/>
        <w:noProof w:val="0"/>
        <w:vanish w:val="0"/>
        <w:spacing w:val="0"/>
        <w:kern w:val="0"/>
        <w:position w:val="0"/>
        <w:sz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pStyle w:val="Heading8"/>
      <w:suff w:val="space"/>
      <w:lvlText w:val="%1.%2.%3.%4.%5.%6.%7.%8."/>
      <w:lvlJc w:val="left"/>
      <w:pPr>
        <w:ind w:left="1928" w:hanging="1928"/>
      </w:pPr>
      <w:rPr>
        <w:rFonts w:cs="Arial" w:hint="default"/>
        <w:b/>
        <w:bCs w:val="0"/>
        <w:i w:val="0"/>
        <w:iCs w:val="0"/>
        <w:caps w:val="0"/>
        <w:smallCaps w:val="0"/>
        <w:strike w:val="0"/>
        <w:dstrike w:val="0"/>
        <w:outline w:val="0"/>
        <w:shadow w:val="0"/>
        <w:emboss w:val="0"/>
        <w:imprint w:val="0"/>
        <w:noProof w:val="0"/>
        <w:vanish w:val="0"/>
        <w:spacing w:val="0"/>
        <w:kern w:val="0"/>
        <w:position w:val="0"/>
        <w:sz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pStyle w:val="Heading9"/>
      <w:suff w:val="space"/>
      <w:lvlText w:val="%1.%2.%3.%4.%5.%6.%7.%8.%9."/>
      <w:lvlJc w:val="left"/>
      <w:pPr>
        <w:ind w:left="2268" w:hanging="2268"/>
      </w:pPr>
      <w:rPr>
        <w:rFonts w:cs="Arial" w:hint="default"/>
        <w:b/>
        <w:bCs w:val="0"/>
        <w:i w:val="0"/>
        <w:iCs w:val="0"/>
        <w:caps w:val="0"/>
        <w:smallCaps w:val="0"/>
        <w:strike w:val="0"/>
        <w:dstrike w:val="0"/>
        <w:outline w:val="0"/>
        <w:shadow w:val="0"/>
        <w:emboss w:val="0"/>
        <w:imprint w:val="0"/>
        <w:noProof w:val="0"/>
        <w:vanish w:val="0"/>
        <w:spacing w:val="0"/>
        <w:kern w:val="0"/>
        <w:position w:val="0"/>
        <w:sz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24">
    <w:nsid w:val="37BC78CA"/>
    <w:multiLevelType w:val="multilevel"/>
    <w:tmpl w:val="55F4FC38"/>
    <w:lvl w:ilvl="0">
      <w:start w:val="1"/>
      <w:numFmt w:val="lowerLetter"/>
      <w:lvlRestart w:val="0"/>
      <w:lvlText w:val="%1."/>
      <w:lvlJc w:val="left"/>
      <w:pPr>
        <w:tabs>
          <w:tab w:val="num" w:pos="425"/>
        </w:tabs>
        <w:ind w:left="425" w:hanging="425"/>
      </w:pPr>
      <w:rPr>
        <w:rFonts w:ascii="Arial" w:hAnsi="Arial" w:cs="Arial" w:hint="default"/>
        <w:b w:val="0"/>
        <w:i w:val="0"/>
        <w:caps w:val="0"/>
        <w:color w:val="auto"/>
        <w:sz w:val="22"/>
        <w:szCs w:val="24"/>
      </w:rPr>
    </w:lvl>
    <w:lvl w:ilvl="1">
      <w:start w:val="1"/>
      <w:numFmt w:val="lowerRoman"/>
      <w:lvlText w:val="%2."/>
      <w:lvlJc w:val="left"/>
      <w:pPr>
        <w:tabs>
          <w:tab w:val="num" w:pos="850"/>
        </w:tabs>
        <w:ind w:left="850" w:hanging="425"/>
      </w:pPr>
      <w:rPr>
        <w:rFonts w:ascii="Arial" w:hAnsi="Arial" w:cs="Arial" w:hint="default"/>
        <w:b w:val="0"/>
        <w:i w:val="0"/>
        <w:caps w:val="0"/>
        <w:color w:val="auto"/>
        <w:sz w:val="22"/>
        <w:szCs w:val="24"/>
      </w:rPr>
    </w:lvl>
    <w:lvl w:ilvl="2">
      <w:start w:val="1"/>
      <w:numFmt w:val="lowerLetter"/>
      <w:lvlText w:val="%3)"/>
      <w:lvlJc w:val="left"/>
      <w:pPr>
        <w:tabs>
          <w:tab w:val="num" w:pos="1276"/>
        </w:tabs>
        <w:ind w:left="1276" w:hanging="426"/>
      </w:pPr>
      <w:rPr>
        <w:rFonts w:ascii="Arial" w:hAnsi="Arial" w:cs="Arial" w:hint="default"/>
        <w:b w:val="0"/>
        <w:i w:val="0"/>
        <w:caps w:val="0"/>
        <w:color w:val="auto"/>
        <w:sz w:val="22"/>
        <w:szCs w:val="24"/>
      </w:rPr>
    </w:lvl>
    <w:lvl w:ilvl="3">
      <w:start w:val="1"/>
      <w:numFmt w:val="lowerRoman"/>
      <w:lvlText w:val="%4)"/>
      <w:lvlJc w:val="left"/>
      <w:pPr>
        <w:tabs>
          <w:tab w:val="num" w:pos="1701"/>
        </w:tabs>
        <w:ind w:left="1701" w:hanging="425"/>
      </w:pPr>
      <w:rPr>
        <w:rFonts w:ascii="Arial" w:hAnsi="Arial" w:cs="Arial" w:hint="default"/>
        <w:b w:val="0"/>
        <w:i w:val="0"/>
        <w:caps w:val="0"/>
        <w:color w:val="auto"/>
        <w:sz w:val="22"/>
        <w:szCs w:val="22"/>
      </w:rPr>
    </w:lvl>
    <w:lvl w:ilvl="4">
      <w:start w:val="1"/>
      <w:numFmt w:val="lowerLetter"/>
      <w:lvlText w:val="(%5)"/>
      <w:lvlJc w:val="left"/>
      <w:pPr>
        <w:tabs>
          <w:tab w:val="num" w:pos="2126"/>
        </w:tabs>
        <w:ind w:left="2126" w:hanging="425"/>
      </w:pPr>
      <w:rPr>
        <w:rFonts w:ascii="Arial" w:hAnsi="Arial" w:cs="Arial" w:hint="default"/>
        <w:b w:val="0"/>
        <w:i w:val="0"/>
        <w:caps w:val="0"/>
        <w:color w:val="auto"/>
        <w:sz w:val="22"/>
      </w:rPr>
    </w:lvl>
    <w:lvl w:ilvl="5">
      <w:start w:val="1"/>
      <w:numFmt w:val="lowerRoman"/>
      <w:lvlText w:val="(%6)"/>
      <w:lvlJc w:val="left"/>
      <w:pPr>
        <w:tabs>
          <w:tab w:val="num" w:pos="2551"/>
        </w:tabs>
        <w:ind w:left="2551" w:hanging="425"/>
      </w:pPr>
      <w:rPr>
        <w:rFonts w:ascii="Arial" w:hAnsi="Arial" w:cs="Arial" w:hint="default"/>
        <w:b w:val="0"/>
        <w:i w:val="0"/>
        <w:caps w:val="0"/>
        <w:smallCaps w:val="0"/>
        <w:color w:val="auto"/>
        <w:sz w:val="22"/>
      </w:rPr>
    </w:lvl>
    <w:lvl w:ilvl="6">
      <w:start w:val="1"/>
      <w:numFmt w:val="bullet"/>
      <w:lvlText w:val="-"/>
      <w:lvlJc w:val="left"/>
      <w:pPr>
        <w:tabs>
          <w:tab w:val="num" w:pos="2835"/>
        </w:tabs>
        <w:ind w:left="2835" w:hanging="284"/>
      </w:pPr>
      <w:rPr>
        <w:rFonts w:ascii="Arial" w:hAnsi="Arial" w:cs="Arial" w:hint="default"/>
        <w:b w:val="0"/>
        <w:i w:val="0"/>
        <w:caps w:val="0"/>
        <w:color w:val="auto"/>
        <w:sz w:val="22"/>
      </w:rPr>
    </w:lvl>
    <w:lvl w:ilvl="7">
      <w:start w:val="1"/>
      <w:numFmt w:val="bullet"/>
      <w:lvlText w:val="-"/>
      <w:lvlJc w:val="left"/>
      <w:pPr>
        <w:tabs>
          <w:tab w:val="num" w:pos="3118"/>
        </w:tabs>
        <w:ind w:left="3118" w:hanging="283"/>
      </w:pPr>
      <w:rPr>
        <w:rFonts w:ascii="Arial" w:hAnsi="Arial" w:cs="Arial" w:hint="default"/>
        <w:b w:val="0"/>
        <w:i w:val="0"/>
        <w:caps w:val="0"/>
        <w:color w:val="auto"/>
        <w:sz w:val="22"/>
      </w:rPr>
    </w:lvl>
    <w:lvl w:ilvl="8">
      <w:start w:val="1"/>
      <w:numFmt w:val="bullet"/>
      <w:lvlText w:val="-"/>
      <w:lvlJc w:val="left"/>
      <w:pPr>
        <w:tabs>
          <w:tab w:val="num" w:pos="3402"/>
        </w:tabs>
        <w:ind w:left="3402" w:hanging="284"/>
      </w:pPr>
      <w:rPr>
        <w:rFonts w:ascii="Arial" w:hAnsi="Arial" w:cs="Arial" w:hint="default"/>
        <w:b w:val="0"/>
        <w:i w:val="0"/>
        <w:caps w:val="0"/>
        <w:color w:val="auto"/>
        <w:sz w:val="22"/>
      </w:rPr>
    </w:lvl>
  </w:abstractNum>
  <w:abstractNum w:abstractNumId="25">
    <w:nsid w:val="396A5D41"/>
    <w:multiLevelType w:val="multilevel"/>
    <w:tmpl w:val="55F4FC38"/>
    <w:numStyleLink w:val="ListStyleNumbered"/>
  </w:abstractNum>
  <w:abstractNum w:abstractNumId="26">
    <w:nsid w:val="3C0A7FCB"/>
    <w:multiLevelType w:val="multilevel"/>
    <w:tmpl w:val="B4F6B786"/>
    <w:numStyleLink w:val="ListStyleBullet"/>
  </w:abstractNum>
  <w:abstractNum w:abstractNumId="27">
    <w:nsid w:val="3E22644F"/>
    <w:multiLevelType w:val="multilevel"/>
    <w:tmpl w:val="B24A55C6"/>
    <w:lvl w:ilvl="0">
      <w:start w:val="1"/>
      <w:numFmt w:val="lowerLetter"/>
      <w:lvlRestart w:val="0"/>
      <w:lvlText w:val="%1."/>
      <w:lvlJc w:val="left"/>
      <w:pPr>
        <w:tabs>
          <w:tab w:val="num" w:pos="425"/>
        </w:tabs>
        <w:ind w:left="425" w:hanging="425"/>
      </w:pPr>
      <w:rPr>
        <w:rFonts w:ascii="Arial" w:hAnsi="Arial" w:cs="Arial" w:hint="default"/>
        <w:b w:val="0"/>
        <w:i w:val="0"/>
        <w:caps w:val="0"/>
        <w:color w:val="auto"/>
        <w:sz w:val="22"/>
        <w:szCs w:val="24"/>
      </w:rPr>
    </w:lvl>
    <w:lvl w:ilvl="1">
      <w:start w:val="1"/>
      <w:numFmt w:val="lowerRoman"/>
      <w:lvlText w:val="%2."/>
      <w:lvlJc w:val="left"/>
      <w:pPr>
        <w:tabs>
          <w:tab w:val="num" w:pos="850"/>
        </w:tabs>
        <w:ind w:left="850" w:hanging="425"/>
      </w:pPr>
      <w:rPr>
        <w:rFonts w:ascii="Arial" w:hAnsi="Arial" w:cs="Arial" w:hint="default"/>
        <w:b w:val="0"/>
        <w:i w:val="0"/>
        <w:caps w:val="0"/>
        <w:color w:val="auto"/>
        <w:sz w:val="22"/>
        <w:szCs w:val="24"/>
      </w:rPr>
    </w:lvl>
    <w:lvl w:ilvl="2">
      <w:start w:val="1"/>
      <w:numFmt w:val="lowerLetter"/>
      <w:lvlText w:val="%3)"/>
      <w:lvlJc w:val="left"/>
      <w:pPr>
        <w:tabs>
          <w:tab w:val="num" w:pos="1276"/>
        </w:tabs>
        <w:ind w:left="1276" w:hanging="426"/>
      </w:pPr>
      <w:rPr>
        <w:rFonts w:ascii="Arial" w:hAnsi="Arial" w:cs="Arial" w:hint="default"/>
        <w:b w:val="0"/>
        <w:i w:val="0"/>
        <w:caps w:val="0"/>
        <w:color w:val="auto"/>
        <w:sz w:val="22"/>
        <w:szCs w:val="24"/>
      </w:rPr>
    </w:lvl>
    <w:lvl w:ilvl="3">
      <w:start w:val="1"/>
      <w:numFmt w:val="lowerRoman"/>
      <w:lvlText w:val="%4)"/>
      <w:lvlJc w:val="left"/>
      <w:pPr>
        <w:tabs>
          <w:tab w:val="num" w:pos="1701"/>
        </w:tabs>
        <w:ind w:left="1701" w:hanging="425"/>
      </w:pPr>
      <w:rPr>
        <w:rFonts w:ascii="Arial" w:hAnsi="Arial" w:cs="Arial" w:hint="default"/>
        <w:b w:val="0"/>
        <w:i w:val="0"/>
        <w:caps w:val="0"/>
        <w:color w:val="auto"/>
        <w:sz w:val="22"/>
        <w:szCs w:val="22"/>
      </w:rPr>
    </w:lvl>
    <w:lvl w:ilvl="4">
      <w:start w:val="1"/>
      <w:numFmt w:val="lowerLetter"/>
      <w:lvlText w:val="(%5)"/>
      <w:lvlJc w:val="left"/>
      <w:pPr>
        <w:tabs>
          <w:tab w:val="num" w:pos="2126"/>
        </w:tabs>
        <w:ind w:left="2126" w:hanging="425"/>
      </w:pPr>
      <w:rPr>
        <w:rFonts w:ascii="Arial" w:hAnsi="Arial" w:cs="Arial" w:hint="default"/>
        <w:b w:val="0"/>
        <w:i w:val="0"/>
        <w:caps w:val="0"/>
        <w:color w:val="auto"/>
        <w:sz w:val="22"/>
      </w:rPr>
    </w:lvl>
    <w:lvl w:ilvl="5">
      <w:start w:val="1"/>
      <w:numFmt w:val="lowerRoman"/>
      <w:lvlText w:val="(%6)"/>
      <w:lvlJc w:val="left"/>
      <w:pPr>
        <w:tabs>
          <w:tab w:val="num" w:pos="2551"/>
        </w:tabs>
        <w:ind w:left="2551" w:hanging="425"/>
      </w:pPr>
      <w:rPr>
        <w:rFonts w:ascii="Arial" w:hAnsi="Arial" w:cs="Arial" w:hint="default"/>
        <w:b w:val="0"/>
        <w:i w:val="0"/>
        <w:caps w:val="0"/>
        <w:smallCaps w:val="0"/>
        <w:color w:val="auto"/>
        <w:sz w:val="22"/>
      </w:rPr>
    </w:lvl>
    <w:lvl w:ilvl="6">
      <w:start w:val="1"/>
      <w:numFmt w:val="bullet"/>
      <w:lvlText w:val="-"/>
      <w:lvlJc w:val="left"/>
      <w:pPr>
        <w:tabs>
          <w:tab w:val="num" w:pos="2835"/>
        </w:tabs>
        <w:ind w:left="2835" w:hanging="284"/>
      </w:pPr>
      <w:rPr>
        <w:rFonts w:ascii="Arial" w:hAnsi="Arial" w:cs="Arial" w:hint="default"/>
        <w:b w:val="0"/>
        <w:i w:val="0"/>
        <w:caps w:val="0"/>
        <w:color w:val="auto"/>
        <w:sz w:val="22"/>
      </w:rPr>
    </w:lvl>
    <w:lvl w:ilvl="7">
      <w:start w:val="1"/>
      <w:numFmt w:val="bullet"/>
      <w:lvlText w:val="-"/>
      <w:lvlJc w:val="left"/>
      <w:pPr>
        <w:tabs>
          <w:tab w:val="num" w:pos="3118"/>
        </w:tabs>
        <w:ind w:left="3118" w:hanging="283"/>
      </w:pPr>
      <w:rPr>
        <w:rFonts w:ascii="Arial" w:hAnsi="Arial" w:cs="Arial" w:hint="default"/>
        <w:b w:val="0"/>
        <w:i w:val="0"/>
        <w:caps w:val="0"/>
        <w:color w:val="auto"/>
        <w:sz w:val="22"/>
      </w:rPr>
    </w:lvl>
    <w:lvl w:ilvl="8">
      <w:start w:val="1"/>
      <w:numFmt w:val="bullet"/>
      <w:lvlText w:val="-"/>
      <w:lvlJc w:val="left"/>
      <w:pPr>
        <w:tabs>
          <w:tab w:val="num" w:pos="3402"/>
        </w:tabs>
        <w:ind w:left="3402" w:hanging="284"/>
      </w:pPr>
      <w:rPr>
        <w:rFonts w:ascii="Arial" w:hAnsi="Arial" w:cs="Arial" w:hint="default"/>
        <w:b w:val="0"/>
        <w:i w:val="0"/>
        <w:caps w:val="0"/>
        <w:color w:val="auto"/>
        <w:sz w:val="22"/>
      </w:rPr>
    </w:lvl>
  </w:abstractNum>
  <w:abstractNum w:abstractNumId="28">
    <w:nsid w:val="44664048"/>
    <w:multiLevelType w:val="multilevel"/>
    <w:tmpl w:val="B4F6B786"/>
    <w:numStyleLink w:val="ListStyleBullet"/>
  </w:abstractNum>
  <w:abstractNum w:abstractNumId="29">
    <w:nsid w:val="45546C45"/>
    <w:multiLevelType w:val="multilevel"/>
    <w:tmpl w:val="4A9A6F06"/>
    <w:name w:val="WW8Num262222"/>
    <w:numStyleLink w:val="TableListStyleBullet"/>
  </w:abstractNum>
  <w:abstractNum w:abstractNumId="30">
    <w:nsid w:val="45593044"/>
    <w:multiLevelType w:val="multilevel"/>
    <w:tmpl w:val="85F21C0E"/>
    <w:lvl w:ilvl="0">
      <w:start w:val="1"/>
      <w:numFmt w:val="upperLetter"/>
      <w:lvlRestart w:val="0"/>
      <w:pStyle w:val="Appendix"/>
      <w:suff w:val="space"/>
      <w:lvlText w:val="Appendix %1: "/>
      <w:lvlJc w:val="left"/>
      <w:pPr>
        <w:ind w:left="1984" w:hanging="1984"/>
      </w:pPr>
      <w:rPr>
        <w:rFonts w:ascii="Arial" w:hAnsi="Arial" w:cs="Arial"/>
        <w:b/>
        <w:i w:val="0"/>
        <w:caps/>
        <w:smallCaps w:val="0"/>
        <w:sz w:val="24"/>
      </w:rPr>
    </w:lvl>
    <w:lvl w:ilvl="1">
      <w:start w:val="1"/>
      <w:numFmt w:val="decimal"/>
      <w:suff w:val="space"/>
      <w:lvlText w:val="%1.%2. "/>
      <w:lvlJc w:val="left"/>
      <w:pPr>
        <w:ind w:left="454" w:hanging="454"/>
      </w:pPr>
      <w:rPr>
        <w:rFonts w:ascii="Arial" w:hAnsi="Arial" w:cs="Arial"/>
        <w:b/>
        <w:i w:val="0"/>
        <w:caps w:val="0"/>
        <w:sz w:val="22"/>
      </w:rPr>
    </w:lvl>
    <w:lvl w:ilvl="2">
      <w:start w:val="1"/>
      <w:numFmt w:val="decimal"/>
      <w:suff w:val="space"/>
      <w:lvlText w:val="%1.%2.%3. "/>
      <w:lvlJc w:val="left"/>
      <w:pPr>
        <w:ind w:left="624" w:hanging="624"/>
      </w:pPr>
      <w:rPr>
        <w:rFonts w:ascii="Arial" w:hAnsi="Arial" w:cs="Arial"/>
        <w:b/>
        <w:i w:val="0"/>
        <w:caps w:val="0"/>
        <w:sz w:val="22"/>
      </w:rPr>
    </w:lvl>
    <w:lvl w:ilvl="3">
      <w:start w:val="1"/>
      <w:numFmt w:val="decimal"/>
      <w:suff w:val="space"/>
      <w:lvlText w:val="%1.%2.%3.%4. "/>
      <w:lvlJc w:val="left"/>
      <w:pPr>
        <w:ind w:left="794" w:hanging="794"/>
      </w:pPr>
      <w:rPr>
        <w:rFonts w:ascii="Arial" w:hAnsi="Arial" w:cs="Arial"/>
        <w:b/>
        <w:i w:val="0"/>
        <w:caps w:val="0"/>
        <w:sz w:val="22"/>
      </w:rPr>
    </w:lvl>
    <w:lvl w:ilvl="4">
      <w:start w:val="1"/>
      <w:numFmt w:val="decimal"/>
      <w:suff w:val="space"/>
      <w:lvlText w:val="%1.%2.%3.%4.%5. "/>
      <w:lvlJc w:val="left"/>
      <w:pPr>
        <w:ind w:left="1020" w:hanging="1020"/>
      </w:pPr>
      <w:rPr>
        <w:rFonts w:ascii="Arial" w:hAnsi="Arial" w:cs="Arial"/>
        <w:b/>
        <w:i w:val="0"/>
        <w:caps w:val="0"/>
        <w:sz w:val="22"/>
      </w:rPr>
    </w:lvl>
    <w:lvl w:ilvl="5">
      <w:start w:val="1"/>
      <w:numFmt w:val="decimal"/>
      <w:suff w:val="space"/>
      <w:lvlText w:val="%1.%2.%3.%4.%5.%6. "/>
      <w:lvlJc w:val="left"/>
      <w:pPr>
        <w:ind w:left="1304" w:hanging="1304"/>
      </w:pPr>
      <w:rPr>
        <w:rFonts w:ascii="Arial" w:hAnsi="Arial" w:cs="Arial"/>
        <w:b/>
        <w:i w:val="0"/>
        <w:caps w:val="0"/>
        <w:sz w:val="22"/>
      </w:rPr>
    </w:lvl>
    <w:lvl w:ilvl="6">
      <w:start w:val="1"/>
      <w:numFmt w:val="decimal"/>
      <w:suff w:val="space"/>
      <w:lvlText w:val="%1.%2.%3.%4.%5.%6.%7. "/>
      <w:lvlJc w:val="left"/>
      <w:pPr>
        <w:ind w:left="1531" w:hanging="1531"/>
      </w:pPr>
      <w:rPr>
        <w:rFonts w:ascii="Arial" w:hAnsi="Arial" w:cs="Arial"/>
        <w:b/>
        <w:i w:val="0"/>
        <w:caps w:val="0"/>
        <w:sz w:val="22"/>
      </w:rPr>
    </w:lvl>
    <w:lvl w:ilvl="7">
      <w:start w:val="1"/>
      <w:numFmt w:val="decimal"/>
      <w:suff w:val="space"/>
      <w:lvlText w:val="%1.%2.%3.%4.%5.%6.%7.%8. "/>
      <w:lvlJc w:val="left"/>
      <w:pPr>
        <w:ind w:left="1928" w:hanging="1928"/>
      </w:pPr>
      <w:rPr>
        <w:rFonts w:ascii="Arial" w:hAnsi="Arial" w:cs="Arial"/>
        <w:b/>
        <w:i w:val="0"/>
        <w:caps w:val="0"/>
        <w:sz w:val="22"/>
      </w:rPr>
    </w:lvl>
    <w:lvl w:ilvl="8">
      <w:start w:val="1"/>
      <w:numFmt w:val="decimal"/>
      <w:suff w:val="space"/>
      <w:lvlText w:val="%1.%2.%3.%4.%5.%6.%7.%8.%9. "/>
      <w:lvlJc w:val="left"/>
      <w:pPr>
        <w:ind w:left="2268" w:hanging="2268"/>
      </w:pPr>
      <w:rPr>
        <w:rFonts w:ascii="Arial" w:hAnsi="Arial" w:cs="Arial"/>
        <w:b/>
        <w:i w:val="0"/>
        <w:caps w:val="0"/>
        <w:sz w:val="22"/>
      </w:rPr>
    </w:lvl>
  </w:abstractNum>
  <w:abstractNum w:abstractNumId="31">
    <w:nsid w:val="4BBB0E39"/>
    <w:multiLevelType w:val="multilevel"/>
    <w:tmpl w:val="878A4152"/>
    <w:lvl w:ilvl="0">
      <w:start w:val="1"/>
      <w:numFmt w:val="lowerLetter"/>
      <w:lvlRestart w:val="0"/>
      <w:lvlText w:val="%1."/>
      <w:lvlJc w:val="left"/>
      <w:pPr>
        <w:tabs>
          <w:tab w:val="num" w:pos="425"/>
        </w:tabs>
        <w:ind w:left="425" w:hanging="425"/>
      </w:pPr>
      <w:rPr>
        <w:rFonts w:ascii="Arial" w:hAnsi="Arial" w:cs="Arial" w:hint="default"/>
        <w:b w:val="0"/>
        <w:i w:val="0"/>
        <w:caps w:val="0"/>
        <w:color w:val="auto"/>
        <w:sz w:val="22"/>
        <w:szCs w:val="24"/>
      </w:rPr>
    </w:lvl>
    <w:lvl w:ilvl="1">
      <w:start w:val="1"/>
      <w:numFmt w:val="lowerRoman"/>
      <w:lvlText w:val="%2."/>
      <w:lvlJc w:val="left"/>
      <w:pPr>
        <w:tabs>
          <w:tab w:val="num" w:pos="850"/>
        </w:tabs>
        <w:ind w:left="850" w:hanging="425"/>
      </w:pPr>
      <w:rPr>
        <w:rFonts w:ascii="Arial" w:hAnsi="Arial" w:cs="Arial" w:hint="default"/>
        <w:b w:val="0"/>
        <w:i w:val="0"/>
        <w:caps w:val="0"/>
        <w:color w:val="auto"/>
        <w:sz w:val="22"/>
        <w:szCs w:val="24"/>
      </w:rPr>
    </w:lvl>
    <w:lvl w:ilvl="2">
      <w:start w:val="1"/>
      <w:numFmt w:val="lowerLetter"/>
      <w:lvlText w:val="%3)"/>
      <w:lvlJc w:val="left"/>
      <w:pPr>
        <w:tabs>
          <w:tab w:val="num" w:pos="1276"/>
        </w:tabs>
        <w:ind w:left="1276" w:hanging="426"/>
      </w:pPr>
      <w:rPr>
        <w:rFonts w:ascii="Arial" w:hAnsi="Arial" w:cs="Arial" w:hint="default"/>
        <w:b w:val="0"/>
        <w:i w:val="0"/>
        <w:caps w:val="0"/>
        <w:color w:val="auto"/>
        <w:sz w:val="22"/>
        <w:szCs w:val="24"/>
      </w:rPr>
    </w:lvl>
    <w:lvl w:ilvl="3">
      <w:start w:val="1"/>
      <w:numFmt w:val="lowerRoman"/>
      <w:lvlText w:val="%4)"/>
      <w:lvlJc w:val="left"/>
      <w:pPr>
        <w:tabs>
          <w:tab w:val="num" w:pos="1701"/>
        </w:tabs>
        <w:ind w:left="1701" w:hanging="425"/>
      </w:pPr>
      <w:rPr>
        <w:rFonts w:ascii="Arial" w:hAnsi="Arial" w:cs="Arial" w:hint="default"/>
        <w:b w:val="0"/>
        <w:i w:val="0"/>
        <w:caps w:val="0"/>
        <w:color w:val="auto"/>
        <w:sz w:val="22"/>
        <w:szCs w:val="22"/>
      </w:rPr>
    </w:lvl>
    <w:lvl w:ilvl="4">
      <w:start w:val="1"/>
      <w:numFmt w:val="lowerLetter"/>
      <w:lvlText w:val="(%5)"/>
      <w:lvlJc w:val="left"/>
      <w:pPr>
        <w:tabs>
          <w:tab w:val="num" w:pos="2126"/>
        </w:tabs>
        <w:ind w:left="2126" w:hanging="425"/>
      </w:pPr>
      <w:rPr>
        <w:rFonts w:ascii="Arial" w:hAnsi="Arial" w:cs="Arial" w:hint="default"/>
        <w:b w:val="0"/>
        <w:i w:val="0"/>
        <w:caps w:val="0"/>
        <w:color w:val="auto"/>
        <w:sz w:val="22"/>
      </w:rPr>
    </w:lvl>
    <w:lvl w:ilvl="5">
      <w:start w:val="1"/>
      <w:numFmt w:val="lowerRoman"/>
      <w:lvlText w:val="(%6)"/>
      <w:lvlJc w:val="left"/>
      <w:pPr>
        <w:tabs>
          <w:tab w:val="num" w:pos="2551"/>
        </w:tabs>
        <w:ind w:left="2551" w:hanging="425"/>
      </w:pPr>
      <w:rPr>
        <w:rFonts w:ascii="Arial" w:hAnsi="Arial" w:cs="Arial" w:hint="default"/>
        <w:b w:val="0"/>
        <w:i w:val="0"/>
        <w:caps w:val="0"/>
        <w:smallCaps w:val="0"/>
        <w:color w:val="auto"/>
        <w:sz w:val="22"/>
      </w:rPr>
    </w:lvl>
    <w:lvl w:ilvl="6">
      <w:start w:val="1"/>
      <w:numFmt w:val="bullet"/>
      <w:lvlText w:val="-"/>
      <w:lvlJc w:val="left"/>
      <w:pPr>
        <w:tabs>
          <w:tab w:val="num" w:pos="2835"/>
        </w:tabs>
        <w:ind w:left="2835" w:hanging="284"/>
      </w:pPr>
      <w:rPr>
        <w:rFonts w:ascii="Arial" w:hAnsi="Arial" w:cs="Arial" w:hint="default"/>
        <w:b w:val="0"/>
        <w:i w:val="0"/>
        <w:caps w:val="0"/>
        <w:color w:val="auto"/>
        <w:sz w:val="22"/>
      </w:rPr>
    </w:lvl>
    <w:lvl w:ilvl="7">
      <w:start w:val="1"/>
      <w:numFmt w:val="bullet"/>
      <w:lvlText w:val="-"/>
      <w:lvlJc w:val="left"/>
      <w:pPr>
        <w:tabs>
          <w:tab w:val="num" w:pos="3118"/>
        </w:tabs>
        <w:ind w:left="3118" w:hanging="283"/>
      </w:pPr>
      <w:rPr>
        <w:rFonts w:ascii="Arial" w:hAnsi="Arial" w:cs="Arial" w:hint="default"/>
        <w:b w:val="0"/>
        <w:i w:val="0"/>
        <w:caps w:val="0"/>
        <w:color w:val="auto"/>
        <w:sz w:val="22"/>
      </w:rPr>
    </w:lvl>
    <w:lvl w:ilvl="8">
      <w:start w:val="1"/>
      <w:numFmt w:val="bullet"/>
      <w:lvlText w:val="-"/>
      <w:lvlJc w:val="left"/>
      <w:pPr>
        <w:tabs>
          <w:tab w:val="num" w:pos="3402"/>
        </w:tabs>
        <w:ind w:left="3402" w:hanging="284"/>
      </w:pPr>
      <w:rPr>
        <w:rFonts w:ascii="Arial" w:hAnsi="Arial" w:cs="Arial" w:hint="default"/>
        <w:b w:val="0"/>
        <w:i w:val="0"/>
        <w:caps w:val="0"/>
        <w:color w:val="auto"/>
        <w:sz w:val="22"/>
      </w:rPr>
    </w:lvl>
  </w:abstractNum>
  <w:abstractNum w:abstractNumId="32">
    <w:nsid w:val="4C117061"/>
    <w:multiLevelType w:val="multilevel"/>
    <w:tmpl w:val="55F4FC38"/>
    <w:numStyleLink w:val="ListStyleNumbered"/>
  </w:abstractNum>
  <w:abstractNum w:abstractNumId="33">
    <w:nsid w:val="4DE467E0"/>
    <w:multiLevelType w:val="multilevel"/>
    <w:tmpl w:val="07F489B2"/>
    <w:styleLink w:val="TableListStyleNumbered"/>
    <w:lvl w:ilvl="0">
      <w:start w:val="1"/>
      <w:numFmt w:val="lowerLetter"/>
      <w:lvlRestart w:val="0"/>
      <w:lvlText w:val="%1."/>
      <w:lvlJc w:val="left"/>
      <w:pPr>
        <w:tabs>
          <w:tab w:val="num" w:pos="340"/>
        </w:tabs>
        <w:ind w:left="340" w:hanging="340"/>
      </w:pPr>
      <w:rPr>
        <w:rFonts w:ascii="Arial" w:hAnsi="Arial" w:cs="Arial" w:hint="default"/>
        <w:b w:val="0"/>
        <w:i w:val="0"/>
        <w:caps w:val="0"/>
        <w:color w:val="auto"/>
        <w:sz w:val="20"/>
        <w:szCs w:val="24"/>
      </w:rPr>
    </w:lvl>
    <w:lvl w:ilvl="1">
      <w:start w:val="1"/>
      <w:numFmt w:val="lowerRoman"/>
      <w:lvlText w:val="%2."/>
      <w:lvlJc w:val="left"/>
      <w:pPr>
        <w:tabs>
          <w:tab w:val="num" w:pos="737"/>
        </w:tabs>
        <w:ind w:left="737" w:hanging="397"/>
      </w:pPr>
      <w:rPr>
        <w:rFonts w:ascii="Arial" w:hAnsi="Arial" w:cs="Arial" w:hint="default"/>
        <w:b w:val="0"/>
        <w:bCs w:val="0"/>
        <w:i w:val="0"/>
        <w:iCs w:val="0"/>
        <w:caps w:val="0"/>
        <w:strike w:val="0"/>
        <w:dstrike w:val="0"/>
        <w:vanish w:val="0"/>
        <w:color w:val="auto"/>
        <w:spacing w:val="0"/>
        <w:position w:val="0"/>
        <w:sz w:val="20"/>
        <w:u w:val="none"/>
        <w:vertAlign w:val="baseline"/>
        <w:em w:val="none"/>
      </w:rPr>
    </w:lvl>
    <w:lvl w:ilvl="2">
      <w:start w:val="1"/>
      <w:numFmt w:val="lowerLetter"/>
      <w:lvlText w:val="%3)"/>
      <w:lvlJc w:val="left"/>
      <w:pPr>
        <w:tabs>
          <w:tab w:val="num" w:pos="1134"/>
        </w:tabs>
        <w:ind w:left="1134" w:hanging="397"/>
      </w:pPr>
      <w:rPr>
        <w:rFonts w:ascii="Arial" w:hAnsi="Arial" w:cs="Arial" w:hint="default"/>
        <w:b w:val="0"/>
        <w:i w:val="0"/>
        <w:caps w:val="0"/>
        <w:color w:val="auto"/>
        <w:sz w:val="20"/>
        <w:szCs w:val="24"/>
      </w:rPr>
    </w:lvl>
    <w:lvl w:ilvl="3">
      <w:start w:val="1"/>
      <w:numFmt w:val="lowerRoman"/>
      <w:lvlText w:val="%4)"/>
      <w:lvlJc w:val="left"/>
      <w:pPr>
        <w:tabs>
          <w:tab w:val="num" w:pos="1531"/>
        </w:tabs>
        <w:ind w:left="1531" w:hanging="397"/>
      </w:pPr>
      <w:rPr>
        <w:rFonts w:ascii="Arial" w:hAnsi="Arial" w:cs="Arial" w:hint="default"/>
        <w:b w:val="0"/>
        <w:i w:val="0"/>
        <w:caps w:val="0"/>
        <w:color w:val="auto"/>
        <w:sz w:val="20"/>
        <w:szCs w:val="22"/>
      </w:rPr>
    </w:lvl>
    <w:lvl w:ilvl="4">
      <w:start w:val="1"/>
      <w:numFmt w:val="lowerLetter"/>
      <w:lvlText w:val="(%5)"/>
      <w:lvlJc w:val="left"/>
      <w:pPr>
        <w:tabs>
          <w:tab w:val="num" w:pos="1928"/>
        </w:tabs>
        <w:ind w:left="1928" w:hanging="397"/>
      </w:pPr>
      <w:rPr>
        <w:rFonts w:ascii="Arial" w:hAnsi="Arial" w:cs="Arial" w:hint="default"/>
        <w:b w:val="0"/>
        <w:i w:val="0"/>
        <w:caps w:val="0"/>
        <w:color w:val="auto"/>
        <w:sz w:val="20"/>
      </w:rPr>
    </w:lvl>
    <w:lvl w:ilvl="5">
      <w:start w:val="1"/>
      <w:numFmt w:val="lowerRoman"/>
      <w:lvlText w:val="(%6)"/>
      <w:lvlJc w:val="left"/>
      <w:pPr>
        <w:tabs>
          <w:tab w:val="num" w:pos="2324"/>
        </w:tabs>
        <w:ind w:left="2324" w:hanging="396"/>
      </w:pPr>
      <w:rPr>
        <w:rFonts w:ascii="Arial" w:hAnsi="Arial" w:cs="Arial" w:hint="default"/>
        <w:b w:val="0"/>
        <w:i w:val="0"/>
        <w:caps w:val="0"/>
        <w:smallCaps w:val="0"/>
        <w:color w:val="auto"/>
        <w:sz w:val="20"/>
      </w:rPr>
    </w:lvl>
    <w:lvl w:ilvl="6">
      <w:start w:val="1"/>
      <w:numFmt w:val="bullet"/>
      <w:lvlText w:val="-"/>
      <w:lvlJc w:val="left"/>
      <w:pPr>
        <w:tabs>
          <w:tab w:val="num" w:pos="2721"/>
        </w:tabs>
        <w:ind w:left="2721" w:hanging="397"/>
      </w:pPr>
      <w:rPr>
        <w:rFonts w:ascii="Arial" w:hAnsi="Arial" w:cs="Arial" w:hint="default"/>
        <w:b w:val="0"/>
        <w:i w:val="0"/>
        <w:caps w:val="0"/>
        <w:color w:val="auto"/>
        <w:sz w:val="20"/>
      </w:rPr>
    </w:lvl>
    <w:lvl w:ilvl="7">
      <w:start w:val="1"/>
      <w:numFmt w:val="bullet"/>
      <w:lvlText w:val="-"/>
      <w:lvlJc w:val="left"/>
      <w:pPr>
        <w:tabs>
          <w:tab w:val="num" w:pos="3118"/>
        </w:tabs>
        <w:ind w:left="3118" w:hanging="397"/>
      </w:pPr>
      <w:rPr>
        <w:rFonts w:ascii="Arial" w:hAnsi="Arial" w:cs="Arial" w:hint="default"/>
        <w:b w:val="0"/>
        <w:i w:val="0"/>
        <w:caps w:val="0"/>
        <w:color w:val="auto"/>
        <w:sz w:val="20"/>
      </w:rPr>
    </w:lvl>
    <w:lvl w:ilvl="8">
      <w:start w:val="1"/>
      <w:numFmt w:val="bullet"/>
      <w:lvlText w:val="-"/>
      <w:lvlJc w:val="left"/>
      <w:pPr>
        <w:tabs>
          <w:tab w:val="num" w:pos="3402"/>
        </w:tabs>
        <w:ind w:left="3402" w:hanging="284"/>
      </w:pPr>
      <w:rPr>
        <w:rFonts w:ascii="Arial" w:hAnsi="Arial" w:cs="Arial" w:hint="default"/>
        <w:b w:val="0"/>
        <w:i w:val="0"/>
        <w:caps w:val="0"/>
        <w:color w:val="auto"/>
        <w:sz w:val="20"/>
      </w:rPr>
    </w:lvl>
  </w:abstractNum>
  <w:abstractNum w:abstractNumId="34">
    <w:nsid w:val="4F0F325D"/>
    <w:multiLevelType w:val="multilevel"/>
    <w:tmpl w:val="55F4FC38"/>
    <w:lvl w:ilvl="0">
      <w:start w:val="1"/>
      <w:numFmt w:val="lowerLetter"/>
      <w:lvlRestart w:val="0"/>
      <w:lvlText w:val="%1."/>
      <w:lvlJc w:val="left"/>
      <w:pPr>
        <w:tabs>
          <w:tab w:val="num" w:pos="425"/>
        </w:tabs>
        <w:ind w:left="425" w:hanging="425"/>
      </w:pPr>
      <w:rPr>
        <w:rFonts w:ascii="Arial" w:hAnsi="Arial" w:cs="Arial" w:hint="default"/>
        <w:b w:val="0"/>
        <w:i w:val="0"/>
        <w:caps w:val="0"/>
        <w:color w:val="auto"/>
        <w:sz w:val="22"/>
        <w:szCs w:val="24"/>
      </w:rPr>
    </w:lvl>
    <w:lvl w:ilvl="1">
      <w:start w:val="1"/>
      <w:numFmt w:val="lowerRoman"/>
      <w:lvlText w:val="%2."/>
      <w:lvlJc w:val="left"/>
      <w:pPr>
        <w:tabs>
          <w:tab w:val="num" w:pos="850"/>
        </w:tabs>
        <w:ind w:left="850" w:hanging="425"/>
      </w:pPr>
      <w:rPr>
        <w:rFonts w:ascii="Arial" w:hAnsi="Arial" w:cs="Arial" w:hint="default"/>
        <w:b w:val="0"/>
        <w:i w:val="0"/>
        <w:caps w:val="0"/>
        <w:color w:val="auto"/>
        <w:sz w:val="22"/>
        <w:szCs w:val="24"/>
      </w:rPr>
    </w:lvl>
    <w:lvl w:ilvl="2">
      <w:start w:val="1"/>
      <w:numFmt w:val="lowerLetter"/>
      <w:lvlText w:val="%3)"/>
      <w:lvlJc w:val="left"/>
      <w:pPr>
        <w:tabs>
          <w:tab w:val="num" w:pos="1276"/>
        </w:tabs>
        <w:ind w:left="1276" w:hanging="426"/>
      </w:pPr>
      <w:rPr>
        <w:rFonts w:ascii="Arial" w:hAnsi="Arial" w:cs="Arial" w:hint="default"/>
        <w:b w:val="0"/>
        <w:i w:val="0"/>
        <w:caps w:val="0"/>
        <w:color w:val="auto"/>
        <w:sz w:val="22"/>
        <w:szCs w:val="24"/>
      </w:rPr>
    </w:lvl>
    <w:lvl w:ilvl="3">
      <w:start w:val="1"/>
      <w:numFmt w:val="lowerRoman"/>
      <w:lvlText w:val="%4)"/>
      <w:lvlJc w:val="left"/>
      <w:pPr>
        <w:tabs>
          <w:tab w:val="num" w:pos="1701"/>
        </w:tabs>
        <w:ind w:left="1701" w:hanging="425"/>
      </w:pPr>
      <w:rPr>
        <w:rFonts w:ascii="Arial" w:hAnsi="Arial" w:cs="Arial" w:hint="default"/>
        <w:b w:val="0"/>
        <w:i w:val="0"/>
        <w:caps w:val="0"/>
        <w:color w:val="auto"/>
        <w:sz w:val="22"/>
        <w:szCs w:val="22"/>
      </w:rPr>
    </w:lvl>
    <w:lvl w:ilvl="4">
      <w:start w:val="1"/>
      <w:numFmt w:val="lowerLetter"/>
      <w:lvlText w:val="(%5)"/>
      <w:lvlJc w:val="left"/>
      <w:pPr>
        <w:tabs>
          <w:tab w:val="num" w:pos="2126"/>
        </w:tabs>
        <w:ind w:left="2126" w:hanging="425"/>
      </w:pPr>
      <w:rPr>
        <w:rFonts w:ascii="Arial" w:hAnsi="Arial" w:cs="Arial" w:hint="default"/>
        <w:b w:val="0"/>
        <w:i w:val="0"/>
        <w:caps w:val="0"/>
        <w:color w:val="auto"/>
        <w:sz w:val="22"/>
      </w:rPr>
    </w:lvl>
    <w:lvl w:ilvl="5">
      <w:start w:val="1"/>
      <w:numFmt w:val="lowerRoman"/>
      <w:lvlText w:val="(%6)"/>
      <w:lvlJc w:val="left"/>
      <w:pPr>
        <w:tabs>
          <w:tab w:val="num" w:pos="2551"/>
        </w:tabs>
        <w:ind w:left="2551" w:hanging="425"/>
      </w:pPr>
      <w:rPr>
        <w:rFonts w:ascii="Arial" w:hAnsi="Arial" w:cs="Arial" w:hint="default"/>
        <w:b w:val="0"/>
        <w:i w:val="0"/>
        <w:caps w:val="0"/>
        <w:smallCaps w:val="0"/>
        <w:color w:val="auto"/>
        <w:sz w:val="22"/>
      </w:rPr>
    </w:lvl>
    <w:lvl w:ilvl="6">
      <w:start w:val="1"/>
      <w:numFmt w:val="bullet"/>
      <w:lvlText w:val="-"/>
      <w:lvlJc w:val="left"/>
      <w:pPr>
        <w:tabs>
          <w:tab w:val="num" w:pos="2835"/>
        </w:tabs>
        <w:ind w:left="2835" w:hanging="284"/>
      </w:pPr>
      <w:rPr>
        <w:rFonts w:ascii="Arial" w:hAnsi="Arial" w:cs="Arial" w:hint="default"/>
        <w:b w:val="0"/>
        <w:i w:val="0"/>
        <w:caps w:val="0"/>
        <w:color w:val="auto"/>
        <w:sz w:val="22"/>
      </w:rPr>
    </w:lvl>
    <w:lvl w:ilvl="7">
      <w:start w:val="1"/>
      <w:numFmt w:val="bullet"/>
      <w:lvlText w:val="-"/>
      <w:lvlJc w:val="left"/>
      <w:pPr>
        <w:tabs>
          <w:tab w:val="num" w:pos="3118"/>
        </w:tabs>
        <w:ind w:left="3118" w:hanging="283"/>
      </w:pPr>
      <w:rPr>
        <w:rFonts w:ascii="Arial" w:hAnsi="Arial" w:cs="Arial" w:hint="default"/>
        <w:b w:val="0"/>
        <w:i w:val="0"/>
        <w:caps w:val="0"/>
        <w:color w:val="auto"/>
        <w:sz w:val="22"/>
      </w:rPr>
    </w:lvl>
    <w:lvl w:ilvl="8">
      <w:start w:val="1"/>
      <w:numFmt w:val="bullet"/>
      <w:lvlText w:val="-"/>
      <w:lvlJc w:val="left"/>
      <w:pPr>
        <w:tabs>
          <w:tab w:val="num" w:pos="3402"/>
        </w:tabs>
        <w:ind w:left="3402" w:hanging="284"/>
      </w:pPr>
      <w:rPr>
        <w:rFonts w:ascii="Arial" w:hAnsi="Arial" w:cs="Arial" w:hint="default"/>
        <w:b w:val="0"/>
        <w:i w:val="0"/>
        <w:caps w:val="0"/>
        <w:color w:val="auto"/>
        <w:sz w:val="22"/>
      </w:rPr>
    </w:lvl>
  </w:abstractNum>
  <w:abstractNum w:abstractNumId="35">
    <w:nsid w:val="52F25774"/>
    <w:multiLevelType w:val="multilevel"/>
    <w:tmpl w:val="55F4FC38"/>
    <w:numStyleLink w:val="ListStyleNumbered"/>
  </w:abstractNum>
  <w:abstractNum w:abstractNumId="36">
    <w:nsid w:val="56607091"/>
    <w:multiLevelType w:val="multilevel"/>
    <w:tmpl w:val="07F489B2"/>
    <w:name w:val="WW8Num2622222"/>
    <w:numStyleLink w:val="TableListStyleNumbered"/>
  </w:abstractNum>
  <w:abstractNum w:abstractNumId="37">
    <w:nsid w:val="61F3022E"/>
    <w:multiLevelType w:val="multilevel"/>
    <w:tmpl w:val="68F85F7C"/>
    <w:lvl w:ilvl="0">
      <w:start w:val="1"/>
      <mc:AlternateContent>
        <mc:Choice Requires="w14">
          <w:numFmt w:val="custom" w:format="001, 002, 003, ..."/>
        </mc:Choice>
        <mc:Fallback>
          <w:numFmt w:val="decimal"/>
        </mc:Fallback>
      </mc:AlternateContent>
      <w:lvlRestart w:val="0"/>
      <w:pStyle w:val="Requirement1"/>
      <w:lvlText w:val="Req#%1"/>
      <w:lvlJc w:val="left"/>
      <w:pPr>
        <w:tabs>
          <w:tab w:val="num" w:pos="1134"/>
        </w:tabs>
        <w:ind w:left="1134" w:hanging="1134"/>
      </w:pPr>
      <w:rPr>
        <w:rFonts w:ascii="Arial Bold" w:hAnsi="Arial Bold" w:cs="Arial" w:hint="default"/>
        <w:b/>
        <w:i w:val="0"/>
        <w:caps w:val="0"/>
        <w:sz w:val="22"/>
        <w:szCs w:val="22"/>
      </w:rPr>
    </w:lvl>
    <w:lvl w:ilvl="1">
      <w:start w:val="1"/>
      <w:numFmt w:val="decimal"/>
      <w:lvlText w:val="Req#%1.%2"/>
      <w:lvlJc w:val="left"/>
      <w:pPr>
        <w:tabs>
          <w:tab w:val="num" w:pos="567"/>
        </w:tabs>
        <w:ind w:left="1134" w:hanging="1134"/>
      </w:pPr>
      <w:rPr>
        <w:rFonts w:ascii="Calibri" w:hAnsi="Calibri" w:cs="Arial" w:hint="default"/>
        <w:b/>
        <w:i w:val="0"/>
        <w:caps w:val="0"/>
        <w:sz w:val="22"/>
      </w:rPr>
    </w:lvl>
    <w:lvl w:ilvl="2">
      <w:start w:val="1"/>
      <w:numFmt w:val="decimal"/>
      <w:lvlText w:val="Req#%1.%2.%3"/>
      <w:lvlJc w:val="left"/>
      <w:pPr>
        <w:tabs>
          <w:tab w:val="num" w:pos="1134"/>
        </w:tabs>
        <w:ind w:left="1134" w:hanging="1134"/>
      </w:pPr>
      <w:rPr>
        <w:rFonts w:ascii="Calibri" w:hAnsi="Calibri" w:cs="Arial" w:hint="default"/>
        <w:b/>
        <w:i w:val="0"/>
        <w:caps w:val="0"/>
        <w:sz w:val="22"/>
      </w:rPr>
    </w:lvl>
    <w:lvl w:ilvl="3">
      <w:start w:val="1"/>
      <w:numFmt w:val="decimal"/>
      <w:lvlText w:val="Req#%1.%2.%3.%4"/>
      <w:lvlJc w:val="left"/>
      <w:pPr>
        <w:tabs>
          <w:tab w:val="num" w:pos="1134"/>
        </w:tabs>
        <w:ind w:left="1134" w:hanging="1134"/>
      </w:pPr>
      <w:rPr>
        <w:rFonts w:ascii="Calibri" w:hAnsi="Calibri" w:cs="Arial" w:hint="default"/>
        <w:b/>
        <w:i w:val="0"/>
        <w:caps w:val="0"/>
        <w:sz w:val="22"/>
      </w:rPr>
    </w:lvl>
    <w:lvl w:ilvl="4">
      <w:start w:val="1"/>
      <w:numFmt w:val="decimal"/>
      <w:lvlText w:val="Req#%1.%2.%3.%4.%5"/>
      <w:lvlJc w:val="left"/>
      <w:pPr>
        <w:tabs>
          <w:tab w:val="num" w:pos="1134"/>
        </w:tabs>
        <w:ind w:left="1134" w:hanging="1134"/>
      </w:pPr>
      <w:rPr>
        <w:rFonts w:ascii="Calibri" w:hAnsi="Calibri" w:cs="Arial" w:hint="default"/>
        <w:b/>
        <w:i w:val="0"/>
        <w:caps w:val="0"/>
        <w:sz w:val="22"/>
      </w:rPr>
    </w:lvl>
    <w:lvl w:ilvl="5">
      <w:start w:val="1"/>
      <w:numFmt w:val="decimal"/>
      <w:lvlText w:val="Req#%1.%2.%3.%4.%5.%6"/>
      <w:lvlJc w:val="left"/>
      <w:pPr>
        <w:tabs>
          <w:tab w:val="num" w:pos="1134"/>
        </w:tabs>
        <w:ind w:left="1134" w:hanging="1134"/>
      </w:pPr>
      <w:rPr>
        <w:rFonts w:ascii="Calibri" w:hAnsi="Calibri" w:cs="Arial" w:hint="default"/>
        <w:b/>
        <w:i w:val="0"/>
        <w:caps w:val="0"/>
        <w:sz w:val="22"/>
      </w:rPr>
    </w:lvl>
    <w:lvl w:ilvl="6">
      <w:start w:val="1"/>
      <w:numFmt w:val="decimal"/>
      <w:lvlText w:val="Req#%1.%2.%3.%4.%5.%6.%7"/>
      <w:lvlJc w:val="left"/>
      <w:pPr>
        <w:tabs>
          <w:tab w:val="num" w:pos="1134"/>
        </w:tabs>
        <w:ind w:left="1134" w:hanging="1134"/>
      </w:pPr>
      <w:rPr>
        <w:rFonts w:ascii="Calibri" w:hAnsi="Calibri" w:cs="Arial" w:hint="default"/>
        <w:b/>
        <w:i w:val="0"/>
        <w:caps w:val="0"/>
        <w:sz w:val="22"/>
      </w:rPr>
    </w:lvl>
    <w:lvl w:ilvl="7">
      <w:start w:val="1"/>
      <w:numFmt w:val="decimal"/>
      <w:lvlText w:val="Req#%1.%2.%3.%4.%5.%6.%7.%8"/>
      <w:lvlJc w:val="left"/>
      <w:pPr>
        <w:tabs>
          <w:tab w:val="num" w:pos="1134"/>
        </w:tabs>
        <w:ind w:left="1134" w:hanging="1134"/>
      </w:pPr>
      <w:rPr>
        <w:rFonts w:ascii="Calibri" w:hAnsi="Calibri" w:cs="Arial" w:hint="default"/>
        <w:b/>
        <w:i w:val="0"/>
        <w:caps w:val="0"/>
        <w:sz w:val="22"/>
      </w:rPr>
    </w:lvl>
    <w:lvl w:ilvl="8">
      <w:start w:val="1"/>
      <w:numFmt w:val="decimal"/>
      <w:lvlText w:val="Req#%1.%2.%3.%4.%5.%6.%7.%8.%9"/>
      <w:lvlJc w:val="left"/>
      <w:pPr>
        <w:tabs>
          <w:tab w:val="num" w:pos="1134"/>
        </w:tabs>
        <w:ind w:left="1134" w:hanging="1134"/>
      </w:pPr>
      <w:rPr>
        <w:rFonts w:ascii="Calibri" w:hAnsi="Calibri" w:cs="Arial" w:hint="default"/>
        <w:b/>
        <w:i w:val="0"/>
        <w:caps w:val="0"/>
        <w:sz w:val="22"/>
      </w:rPr>
    </w:lvl>
  </w:abstractNum>
  <w:abstractNum w:abstractNumId="38">
    <w:nsid w:val="6232666F"/>
    <w:multiLevelType w:val="multilevel"/>
    <w:tmpl w:val="55F4FC38"/>
    <w:numStyleLink w:val="ListStyleNumbered"/>
  </w:abstractNum>
  <w:abstractNum w:abstractNumId="39">
    <w:nsid w:val="68443AA0"/>
    <w:multiLevelType w:val="multilevel"/>
    <w:tmpl w:val="F6FA73F0"/>
    <w:name w:val="Req3"/>
    <w:lvl w:ilvl="0">
      <w:start w:val="1"/>
      <mc:AlternateContent>
        <mc:Choice Requires="w14">
          <w:numFmt w:val="custom" w:format="001, 002, 003, ..."/>
        </mc:Choice>
        <mc:Fallback>
          <w:numFmt w:val="decimal"/>
        </mc:Fallback>
      </mc:AlternateContent>
      <w:lvlRestart w:val="0"/>
      <w:pStyle w:val="Requirement2"/>
      <w:lvlText w:val="R#%1"/>
      <w:lvlJc w:val="left"/>
      <w:pPr>
        <w:ind w:left="1985" w:hanging="851"/>
      </w:pPr>
      <w:rPr>
        <w:rFonts w:ascii="Calibri" w:hAnsi="Calibri" w:cs="Arial" w:hint="default"/>
        <w:b/>
        <w:i w:val="0"/>
        <w:caps w:val="0"/>
        <w:vanish/>
        <w:sz w:val="20"/>
        <w:szCs w:val="22"/>
      </w:rPr>
    </w:lvl>
    <w:lvl w:ilvl="1">
      <w:start w:val="1"/>
      <w:numFmt w:val="decimal"/>
      <w:lvlText w:val="R#%1.%2"/>
      <w:lvlJc w:val="left"/>
      <w:pPr>
        <w:tabs>
          <w:tab w:val="num" w:pos="1559"/>
        </w:tabs>
        <w:ind w:left="2438" w:hanging="1134"/>
      </w:pPr>
      <w:rPr>
        <w:rFonts w:ascii="Calibri" w:hAnsi="Calibri" w:cs="Arial" w:hint="default"/>
        <w:b/>
        <w:i w:val="0"/>
        <w:caps w:val="0"/>
        <w:vanish/>
        <w:sz w:val="20"/>
      </w:rPr>
    </w:lvl>
    <w:lvl w:ilvl="2">
      <w:start w:val="1"/>
      <w:numFmt w:val="decimal"/>
      <w:lvlText w:val="R#%1.%2.%3"/>
      <w:lvlJc w:val="left"/>
      <w:pPr>
        <w:tabs>
          <w:tab w:val="num" w:pos="1559"/>
        </w:tabs>
        <w:ind w:left="2438" w:hanging="1134"/>
      </w:pPr>
      <w:rPr>
        <w:rFonts w:ascii="Calibri" w:hAnsi="Calibri" w:cs="Arial" w:hint="default"/>
        <w:b/>
        <w:i w:val="0"/>
        <w:caps w:val="0"/>
        <w:vanish/>
        <w:sz w:val="20"/>
      </w:rPr>
    </w:lvl>
    <w:lvl w:ilvl="3">
      <w:start w:val="1"/>
      <w:numFmt w:val="decimal"/>
      <w:lvlText w:val="R#%1.%2.%3.%4"/>
      <w:lvlJc w:val="left"/>
      <w:pPr>
        <w:tabs>
          <w:tab w:val="num" w:pos="1559"/>
        </w:tabs>
        <w:ind w:left="2438" w:hanging="1134"/>
      </w:pPr>
      <w:rPr>
        <w:rFonts w:ascii="Calibri" w:hAnsi="Calibri" w:cs="Arial" w:hint="default"/>
        <w:b/>
        <w:i w:val="0"/>
        <w:caps w:val="0"/>
        <w:vanish/>
        <w:sz w:val="20"/>
      </w:rPr>
    </w:lvl>
    <w:lvl w:ilvl="4">
      <w:start w:val="1"/>
      <w:numFmt w:val="decimal"/>
      <w:lvlText w:val="R#%1.%2.%3.%4.%5"/>
      <w:lvlJc w:val="left"/>
      <w:pPr>
        <w:tabs>
          <w:tab w:val="num" w:pos="1559"/>
        </w:tabs>
        <w:ind w:left="2438" w:hanging="1134"/>
      </w:pPr>
      <w:rPr>
        <w:rFonts w:ascii="Calibri" w:hAnsi="Calibri" w:cs="Arial" w:hint="default"/>
        <w:b/>
        <w:i w:val="0"/>
        <w:caps w:val="0"/>
        <w:vanish/>
        <w:sz w:val="20"/>
      </w:rPr>
    </w:lvl>
    <w:lvl w:ilvl="5">
      <w:start w:val="1"/>
      <w:numFmt w:val="decimal"/>
      <w:lvlText w:val="R#%1.%2.%3.%4.%5.%6"/>
      <w:lvlJc w:val="left"/>
      <w:pPr>
        <w:tabs>
          <w:tab w:val="num" w:pos="1559"/>
        </w:tabs>
        <w:ind w:left="2438" w:hanging="1134"/>
      </w:pPr>
      <w:rPr>
        <w:rFonts w:ascii="Calibri" w:hAnsi="Calibri" w:cs="Arial" w:hint="default"/>
        <w:b/>
        <w:i w:val="0"/>
        <w:caps w:val="0"/>
        <w:vanish/>
        <w:sz w:val="20"/>
      </w:rPr>
    </w:lvl>
    <w:lvl w:ilvl="6">
      <w:start w:val="1"/>
      <w:numFmt w:val="decimal"/>
      <w:lvlText w:val="R#%1.%2.%3.%4.%5.%6.%7"/>
      <w:lvlJc w:val="left"/>
      <w:pPr>
        <w:tabs>
          <w:tab w:val="num" w:pos="1559"/>
        </w:tabs>
        <w:ind w:left="2438" w:hanging="1134"/>
      </w:pPr>
      <w:rPr>
        <w:rFonts w:ascii="Calibri" w:hAnsi="Calibri" w:cs="Arial" w:hint="default"/>
        <w:b/>
        <w:i w:val="0"/>
        <w:caps w:val="0"/>
        <w:vanish/>
        <w:sz w:val="20"/>
      </w:rPr>
    </w:lvl>
    <w:lvl w:ilvl="7">
      <w:start w:val="1"/>
      <w:numFmt w:val="decimal"/>
      <w:lvlText w:val="R#%1.%2.%3.%4.%5.%6.%7.%8"/>
      <w:lvlJc w:val="left"/>
      <w:pPr>
        <w:tabs>
          <w:tab w:val="num" w:pos="1559"/>
        </w:tabs>
        <w:ind w:left="2438" w:hanging="1134"/>
      </w:pPr>
      <w:rPr>
        <w:rFonts w:ascii="Calibri" w:hAnsi="Calibri" w:cs="Arial" w:hint="default"/>
        <w:b/>
        <w:i w:val="0"/>
        <w:caps w:val="0"/>
        <w:vanish/>
        <w:sz w:val="20"/>
      </w:rPr>
    </w:lvl>
    <w:lvl w:ilvl="8">
      <w:start w:val="1"/>
      <w:numFmt w:val="decimal"/>
      <w:lvlText w:val="R#%1.%2.%3.%4.%5.%6.%7.%8.%9"/>
      <w:lvlJc w:val="left"/>
      <w:pPr>
        <w:tabs>
          <w:tab w:val="num" w:pos="1559"/>
        </w:tabs>
        <w:ind w:left="2438" w:hanging="1134"/>
      </w:pPr>
      <w:rPr>
        <w:rFonts w:ascii="Calibri" w:hAnsi="Calibri" w:cs="Arial" w:hint="default"/>
        <w:b/>
        <w:i w:val="0"/>
        <w:caps w:val="0"/>
        <w:vanish/>
        <w:sz w:val="20"/>
      </w:rPr>
    </w:lvl>
  </w:abstractNum>
  <w:abstractNum w:abstractNumId="40">
    <w:nsid w:val="6DB51546"/>
    <w:multiLevelType w:val="multilevel"/>
    <w:tmpl w:val="B4F6B786"/>
    <w:numStyleLink w:val="ListStyleBullet"/>
  </w:abstractNum>
  <w:abstractNum w:abstractNumId="41">
    <w:nsid w:val="6F293BD2"/>
    <w:multiLevelType w:val="hybridMultilevel"/>
    <w:tmpl w:val="11DC846E"/>
    <w:lvl w:ilvl="0" w:tplc="8E36573C">
      <w:start w:val="1"/>
      <w:numFmt w:val="decimal"/>
      <w:lvlRestart w:val="0"/>
      <w:pStyle w:val="RefNumPar"/>
      <w:lvlText w:val="[%1]"/>
      <w:lvlJc w:val="left"/>
      <w:pPr>
        <w:tabs>
          <w:tab w:val="num" w:pos="567"/>
        </w:tabs>
        <w:ind w:left="567" w:hanging="567"/>
      </w:pPr>
      <w:rPr>
        <w:rFonts w:ascii="Arial" w:hAnsi="Arial" w:cs="Arial" w:hint="default"/>
        <w:b w:val="0"/>
        <w:i w:val="0"/>
        <w:caps w:val="0"/>
        <w:strike w:val="0"/>
        <w:dstrike w:val="0"/>
        <w:vanish w:val="0"/>
        <w:color w:val="000000"/>
        <w:sz w:val="22"/>
        <w:szCs w:val="20"/>
        <w:u w:val="none"/>
        <w:vertAlign w:val="baseline"/>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42">
    <w:nsid w:val="6FF26EA6"/>
    <w:multiLevelType w:val="multilevel"/>
    <w:tmpl w:val="1D025BE6"/>
    <w:name w:val="Table ListStyleNumbered222"/>
    <w:lvl w:ilvl="0">
      <w:start w:val="1"/>
      <w:numFmt w:val="decimal"/>
      <w:lvlRestart w:val="0"/>
      <w:pStyle w:val="Article"/>
      <w:suff w:val="space"/>
      <w:lvlText w:val="Article %1 - "/>
      <w:lvlJc w:val="left"/>
      <w:pPr>
        <w:ind w:left="1644" w:hanging="1644"/>
      </w:pPr>
      <w:rPr>
        <w:rFonts w:ascii="Arial" w:hAnsi="Arial" w:cs="Arial" w:hint="default"/>
        <w:b/>
        <w:i w:val="0"/>
        <w:caps/>
        <w:smallCaps w:val="0"/>
        <w:sz w:val="24"/>
        <w:szCs w:val="24"/>
      </w:rPr>
    </w:lvl>
    <w:lvl w:ilvl="1">
      <w:start w:val="1"/>
      <w:numFmt w:val="decimal"/>
      <w:suff w:val="space"/>
      <w:lvlText w:val="%1.%2. "/>
      <w:lvlJc w:val="left"/>
      <w:pPr>
        <w:ind w:left="454" w:hanging="454"/>
      </w:pPr>
      <w:rPr>
        <w:rFonts w:ascii="Arial" w:hAnsi="Arial" w:cs="Arial" w:hint="default"/>
        <w:b/>
        <w:i w:val="0"/>
        <w:caps w:val="0"/>
        <w:sz w:val="22"/>
        <w:szCs w:val="24"/>
      </w:rPr>
    </w:lvl>
    <w:lvl w:ilvl="2">
      <w:start w:val="1"/>
      <w:numFmt w:val="decimal"/>
      <w:suff w:val="space"/>
      <w:lvlText w:val="%1.%2.%3. "/>
      <w:lvlJc w:val="left"/>
      <w:pPr>
        <w:ind w:left="624" w:hanging="624"/>
      </w:pPr>
      <w:rPr>
        <w:rFonts w:ascii="Arial" w:hAnsi="Arial" w:cs="Arial" w:hint="default"/>
        <w:b/>
        <w:i w:val="0"/>
        <w:caps w:val="0"/>
        <w:color w:val="auto"/>
        <w:sz w:val="22"/>
        <w:szCs w:val="24"/>
      </w:rPr>
    </w:lvl>
    <w:lvl w:ilvl="3">
      <w:start w:val="1"/>
      <w:numFmt w:val="decimal"/>
      <w:suff w:val="space"/>
      <w:lvlText w:val="%1.%2.%3.%4. "/>
      <w:lvlJc w:val="left"/>
      <w:pPr>
        <w:ind w:left="794" w:hanging="794"/>
      </w:pPr>
      <w:rPr>
        <w:rFonts w:ascii="Arial" w:hAnsi="Arial" w:cs="Arial" w:hint="default"/>
        <w:b/>
        <w:i w:val="0"/>
        <w:caps w:val="0"/>
        <w:sz w:val="22"/>
        <w:szCs w:val="22"/>
      </w:rPr>
    </w:lvl>
    <w:lvl w:ilvl="4">
      <w:start w:val="1"/>
      <w:numFmt w:val="decimal"/>
      <w:suff w:val="space"/>
      <w:lvlText w:val="%1.%2.%3.%4.%5. "/>
      <w:lvlJc w:val="left"/>
      <w:pPr>
        <w:ind w:left="1020" w:hanging="1020"/>
      </w:pPr>
      <w:rPr>
        <w:rFonts w:ascii="Arial" w:hAnsi="Arial" w:cs="Arial" w:hint="default"/>
        <w:b/>
        <w:i w:val="0"/>
        <w:caps w:val="0"/>
        <w:sz w:val="22"/>
      </w:rPr>
    </w:lvl>
    <w:lvl w:ilvl="5">
      <w:start w:val="1"/>
      <w:numFmt w:val="decimal"/>
      <w:suff w:val="space"/>
      <w:lvlText w:val="%1.%2.%3.%4.%5.%6. "/>
      <w:lvlJc w:val="left"/>
      <w:pPr>
        <w:ind w:left="1304" w:hanging="1304"/>
      </w:pPr>
      <w:rPr>
        <w:rFonts w:ascii="Arial" w:hAnsi="Arial" w:cs="Arial" w:hint="default"/>
        <w:b/>
        <w:i w:val="0"/>
        <w:caps w:val="0"/>
        <w:smallCaps w:val="0"/>
        <w:sz w:val="22"/>
      </w:rPr>
    </w:lvl>
    <w:lvl w:ilvl="6">
      <w:start w:val="1"/>
      <w:numFmt w:val="decimal"/>
      <w:suff w:val="space"/>
      <w:lvlText w:val="%1.%2.%3.%4.%5.%6.%7. "/>
      <w:lvlJc w:val="left"/>
      <w:pPr>
        <w:ind w:left="1531" w:hanging="1531"/>
      </w:pPr>
      <w:rPr>
        <w:rFonts w:ascii="Arial" w:hAnsi="Arial" w:cs="Arial" w:hint="default"/>
        <w:b/>
        <w:i w:val="0"/>
        <w:caps w:val="0"/>
        <w:sz w:val="22"/>
      </w:rPr>
    </w:lvl>
    <w:lvl w:ilvl="7">
      <w:start w:val="1"/>
      <w:numFmt w:val="decimal"/>
      <w:suff w:val="space"/>
      <w:lvlText w:val="%1.%2.%3.%4.%5.%6.%7.%8. "/>
      <w:lvlJc w:val="left"/>
      <w:pPr>
        <w:ind w:left="1928" w:hanging="1928"/>
      </w:pPr>
      <w:rPr>
        <w:rFonts w:ascii="Arial" w:hAnsi="Arial" w:cs="Arial" w:hint="default"/>
        <w:b/>
        <w:i w:val="0"/>
        <w:caps w:val="0"/>
        <w:sz w:val="22"/>
      </w:rPr>
    </w:lvl>
    <w:lvl w:ilvl="8">
      <w:start w:val="1"/>
      <w:numFmt w:val="decimal"/>
      <w:suff w:val="space"/>
      <w:lvlText w:val="%1.%2.%3.%4.%5.%6.%7.%8.%9. "/>
      <w:lvlJc w:val="left"/>
      <w:pPr>
        <w:ind w:left="2268" w:hanging="2268"/>
      </w:pPr>
      <w:rPr>
        <w:rFonts w:ascii="Arial" w:hAnsi="Arial" w:cs="Arial" w:hint="default"/>
        <w:b/>
        <w:i w:val="0"/>
        <w:caps w:val="0"/>
        <w:color w:val="auto"/>
        <w:sz w:val="22"/>
      </w:rPr>
    </w:lvl>
  </w:abstractNum>
  <w:abstractNum w:abstractNumId="43">
    <w:nsid w:val="711A30FC"/>
    <w:multiLevelType w:val="multilevel"/>
    <w:tmpl w:val="55F4FC38"/>
    <w:numStyleLink w:val="ListStyleNumbered"/>
  </w:abstractNum>
  <w:abstractNum w:abstractNumId="44">
    <w:nsid w:val="73695DC2"/>
    <w:multiLevelType w:val="multilevel"/>
    <w:tmpl w:val="55F4FC38"/>
    <w:name w:val="WW8Num26222"/>
    <w:numStyleLink w:val="ListStyleNumbered"/>
  </w:abstractNum>
  <w:abstractNum w:abstractNumId="45">
    <w:nsid w:val="7379445E"/>
    <w:multiLevelType w:val="multilevel"/>
    <w:tmpl w:val="55F4FC38"/>
    <w:lvl w:ilvl="0">
      <w:start w:val="1"/>
      <w:numFmt w:val="lowerLetter"/>
      <w:lvlRestart w:val="0"/>
      <w:lvlText w:val="%1."/>
      <w:lvlJc w:val="left"/>
      <w:pPr>
        <w:tabs>
          <w:tab w:val="num" w:pos="425"/>
        </w:tabs>
        <w:ind w:left="425" w:hanging="425"/>
      </w:pPr>
      <w:rPr>
        <w:rFonts w:ascii="Arial" w:hAnsi="Arial" w:cs="Arial" w:hint="default"/>
        <w:b w:val="0"/>
        <w:i w:val="0"/>
        <w:caps w:val="0"/>
        <w:color w:val="auto"/>
        <w:sz w:val="22"/>
        <w:szCs w:val="24"/>
      </w:rPr>
    </w:lvl>
    <w:lvl w:ilvl="1">
      <w:start w:val="1"/>
      <w:numFmt w:val="lowerRoman"/>
      <w:lvlText w:val="%2."/>
      <w:lvlJc w:val="left"/>
      <w:pPr>
        <w:tabs>
          <w:tab w:val="num" w:pos="850"/>
        </w:tabs>
        <w:ind w:left="850" w:hanging="425"/>
      </w:pPr>
      <w:rPr>
        <w:rFonts w:ascii="Arial" w:hAnsi="Arial" w:cs="Arial" w:hint="default"/>
        <w:b w:val="0"/>
        <w:i w:val="0"/>
        <w:caps w:val="0"/>
        <w:color w:val="auto"/>
        <w:sz w:val="22"/>
        <w:szCs w:val="24"/>
      </w:rPr>
    </w:lvl>
    <w:lvl w:ilvl="2">
      <w:start w:val="1"/>
      <w:numFmt w:val="lowerLetter"/>
      <w:lvlText w:val="%3)"/>
      <w:lvlJc w:val="left"/>
      <w:pPr>
        <w:tabs>
          <w:tab w:val="num" w:pos="1276"/>
        </w:tabs>
        <w:ind w:left="1276" w:hanging="426"/>
      </w:pPr>
      <w:rPr>
        <w:rFonts w:ascii="Arial" w:hAnsi="Arial" w:cs="Arial" w:hint="default"/>
        <w:b w:val="0"/>
        <w:i w:val="0"/>
        <w:caps w:val="0"/>
        <w:color w:val="auto"/>
        <w:sz w:val="22"/>
        <w:szCs w:val="24"/>
      </w:rPr>
    </w:lvl>
    <w:lvl w:ilvl="3">
      <w:start w:val="1"/>
      <w:numFmt w:val="lowerRoman"/>
      <w:lvlText w:val="%4)"/>
      <w:lvlJc w:val="left"/>
      <w:pPr>
        <w:tabs>
          <w:tab w:val="num" w:pos="1701"/>
        </w:tabs>
        <w:ind w:left="1701" w:hanging="425"/>
      </w:pPr>
      <w:rPr>
        <w:rFonts w:ascii="Arial" w:hAnsi="Arial" w:cs="Arial" w:hint="default"/>
        <w:b w:val="0"/>
        <w:i w:val="0"/>
        <w:caps w:val="0"/>
        <w:color w:val="auto"/>
        <w:sz w:val="22"/>
        <w:szCs w:val="22"/>
      </w:rPr>
    </w:lvl>
    <w:lvl w:ilvl="4">
      <w:start w:val="1"/>
      <w:numFmt w:val="lowerLetter"/>
      <w:lvlText w:val="(%5)"/>
      <w:lvlJc w:val="left"/>
      <w:pPr>
        <w:tabs>
          <w:tab w:val="num" w:pos="2126"/>
        </w:tabs>
        <w:ind w:left="2126" w:hanging="425"/>
      </w:pPr>
      <w:rPr>
        <w:rFonts w:ascii="Arial" w:hAnsi="Arial" w:cs="Arial" w:hint="default"/>
        <w:b w:val="0"/>
        <w:i w:val="0"/>
        <w:caps w:val="0"/>
        <w:color w:val="auto"/>
        <w:sz w:val="22"/>
      </w:rPr>
    </w:lvl>
    <w:lvl w:ilvl="5">
      <w:start w:val="1"/>
      <w:numFmt w:val="lowerRoman"/>
      <w:lvlText w:val="(%6)"/>
      <w:lvlJc w:val="left"/>
      <w:pPr>
        <w:tabs>
          <w:tab w:val="num" w:pos="2551"/>
        </w:tabs>
        <w:ind w:left="2551" w:hanging="425"/>
      </w:pPr>
      <w:rPr>
        <w:rFonts w:ascii="Arial" w:hAnsi="Arial" w:cs="Arial" w:hint="default"/>
        <w:b w:val="0"/>
        <w:i w:val="0"/>
        <w:caps w:val="0"/>
        <w:smallCaps w:val="0"/>
        <w:color w:val="auto"/>
        <w:sz w:val="22"/>
      </w:rPr>
    </w:lvl>
    <w:lvl w:ilvl="6">
      <w:start w:val="1"/>
      <w:numFmt w:val="bullet"/>
      <w:lvlText w:val="-"/>
      <w:lvlJc w:val="left"/>
      <w:pPr>
        <w:tabs>
          <w:tab w:val="num" w:pos="2835"/>
        </w:tabs>
        <w:ind w:left="2835" w:hanging="284"/>
      </w:pPr>
      <w:rPr>
        <w:rFonts w:ascii="Arial" w:hAnsi="Arial" w:cs="Arial" w:hint="default"/>
        <w:b w:val="0"/>
        <w:i w:val="0"/>
        <w:caps w:val="0"/>
        <w:color w:val="auto"/>
        <w:sz w:val="22"/>
      </w:rPr>
    </w:lvl>
    <w:lvl w:ilvl="7">
      <w:start w:val="1"/>
      <w:numFmt w:val="bullet"/>
      <w:lvlText w:val="-"/>
      <w:lvlJc w:val="left"/>
      <w:pPr>
        <w:tabs>
          <w:tab w:val="num" w:pos="3118"/>
        </w:tabs>
        <w:ind w:left="3118" w:hanging="283"/>
      </w:pPr>
      <w:rPr>
        <w:rFonts w:ascii="Arial" w:hAnsi="Arial" w:cs="Arial" w:hint="default"/>
        <w:b w:val="0"/>
        <w:i w:val="0"/>
        <w:caps w:val="0"/>
        <w:color w:val="auto"/>
        <w:sz w:val="22"/>
      </w:rPr>
    </w:lvl>
    <w:lvl w:ilvl="8">
      <w:start w:val="1"/>
      <w:numFmt w:val="bullet"/>
      <w:lvlText w:val="-"/>
      <w:lvlJc w:val="left"/>
      <w:pPr>
        <w:tabs>
          <w:tab w:val="num" w:pos="3402"/>
        </w:tabs>
        <w:ind w:left="3402" w:hanging="284"/>
      </w:pPr>
      <w:rPr>
        <w:rFonts w:ascii="Arial" w:hAnsi="Arial" w:cs="Arial" w:hint="default"/>
        <w:b w:val="0"/>
        <w:i w:val="0"/>
        <w:caps w:val="0"/>
        <w:color w:val="auto"/>
        <w:sz w:val="22"/>
      </w:rPr>
    </w:lvl>
  </w:abstractNum>
  <w:abstractNum w:abstractNumId="46">
    <w:nsid w:val="739D16BF"/>
    <w:multiLevelType w:val="multilevel"/>
    <w:tmpl w:val="55F4FC38"/>
    <w:name w:val="WW8Num262"/>
    <w:styleLink w:val="ListStyleNumbered"/>
    <w:lvl w:ilvl="0">
      <w:start w:val="1"/>
      <w:numFmt w:val="lowerLetter"/>
      <w:lvlRestart w:val="0"/>
      <w:lvlText w:val="%1."/>
      <w:lvlJc w:val="left"/>
      <w:pPr>
        <w:tabs>
          <w:tab w:val="num" w:pos="425"/>
        </w:tabs>
        <w:ind w:left="425" w:hanging="425"/>
      </w:pPr>
      <w:rPr>
        <w:rFonts w:ascii="Arial" w:hAnsi="Arial" w:cs="Arial" w:hint="default"/>
        <w:b w:val="0"/>
        <w:i w:val="0"/>
        <w:caps w:val="0"/>
        <w:color w:val="auto"/>
        <w:sz w:val="22"/>
        <w:szCs w:val="24"/>
      </w:rPr>
    </w:lvl>
    <w:lvl w:ilvl="1">
      <w:start w:val="1"/>
      <w:numFmt w:val="lowerRoman"/>
      <w:lvlText w:val="%2."/>
      <w:lvlJc w:val="left"/>
      <w:pPr>
        <w:tabs>
          <w:tab w:val="num" w:pos="850"/>
        </w:tabs>
        <w:ind w:left="850" w:hanging="425"/>
      </w:pPr>
      <w:rPr>
        <w:rFonts w:ascii="Arial" w:hAnsi="Arial" w:cs="Arial" w:hint="default"/>
        <w:b w:val="0"/>
        <w:i w:val="0"/>
        <w:caps w:val="0"/>
        <w:color w:val="auto"/>
        <w:sz w:val="22"/>
        <w:szCs w:val="24"/>
      </w:rPr>
    </w:lvl>
    <w:lvl w:ilvl="2">
      <w:start w:val="1"/>
      <w:numFmt w:val="lowerLetter"/>
      <w:lvlText w:val="%3)"/>
      <w:lvlJc w:val="left"/>
      <w:pPr>
        <w:tabs>
          <w:tab w:val="num" w:pos="1276"/>
        </w:tabs>
        <w:ind w:left="1276" w:hanging="426"/>
      </w:pPr>
      <w:rPr>
        <w:rFonts w:ascii="Arial" w:hAnsi="Arial" w:cs="Arial" w:hint="default"/>
        <w:b w:val="0"/>
        <w:i w:val="0"/>
        <w:caps w:val="0"/>
        <w:color w:val="auto"/>
        <w:sz w:val="22"/>
        <w:szCs w:val="24"/>
      </w:rPr>
    </w:lvl>
    <w:lvl w:ilvl="3">
      <w:start w:val="1"/>
      <w:numFmt w:val="lowerRoman"/>
      <w:lvlText w:val="%4)"/>
      <w:lvlJc w:val="left"/>
      <w:pPr>
        <w:tabs>
          <w:tab w:val="num" w:pos="1701"/>
        </w:tabs>
        <w:ind w:left="1701" w:hanging="425"/>
      </w:pPr>
      <w:rPr>
        <w:rFonts w:ascii="Arial" w:hAnsi="Arial" w:cs="Arial" w:hint="default"/>
        <w:b w:val="0"/>
        <w:i w:val="0"/>
        <w:caps w:val="0"/>
        <w:color w:val="auto"/>
        <w:sz w:val="22"/>
        <w:szCs w:val="22"/>
      </w:rPr>
    </w:lvl>
    <w:lvl w:ilvl="4">
      <w:start w:val="1"/>
      <w:numFmt w:val="lowerLetter"/>
      <w:lvlText w:val="(%5)"/>
      <w:lvlJc w:val="left"/>
      <w:pPr>
        <w:tabs>
          <w:tab w:val="num" w:pos="2126"/>
        </w:tabs>
        <w:ind w:left="2126" w:hanging="425"/>
      </w:pPr>
      <w:rPr>
        <w:rFonts w:ascii="Arial" w:hAnsi="Arial" w:cs="Arial" w:hint="default"/>
        <w:b w:val="0"/>
        <w:i w:val="0"/>
        <w:caps w:val="0"/>
        <w:color w:val="auto"/>
        <w:sz w:val="22"/>
      </w:rPr>
    </w:lvl>
    <w:lvl w:ilvl="5">
      <w:start w:val="1"/>
      <w:numFmt w:val="lowerRoman"/>
      <w:lvlText w:val="(%6)"/>
      <w:lvlJc w:val="left"/>
      <w:pPr>
        <w:tabs>
          <w:tab w:val="num" w:pos="2551"/>
        </w:tabs>
        <w:ind w:left="2551" w:hanging="425"/>
      </w:pPr>
      <w:rPr>
        <w:rFonts w:ascii="Arial" w:hAnsi="Arial" w:cs="Arial" w:hint="default"/>
        <w:b w:val="0"/>
        <w:i w:val="0"/>
        <w:caps w:val="0"/>
        <w:smallCaps w:val="0"/>
        <w:color w:val="auto"/>
        <w:sz w:val="22"/>
      </w:rPr>
    </w:lvl>
    <w:lvl w:ilvl="6">
      <w:start w:val="1"/>
      <w:numFmt w:val="bullet"/>
      <w:lvlText w:val="-"/>
      <w:lvlJc w:val="left"/>
      <w:pPr>
        <w:tabs>
          <w:tab w:val="num" w:pos="2835"/>
        </w:tabs>
        <w:ind w:left="2835" w:hanging="284"/>
      </w:pPr>
      <w:rPr>
        <w:rFonts w:ascii="Arial" w:hAnsi="Arial" w:cs="Arial" w:hint="default"/>
        <w:b w:val="0"/>
        <w:i w:val="0"/>
        <w:caps w:val="0"/>
        <w:color w:val="auto"/>
        <w:sz w:val="22"/>
      </w:rPr>
    </w:lvl>
    <w:lvl w:ilvl="7">
      <w:start w:val="1"/>
      <w:numFmt w:val="bullet"/>
      <w:lvlText w:val="-"/>
      <w:lvlJc w:val="left"/>
      <w:pPr>
        <w:tabs>
          <w:tab w:val="num" w:pos="3118"/>
        </w:tabs>
        <w:ind w:left="3118" w:hanging="283"/>
      </w:pPr>
      <w:rPr>
        <w:rFonts w:ascii="Arial" w:hAnsi="Arial" w:cs="Arial" w:hint="default"/>
        <w:b w:val="0"/>
        <w:i w:val="0"/>
        <w:caps w:val="0"/>
        <w:color w:val="auto"/>
        <w:sz w:val="22"/>
      </w:rPr>
    </w:lvl>
    <w:lvl w:ilvl="8">
      <w:start w:val="1"/>
      <w:numFmt w:val="bullet"/>
      <w:lvlText w:val="-"/>
      <w:lvlJc w:val="left"/>
      <w:pPr>
        <w:tabs>
          <w:tab w:val="num" w:pos="3402"/>
        </w:tabs>
        <w:ind w:left="3402" w:hanging="284"/>
      </w:pPr>
      <w:rPr>
        <w:rFonts w:ascii="Arial" w:hAnsi="Arial" w:cs="Arial" w:hint="default"/>
        <w:b w:val="0"/>
        <w:i w:val="0"/>
        <w:caps w:val="0"/>
        <w:color w:val="auto"/>
        <w:sz w:val="22"/>
      </w:rPr>
    </w:lvl>
  </w:abstractNum>
  <w:abstractNum w:abstractNumId="47">
    <w:nsid w:val="75F33294"/>
    <w:multiLevelType w:val="multilevel"/>
    <w:tmpl w:val="D2FA6A88"/>
    <w:name w:val="WW8Num26"/>
    <w:lvl w:ilvl="0">
      <w:start w:val="1"/>
      <w:numFmt w:val="bullet"/>
      <w:lvlRestart w:val="0"/>
      <w:lvlText w:val=""/>
      <w:lvlJc w:val="left"/>
      <w:pPr>
        <w:tabs>
          <w:tab w:val="num" w:pos="340"/>
        </w:tabs>
        <w:ind w:left="340" w:hanging="340"/>
      </w:pPr>
      <w:rPr>
        <w:rFonts w:ascii="Symbol" w:hAnsi="Symbol" w:hint="default"/>
        <w:b w:val="0"/>
        <w:i w:val="0"/>
        <w:caps w:val="0"/>
        <w:color w:val="auto"/>
        <w:sz w:val="16"/>
        <w:szCs w:val="22"/>
      </w:rPr>
    </w:lvl>
    <w:lvl w:ilvl="1">
      <w:start w:val="1"/>
      <w:numFmt w:val="bullet"/>
      <w:lvlText w:val="-"/>
      <w:lvlJc w:val="left"/>
      <w:pPr>
        <w:tabs>
          <w:tab w:val="num" w:pos="737"/>
        </w:tabs>
        <w:ind w:left="737" w:hanging="397"/>
      </w:pPr>
      <w:rPr>
        <w:rFonts w:hint="default"/>
        <w:b w:val="0"/>
        <w:i w:val="0"/>
        <w:caps w:val="0"/>
        <w:color w:val="auto"/>
        <w:sz w:val="20"/>
        <w:szCs w:val="20"/>
      </w:rPr>
    </w:lvl>
    <w:lvl w:ilvl="2">
      <w:start w:val="1"/>
      <w:numFmt w:val="bullet"/>
      <w:lvlText w:val="◦"/>
      <w:lvlJc w:val="left"/>
      <w:pPr>
        <w:tabs>
          <w:tab w:val="num" w:pos="1134"/>
        </w:tabs>
        <w:ind w:left="1134" w:hanging="397"/>
      </w:pPr>
      <w:rPr>
        <w:rFonts w:hint="default"/>
        <w:b w:val="0"/>
        <w:i w:val="0"/>
        <w:caps w:val="0"/>
        <w:color w:val="auto"/>
        <w:sz w:val="20"/>
      </w:rPr>
    </w:lvl>
    <w:lvl w:ilvl="3">
      <w:start w:val="1"/>
      <w:numFmt w:val="bullet"/>
      <w:lvlText w:val="-"/>
      <w:lvlJc w:val="left"/>
      <w:pPr>
        <w:tabs>
          <w:tab w:val="num" w:pos="1531"/>
        </w:tabs>
        <w:ind w:left="1531" w:hanging="397"/>
      </w:pPr>
      <w:rPr>
        <w:rFonts w:hint="default"/>
        <w:b w:val="0"/>
        <w:i w:val="0"/>
        <w:caps w:val="0"/>
        <w:color w:val="auto"/>
        <w:sz w:val="20"/>
      </w:rPr>
    </w:lvl>
    <w:lvl w:ilvl="4">
      <w:start w:val="1"/>
      <w:numFmt w:val="bullet"/>
      <w:lvlText w:val="-"/>
      <w:lvlJc w:val="left"/>
      <w:pPr>
        <w:tabs>
          <w:tab w:val="num" w:pos="1928"/>
        </w:tabs>
        <w:ind w:left="1928" w:hanging="397"/>
      </w:pPr>
      <w:rPr>
        <w:rFonts w:hint="default"/>
        <w:b w:val="0"/>
        <w:i w:val="0"/>
        <w:caps w:val="0"/>
        <w:color w:val="auto"/>
        <w:sz w:val="20"/>
      </w:rPr>
    </w:lvl>
    <w:lvl w:ilvl="5">
      <w:start w:val="1"/>
      <w:numFmt w:val="bullet"/>
      <w:lvlText w:val="-"/>
      <w:lvlJc w:val="left"/>
      <w:pPr>
        <w:tabs>
          <w:tab w:val="num" w:pos="2324"/>
        </w:tabs>
        <w:ind w:left="2324" w:hanging="396"/>
      </w:pPr>
      <w:rPr>
        <w:rFonts w:hint="default"/>
        <w:b w:val="0"/>
        <w:i w:val="0"/>
        <w:caps w:val="0"/>
        <w:smallCaps w:val="0"/>
        <w:color w:val="auto"/>
        <w:sz w:val="20"/>
      </w:rPr>
    </w:lvl>
    <w:lvl w:ilvl="6">
      <w:start w:val="1"/>
      <w:numFmt w:val="bullet"/>
      <w:lvlText w:val="-"/>
      <w:lvlJc w:val="left"/>
      <w:pPr>
        <w:tabs>
          <w:tab w:val="num" w:pos="2721"/>
        </w:tabs>
        <w:ind w:left="2721" w:hanging="397"/>
      </w:pPr>
      <w:rPr>
        <w:rFonts w:hint="default"/>
        <w:b w:val="0"/>
        <w:i w:val="0"/>
        <w:caps w:val="0"/>
        <w:color w:val="auto"/>
        <w:sz w:val="20"/>
      </w:rPr>
    </w:lvl>
    <w:lvl w:ilvl="7">
      <w:start w:val="1"/>
      <w:numFmt w:val="bullet"/>
      <w:lvlText w:val="-"/>
      <w:lvlJc w:val="left"/>
      <w:pPr>
        <w:tabs>
          <w:tab w:val="num" w:pos="3118"/>
        </w:tabs>
        <w:ind w:left="3118" w:hanging="397"/>
      </w:pPr>
      <w:rPr>
        <w:rFonts w:hint="default"/>
        <w:b w:val="0"/>
        <w:i w:val="0"/>
        <w:caps w:val="0"/>
        <w:color w:val="auto"/>
        <w:sz w:val="20"/>
      </w:rPr>
    </w:lvl>
    <w:lvl w:ilvl="8">
      <w:start w:val="1"/>
      <w:numFmt w:val="bullet"/>
      <w:lvlText w:val="-"/>
      <w:lvlJc w:val="left"/>
      <w:pPr>
        <w:tabs>
          <w:tab w:val="num" w:pos="3402"/>
        </w:tabs>
        <w:ind w:left="3402" w:hanging="284"/>
      </w:pPr>
      <w:rPr>
        <w:rFonts w:hint="default"/>
        <w:b w:val="0"/>
        <w:i w:val="0"/>
        <w:caps w:val="0"/>
        <w:color w:val="auto"/>
        <w:sz w:val="20"/>
      </w:rPr>
    </w:lvl>
  </w:abstractNum>
  <w:abstractNum w:abstractNumId="48">
    <w:nsid w:val="77CD53CF"/>
    <w:multiLevelType w:val="multilevel"/>
    <w:tmpl w:val="878A4152"/>
    <w:lvl w:ilvl="0">
      <w:start w:val="1"/>
      <w:numFmt w:val="lowerLetter"/>
      <w:lvlRestart w:val="0"/>
      <w:lvlText w:val="%1."/>
      <w:lvlJc w:val="left"/>
      <w:pPr>
        <w:tabs>
          <w:tab w:val="num" w:pos="425"/>
        </w:tabs>
        <w:ind w:left="425" w:hanging="425"/>
      </w:pPr>
      <w:rPr>
        <w:rFonts w:ascii="Arial" w:hAnsi="Arial" w:cs="Arial" w:hint="default"/>
        <w:b w:val="0"/>
        <w:i w:val="0"/>
        <w:caps w:val="0"/>
        <w:color w:val="auto"/>
        <w:sz w:val="22"/>
        <w:szCs w:val="24"/>
      </w:rPr>
    </w:lvl>
    <w:lvl w:ilvl="1">
      <w:start w:val="1"/>
      <w:numFmt w:val="lowerRoman"/>
      <w:lvlText w:val="%2."/>
      <w:lvlJc w:val="left"/>
      <w:pPr>
        <w:tabs>
          <w:tab w:val="num" w:pos="850"/>
        </w:tabs>
        <w:ind w:left="850" w:hanging="425"/>
      </w:pPr>
      <w:rPr>
        <w:rFonts w:ascii="Arial" w:hAnsi="Arial" w:cs="Arial" w:hint="default"/>
        <w:b w:val="0"/>
        <w:i w:val="0"/>
        <w:caps w:val="0"/>
        <w:color w:val="auto"/>
        <w:sz w:val="22"/>
        <w:szCs w:val="24"/>
      </w:rPr>
    </w:lvl>
    <w:lvl w:ilvl="2">
      <w:start w:val="1"/>
      <w:numFmt w:val="lowerLetter"/>
      <w:lvlText w:val="%3)"/>
      <w:lvlJc w:val="left"/>
      <w:pPr>
        <w:tabs>
          <w:tab w:val="num" w:pos="1276"/>
        </w:tabs>
        <w:ind w:left="1276" w:hanging="426"/>
      </w:pPr>
      <w:rPr>
        <w:rFonts w:ascii="Arial" w:hAnsi="Arial" w:cs="Arial" w:hint="default"/>
        <w:b w:val="0"/>
        <w:i w:val="0"/>
        <w:caps w:val="0"/>
        <w:color w:val="auto"/>
        <w:sz w:val="22"/>
        <w:szCs w:val="24"/>
      </w:rPr>
    </w:lvl>
    <w:lvl w:ilvl="3">
      <w:start w:val="1"/>
      <w:numFmt w:val="lowerRoman"/>
      <w:lvlText w:val="%4)"/>
      <w:lvlJc w:val="left"/>
      <w:pPr>
        <w:tabs>
          <w:tab w:val="num" w:pos="1701"/>
        </w:tabs>
        <w:ind w:left="1701" w:hanging="425"/>
      </w:pPr>
      <w:rPr>
        <w:rFonts w:ascii="Arial" w:hAnsi="Arial" w:cs="Arial" w:hint="default"/>
        <w:b w:val="0"/>
        <w:i w:val="0"/>
        <w:caps w:val="0"/>
        <w:color w:val="auto"/>
        <w:sz w:val="22"/>
        <w:szCs w:val="22"/>
      </w:rPr>
    </w:lvl>
    <w:lvl w:ilvl="4">
      <w:start w:val="1"/>
      <w:numFmt w:val="lowerLetter"/>
      <w:lvlText w:val="(%5)"/>
      <w:lvlJc w:val="left"/>
      <w:pPr>
        <w:tabs>
          <w:tab w:val="num" w:pos="2126"/>
        </w:tabs>
        <w:ind w:left="2126" w:hanging="425"/>
      </w:pPr>
      <w:rPr>
        <w:rFonts w:ascii="Arial" w:hAnsi="Arial" w:cs="Arial" w:hint="default"/>
        <w:b w:val="0"/>
        <w:i w:val="0"/>
        <w:caps w:val="0"/>
        <w:color w:val="auto"/>
        <w:sz w:val="22"/>
      </w:rPr>
    </w:lvl>
    <w:lvl w:ilvl="5">
      <w:start w:val="1"/>
      <w:numFmt w:val="lowerRoman"/>
      <w:lvlText w:val="(%6)"/>
      <w:lvlJc w:val="left"/>
      <w:pPr>
        <w:tabs>
          <w:tab w:val="num" w:pos="2551"/>
        </w:tabs>
        <w:ind w:left="2551" w:hanging="425"/>
      </w:pPr>
      <w:rPr>
        <w:rFonts w:ascii="Arial" w:hAnsi="Arial" w:cs="Arial" w:hint="default"/>
        <w:b w:val="0"/>
        <w:i w:val="0"/>
        <w:caps w:val="0"/>
        <w:smallCaps w:val="0"/>
        <w:color w:val="auto"/>
        <w:sz w:val="22"/>
      </w:rPr>
    </w:lvl>
    <w:lvl w:ilvl="6">
      <w:start w:val="1"/>
      <w:numFmt w:val="bullet"/>
      <w:lvlText w:val="-"/>
      <w:lvlJc w:val="left"/>
      <w:pPr>
        <w:tabs>
          <w:tab w:val="num" w:pos="2835"/>
        </w:tabs>
        <w:ind w:left="2835" w:hanging="284"/>
      </w:pPr>
      <w:rPr>
        <w:rFonts w:ascii="Arial" w:hAnsi="Arial" w:cs="Arial" w:hint="default"/>
        <w:b w:val="0"/>
        <w:i w:val="0"/>
        <w:caps w:val="0"/>
        <w:color w:val="auto"/>
        <w:sz w:val="22"/>
      </w:rPr>
    </w:lvl>
    <w:lvl w:ilvl="7">
      <w:start w:val="1"/>
      <w:numFmt w:val="bullet"/>
      <w:lvlText w:val="-"/>
      <w:lvlJc w:val="left"/>
      <w:pPr>
        <w:tabs>
          <w:tab w:val="num" w:pos="3118"/>
        </w:tabs>
        <w:ind w:left="3118" w:hanging="283"/>
      </w:pPr>
      <w:rPr>
        <w:rFonts w:ascii="Arial" w:hAnsi="Arial" w:cs="Arial" w:hint="default"/>
        <w:b w:val="0"/>
        <w:i w:val="0"/>
        <w:caps w:val="0"/>
        <w:color w:val="auto"/>
        <w:sz w:val="22"/>
      </w:rPr>
    </w:lvl>
    <w:lvl w:ilvl="8">
      <w:start w:val="1"/>
      <w:numFmt w:val="bullet"/>
      <w:lvlText w:val="-"/>
      <w:lvlJc w:val="left"/>
      <w:pPr>
        <w:tabs>
          <w:tab w:val="num" w:pos="3402"/>
        </w:tabs>
        <w:ind w:left="3402" w:hanging="284"/>
      </w:pPr>
      <w:rPr>
        <w:rFonts w:ascii="Arial" w:hAnsi="Arial" w:cs="Arial" w:hint="default"/>
        <w:b w:val="0"/>
        <w:i w:val="0"/>
        <w:caps w:val="0"/>
        <w:color w:val="auto"/>
        <w:sz w:val="22"/>
      </w:rPr>
    </w:lvl>
  </w:abstractNum>
  <w:abstractNum w:abstractNumId="49">
    <w:nsid w:val="7AD63C45"/>
    <w:multiLevelType w:val="hybridMultilevel"/>
    <w:tmpl w:val="E8C0CF62"/>
    <w:name w:val="WW8Num14"/>
    <w:lvl w:ilvl="0" w:tplc="08A27DCE">
      <w:start w:val="1"/>
      <w:numFmt w:val="bullet"/>
      <w:lvlRestart w:val="0"/>
      <w:lvlText w:val=""/>
      <w:lvlJc w:val="left"/>
      <w:pPr>
        <w:tabs>
          <w:tab w:val="num" w:pos="425"/>
        </w:tabs>
        <w:ind w:left="425" w:hanging="425"/>
      </w:pPr>
      <w:rPr>
        <w:rFonts w:ascii="Symbol" w:hAnsi="Symbol" w:hint="default"/>
        <w:b w:val="0"/>
        <w:i w:val="0"/>
        <w:color w:val="auto"/>
        <w:sz w:val="18"/>
        <w:szCs w:val="16"/>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0">
    <w:nsid w:val="7C9235FD"/>
    <w:multiLevelType w:val="hybridMultilevel"/>
    <w:tmpl w:val="09F8CBD8"/>
    <w:name w:val="WW8Num5"/>
    <w:lvl w:ilvl="0" w:tplc="76482C62">
      <w:start w:val="1"/>
      <w:numFmt w:val="decimal"/>
      <w:lvlRestart w:val="0"/>
      <w:pStyle w:val="RefNumTable"/>
      <w:lvlText w:val="[%1]"/>
      <w:lvlJc w:val="left"/>
      <w:pPr>
        <w:tabs>
          <w:tab w:val="num" w:pos="567"/>
        </w:tabs>
        <w:ind w:left="567" w:hanging="567"/>
      </w:pPr>
      <w:rPr>
        <w:rFonts w:ascii="Arial" w:hAnsi="Arial" w:cs="Arial" w:hint="default"/>
        <w:b w:val="0"/>
        <w:i w:val="0"/>
        <w:caps w:val="0"/>
        <w:strike w:val="0"/>
        <w:dstrike w:val="0"/>
        <w:vanish w:val="0"/>
        <w:color w:val="000000"/>
        <w:sz w:val="20"/>
        <w:u w:val="none"/>
        <w:vertAlign w:val="baseline"/>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1">
    <w:nsid w:val="7CFE7352"/>
    <w:multiLevelType w:val="multilevel"/>
    <w:tmpl w:val="55F4FC38"/>
    <w:numStyleLink w:val="ListStyleNumbered"/>
  </w:abstractNum>
  <w:num w:numId="1">
    <w:abstractNumId w:val="42"/>
  </w:num>
  <w:num w:numId="2">
    <w:abstractNumId w:val="41"/>
  </w:num>
  <w:num w:numId="3">
    <w:abstractNumId w:val="50"/>
  </w:num>
  <w:num w:numId="4">
    <w:abstractNumId w:val="23"/>
  </w:num>
  <w:num w:numId="5">
    <w:abstractNumId w:val="10"/>
  </w:num>
  <w:num w:numId="6">
    <w:abstractNumId w:val="46"/>
  </w:num>
  <w:num w:numId="7">
    <w:abstractNumId w:val="4"/>
  </w:num>
  <w:num w:numId="8">
    <w:abstractNumId w:val="33"/>
  </w:num>
  <w:num w:numId="9">
    <w:abstractNumId w:val="30"/>
  </w:num>
  <w:num w:numId="10">
    <w:abstractNumId w:val="37"/>
  </w:num>
  <w:num w:numId="11">
    <w:abstractNumId w:val="18"/>
  </w:num>
  <w:num w:numId="12">
    <w:abstractNumId w:val="5"/>
  </w:num>
  <w:num w:numId="13">
    <w:abstractNumId w:val="43"/>
  </w:num>
  <w:num w:numId="14">
    <w:abstractNumId w:val="1"/>
  </w:num>
  <w:num w:numId="15">
    <w:abstractNumId w:val="14"/>
  </w:num>
  <w:num w:numId="16">
    <w:abstractNumId w:val="32"/>
  </w:num>
  <w:num w:numId="17">
    <w:abstractNumId w:val="9"/>
  </w:num>
  <w:num w:numId="18">
    <w:abstractNumId w:val="13"/>
  </w:num>
  <w:num w:numId="19">
    <w:abstractNumId w:val="40"/>
  </w:num>
  <w:num w:numId="20">
    <w:abstractNumId w:val="2"/>
  </w:num>
  <w:num w:numId="21">
    <w:abstractNumId w:val="25"/>
  </w:num>
  <w:num w:numId="22">
    <w:abstractNumId w:val="51"/>
  </w:num>
  <w:num w:numId="23">
    <w:abstractNumId w:val="35"/>
  </w:num>
  <w:num w:numId="24">
    <w:abstractNumId w:val="24"/>
  </w:num>
  <w:num w:numId="25">
    <w:abstractNumId w:val="48"/>
  </w:num>
  <w:num w:numId="26">
    <w:abstractNumId w:val="3"/>
  </w:num>
  <w:num w:numId="27">
    <w:abstractNumId w:val="22"/>
  </w:num>
  <w:num w:numId="28">
    <w:abstractNumId w:val="27"/>
  </w:num>
  <w:num w:numId="29">
    <w:abstractNumId w:val="45"/>
  </w:num>
  <w:num w:numId="30">
    <w:abstractNumId w:val="20"/>
  </w:num>
  <w:num w:numId="31">
    <w:abstractNumId w:val="28"/>
  </w:num>
  <w:num w:numId="32">
    <w:abstractNumId w:val="8"/>
  </w:num>
  <w:num w:numId="33">
    <w:abstractNumId w:val="31"/>
  </w:num>
  <w:num w:numId="34">
    <w:abstractNumId w:val="11"/>
  </w:num>
  <w:num w:numId="35">
    <w:abstractNumId w:val="19"/>
  </w:num>
  <w:num w:numId="36">
    <w:abstractNumId w:val="39"/>
  </w:num>
  <w:num w:numId="37">
    <w:abstractNumId w:val="17"/>
  </w:num>
  <w:num w:numId="38">
    <w:abstractNumId w:val="34"/>
  </w:num>
  <w:num w:numId="39">
    <w:abstractNumId w:val="7"/>
  </w:num>
  <w:num w:numId="40">
    <w:abstractNumId w:val="0"/>
  </w:num>
  <w:num w:numId="41">
    <w:abstractNumId w:val="21"/>
  </w:num>
  <w:num w:numId="42">
    <w:abstractNumId w:val="26"/>
  </w:num>
  <w:num w:numId="43">
    <w:abstractNumId w:val="15"/>
  </w:num>
  <w:num w:numId="44">
    <w:abstractNumId w:val="38"/>
  </w:num>
  <w:num w:numId="45">
    <w:abstractNumId w:val="16"/>
  </w:num>
  <w:num w:numId="46">
    <w:abstractNumId w:val="6"/>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activeWritingStyle w:appName="MSWord" w:lang="en-US" w:vendorID="8" w:dllVersion="513" w:checkStyle="1"/>
  <w:activeWritingStyle w:appName="MSWord" w:lang="en-GB" w:vendorID="8" w:dllVersion="513" w:checkStyle="1"/>
  <w:activeWritingStyle w:appName="MSWord" w:lang="en-ZA" w:vendorID="8" w:dllVersion="513" w:checkStyle="1"/>
  <w:attachedTemplate r:id="rId1"/>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stylePaneSortMethod w:val="0000"/>
  <w:documentProtection w:edit="readOnly" w:enforcement="0"/>
  <w:defaultTabStop w:val="680"/>
  <w:drawingGridHorizontalSpacing w:val="110"/>
  <w:drawingGridVerticalSpacing w:val="299"/>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BaseTemplatePath" w:val="C:\Program Files\Microsoft Office\Templates\Base"/>
    <w:docVar w:name="BeforeSave" w:val="AfterSave"/>
    <w:docVar w:name="CompanyName" w:val="MyCompany"/>
    <w:docVar w:name="CreatedOfficeVersion" w:val="n\a"/>
    <w:docVar w:name="CreatedWindowsVersion" w:val="n\a"/>
    <w:docVar w:name="Doc2ndSectionContinuous" w:val="False"/>
    <w:docVar w:name="DocApproverDesignation" w:val="n\a"/>
    <w:docVar w:name="DocApproverFunction" w:val="n\a"/>
    <w:docVar w:name="DocApproverName" w:val="n\a"/>
    <w:docVar w:name="DocBottomMargin" w:val="2.2"/>
    <w:docVar w:name="DocCaptionLabelFigure" w:val="Figure"/>
    <w:docVar w:name="DocCaptionLabelTable" w:val="Table"/>
    <w:docVar w:name="DocCaptionSeparatorFigure" w:val=": "/>
    <w:docVar w:name="DocCaptionSeparatorTable" w:val=": "/>
    <w:docVar w:name="DocCompanyValidation" w:val="False"/>
    <w:docVar w:name="DocCompetencyArea" w:val="Competency Area?"/>
    <w:docVar w:name="DocCompetencyValidation" w:val="False"/>
    <w:docVar w:name="DocCompileDate" w:val="n/a"/>
    <w:docVar w:name="DocControlVar1" w:val="n\a"/>
    <w:docVar w:name="DocCreateDate" w:val="2013/12/20"/>
    <w:docVar w:name="DocCreatedVersion" w:val="Revision_A"/>
    <w:docVar w:name="DocCustom01Name" w:val="MyPropertyName"/>
    <w:docVar w:name="DocCustom01Value" w:val="MyPropertyValue"/>
    <w:docVar w:name="DocDefaultTabStopcm" w:val="1.2"/>
    <w:docVar w:name="DocDocumentClassification" w:val="n/a"/>
    <w:docVar w:name="DocFileName" w:val="n/a"/>
    <w:docVar w:name="DocFooterDistance" w:val="0.7"/>
    <w:docVar w:name="DocForceFileName" w:val="False"/>
    <w:docVar w:name="DocHeaderDistance" w:val="0.7"/>
    <w:docVar w:name="DocIssue" w:val="8"/>
    <w:docVar w:name="DocIssueDate" w:val="2018/05/04"/>
    <w:docVar w:name="DocLanguage" w:val="English (U.K.)"/>
    <w:docVar w:name="DocLayout" w:val="n/a"/>
    <w:docVar w:name="DocLayoutDate" w:val="n/a"/>
    <w:docVar w:name="DocLeftMargin" w:val="2"/>
    <w:docVar w:name="DocMyReference" w:val="My Reference?"/>
    <w:docVar w:name="DocNoForceSectionSetup" w:val="False"/>
    <w:docVar w:name="DocNumber" w:val="000000"/>
    <w:docVar w:name="DocOutlinePosition" w:val="2"/>
    <w:docVar w:name="DocOutlinePrefix" w:val=" ("/>
    <w:docVar w:name="DocOutlineRestart" w:val="True"/>
    <w:docVar w:name="DocOutlineStyle" w:val="Requirement 2"/>
    <w:docVar w:name="DocOutlineSuffix" w:val=")"/>
    <w:docVar w:name="DocOutlineSwitches" w:val="\# &quot;0&quot;"/>
    <w:docVar w:name="DocOutlineTabIndent" w:val="False"/>
    <w:docVar w:name="DocPageHeight" w:val="27.94"/>
    <w:docVar w:name="DocPageNumbers" w:val="80"/>
    <w:docVar w:name="DocPageWidth" w:val="21.59"/>
    <w:docVar w:name="DocPreparerDesignation" w:val="Automated Template System Licensor"/>
    <w:docVar w:name="DocPreparerFunction" w:val="Preparer"/>
    <w:docVar w:name="DocPreparerName" w:val="J A Odendaal"/>
    <w:docVar w:name="DocProject" w:val="n/a"/>
    <w:docVar w:name="DocProjectPhase" w:val="n/a"/>
    <w:docVar w:name="DocProtectedForApproval" w:val="n\a"/>
    <w:docVar w:name="DocRecipient1Designation" w:val="Recipient 1 Designation?"/>
    <w:docVar w:name="DocRecipient1Name" w:val="Recipient 1 Name?"/>
    <w:docVar w:name="DocRecipient1Postfix" w:val=")"/>
    <w:docVar w:name="DocRecipient1Prefix" w:val=" ("/>
    <w:docVar w:name="DocRecipientAddress" w:val="Recipient Address?"/>
    <w:docVar w:name="DocRecipientCompany" w:val="Recipient Company?"/>
    <w:docVar w:name="DocRecipientDesignation" w:val="Recipient Designation?"/>
    <w:docVar w:name="DocRecipientName" w:val="Recipient Name?"/>
    <w:docVar w:name="DocRecipientValidation" w:val="False"/>
    <w:docVar w:name="DocResourceValidation" w:val="False"/>
    <w:docVar w:name="DocReviewer1Designation" w:val="n\a"/>
    <w:docVar w:name="DocReviewer1Function" w:val="n\a"/>
    <w:docVar w:name="DocReviewer1Name" w:val="n\a"/>
    <w:docVar w:name="DocReviewer2Designation" w:val="n\a"/>
    <w:docVar w:name="DocReviewer2Function" w:val="n\a"/>
    <w:docVar w:name="DocReviewer2Name" w:val="n\a"/>
    <w:docVar w:name="DocReviewer3Designation" w:val="n\a"/>
    <w:docVar w:name="DocReviewer3Function" w:val="n\a"/>
    <w:docVar w:name="DocReviewer3Name" w:val="n\a"/>
    <w:docVar w:name="DocReviewer4Designation" w:val="n\a"/>
    <w:docVar w:name="DocReviewer4Function" w:val="n\a"/>
    <w:docVar w:name="DocReviewer4Name" w:val="n\a"/>
    <w:docVar w:name="DocReviewer5Designation" w:val="n\a"/>
    <w:docVar w:name="DocReviewer5Function" w:val="n\a"/>
    <w:docVar w:name="DocReviewer5Name" w:val="n\a"/>
    <w:docVar w:name="DocReviewer6Designation" w:val="n\a"/>
    <w:docVar w:name="DocReviewer6Function" w:val="n\a"/>
    <w:docVar w:name="DocReviewer6Name" w:val="n\a"/>
    <w:docVar w:name="DocRightMargin" w:val="2"/>
    <w:docVar w:name="DocSecurityClassificationValidation" w:val="False"/>
    <w:docVar w:name="DocStatus" w:val="Draft?"/>
    <w:docVar w:name="DocStatusValidation" w:val="False"/>
    <w:docVar w:name="DocTemplateVersion" w:val="Revision_A"/>
    <w:docVar w:name="DocTitleFunction" w:val="User"/>
    <w:docVar w:name="DocTitleSystem" w:val="Automated Template System"/>
    <w:docVar w:name="DocTitleType" w:val="Manual"/>
    <w:docVar w:name="DocTitleTypeValidation" w:val="True"/>
    <w:docVar w:name="DocTOCLevel" w:val="9"/>
    <w:docVar w:name="DocTOCStyles1" w:val="HEADER ABBREVIATIONS"/>
    <w:docVar w:name="DocTOCStyles2" w:val="ARTICLE"/>
    <w:docVar w:name="DocTOCStyles3" w:val="APPENDIX"/>
    <w:docVar w:name="DocTOCStylesInclude" w:val="HEADER ABBREVIATIONS,1,ARTICLE,1,APPENDIX,1"/>
    <w:docVar w:name="DocTopMargin" w:val="2.2"/>
    <w:docVar w:name="DocYear" w:val="2018"/>
    <w:docVar w:name="DocYourReference" w:val="Your Reference?"/>
    <w:docVar w:name="EnableFormFieldsLocking" w:val="n\a"/>
    <w:docVar w:name="FormAdminPassword" w:val="n\a"/>
    <w:docVar w:name="FormLockPassword" w:val="n\a"/>
    <w:docVar w:name="LetterAdminPassword" w:val="n\a"/>
    <w:docVar w:name="LockedOfficeVersion" w:val="n\a"/>
    <w:docVar w:name="LockedWindowsVersion" w:val="n\a"/>
    <w:docVar w:name="MainAdminPassword" w:val="n\a"/>
    <w:docVar w:name="MyCompanyUserManual" w:val="-1"/>
    <w:docVar w:name="RibbonCommand" w:val="n\a"/>
    <w:docVar w:name="ShowTrackChanges" w:val="True"/>
    <w:docVar w:name="SignedOfficeVersion" w:val="n\a"/>
    <w:docVar w:name="SignedWindowsVersion" w:val="n\a"/>
    <w:docVar w:name="TemplateName" w:val="MyCompany_Main"/>
    <w:docVar w:name="TheLicensedName" w:val="MyCompanyFullName (registration number for MyCompany)"/>
  </w:docVars>
  <w:rsids>
    <w:rsidRoot w:val="00824B95"/>
    <w:rsid w:val="00001519"/>
    <w:rsid w:val="00001FC1"/>
    <w:rsid w:val="00002E5B"/>
    <w:rsid w:val="00003626"/>
    <w:rsid w:val="00003C0A"/>
    <w:rsid w:val="00003F43"/>
    <w:rsid w:val="000055CB"/>
    <w:rsid w:val="00005F58"/>
    <w:rsid w:val="00007214"/>
    <w:rsid w:val="000102B2"/>
    <w:rsid w:val="00011E55"/>
    <w:rsid w:val="00012C06"/>
    <w:rsid w:val="00015EB6"/>
    <w:rsid w:val="000200AC"/>
    <w:rsid w:val="000210F2"/>
    <w:rsid w:val="0002140F"/>
    <w:rsid w:val="0002242D"/>
    <w:rsid w:val="00022AF8"/>
    <w:rsid w:val="00031858"/>
    <w:rsid w:val="00040377"/>
    <w:rsid w:val="00040E10"/>
    <w:rsid w:val="0004102B"/>
    <w:rsid w:val="00041F97"/>
    <w:rsid w:val="000420FF"/>
    <w:rsid w:val="0004297B"/>
    <w:rsid w:val="00044783"/>
    <w:rsid w:val="00044E34"/>
    <w:rsid w:val="00045476"/>
    <w:rsid w:val="00046A75"/>
    <w:rsid w:val="0004782B"/>
    <w:rsid w:val="000512D7"/>
    <w:rsid w:val="00052B56"/>
    <w:rsid w:val="000530A1"/>
    <w:rsid w:val="000548B1"/>
    <w:rsid w:val="00061ABD"/>
    <w:rsid w:val="0006232C"/>
    <w:rsid w:val="00062D92"/>
    <w:rsid w:val="00063046"/>
    <w:rsid w:val="00063542"/>
    <w:rsid w:val="000646FA"/>
    <w:rsid w:val="00066615"/>
    <w:rsid w:val="000674B8"/>
    <w:rsid w:val="00073CD4"/>
    <w:rsid w:val="00074E07"/>
    <w:rsid w:val="000769B5"/>
    <w:rsid w:val="00082E92"/>
    <w:rsid w:val="00083CD7"/>
    <w:rsid w:val="000845A7"/>
    <w:rsid w:val="00084DF3"/>
    <w:rsid w:val="000863FF"/>
    <w:rsid w:val="00086B01"/>
    <w:rsid w:val="00086BAC"/>
    <w:rsid w:val="00086FD8"/>
    <w:rsid w:val="0008727D"/>
    <w:rsid w:val="000902A9"/>
    <w:rsid w:val="000918FC"/>
    <w:rsid w:val="00092A0D"/>
    <w:rsid w:val="000945C8"/>
    <w:rsid w:val="000955AE"/>
    <w:rsid w:val="00096CF2"/>
    <w:rsid w:val="000A2484"/>
    <w:rsid w:val="000A2BD1"/>
    <w:rsid w:val="000A58CA"/>
    <w:rsid w:val="000A6C7B"/>
    <w:rsid w:val="000A740B"/>
    <w:rsid w:val="000B1E5A"/>
    <w:rsid w:val="000B2DC4"/>
    <w:rsid w:val="000B3534"/>
    <w:rsid w:val="000B4E80"/>
    <w:rsid w:val="000B5487"/>
    <w:rsid w:val="000B7CAE"/>
    <w:rsid w:val="000C096C"/>
    <w:rsid w:val="000C09F4"/>
    <w:rsid w:val="000C0C86"/>
    <w:rsid w:val="000C0D50"/>
    <w:rsid w:val="000C11D2"/>
    <w:rsid w:val="000C1349"/>
    <w:rsid w:val="000C1CD4"/>
    <w:rsid w:val="000C340C"/>
    <w:rsid w:val="000C347A"/>
    <w:rsid w:val="000C5F8F"/>
    <w:rsid w:val="000C666C"/>
    <w:rsid w:val="000C692E"/>
    <w:rsid w:val="000C6C08"/>
    <w:rsid w:val="000C77ED"/>
    <w:rsid w:val="000D272C"/>
    <w:rsid w:val="000D3834"/>
    <w:rsid w:val="000D3847"/>
    <w:rsid w:val="000D3B17"/>
    <w:rsid w:val="000D46E9"/>
    <w:rsid w:val="000D6989"/>
    <w:rsid w:val="000D7B46"/>
    <w:rsid w:val="000E01AB"/>
    <w:rsid w:val="000E0D83"/>
    <w:rsid w:val="000E2E00"/>
    <w:rsid w:val="000E3477"/>
    <w:rsid w:val="000E49D4"/>
    <w:rsid w:val="000E513B"/>
    <w:rsid w:val="000E7169"/>
    <w:rsid w:val="000E7DF9"/>
    <w:rsid w:val="000F2FDC"/>
    <w:rsid w:val="000F35A0"/>
    <w:rsid w:val="000F40F6"/>
    <w:rsid w:val="000F442D"/>
    <w:rsid w:val="000F4528"/>
    <w:rsid w:val="000F6B3C"/>
    <w:rsid w:val="000F77AE"/>
    <w:rsid w:val="000F7A1A"/>
    <w:rsid w:val="0010064C"/>
    <w:rsid w:val="0010188B"/>
    <w:rsid w:val="00101DC4"/>
    <w:rsid w:val="001026FB"/>
    <w:rsid w:val="001048F3"/>
    <w:rsid w:val="00104C05"/>
    <w:rsid w:val="00105FBC"/>
    <w:rsid w:val="00106E1D"/>
    <w:rsid w:val="00110370"/>
    <w:rsid w:val="00110B05"/>
    <w:rsid w:val="00111ED9"/>
    <w:rsid w:val="00112427"/>
    <w:rsid w:val="0011293C"/>
    <w:rsid w:val="001129CF"/>
    <w:rsid w:val="001138BF"/>
    <w:rsid w:val="00116477"/>
    <w:rsid w:val="0011662B"/>
    <w:rsid w:val="00116C59"/>
    <w:rsid w:val="0011707A"/>
    <w:rsid w:val="00121A2C"/>
    <w:rsid w:val="0012310C"/>
    <w:rsid w:val="00126271"/>
    <w:rsid w:val="0012653A"/>
    <w:rsid w:val="00127955"/>
    <w:rsid w:val="001323A3"/>
    <w:rsid w:val="0013437F"/>
    <w:rsid w:val="00135782"/>
    <w:rsid w:val="00136E98"/>
    <w:rsid w:val="00137545"/>
    <w:rsid w:val="001413F0"/>
    <w:rsid w:val="0014366D"/>
    <w:rsid w:val="00145299"/>
    <w:rsid w:val="0014661A"/>
    <w:rsid w:val="00147CE8"/>
    <w:rsid w:val="00150BD5"/>
    <w:rsid w:val="00150D08"/>
    <w:rsid w:val="00150F69"/>
    <w:rsid w:val="00153801"/>
    <w:rsid w:val="0016057F"/>
    <w:rsid w:val="00160A72"/>
    <w:rsid w:val="00160C59"/>
    <w:rsid w:val="00161556"/>
    <w:rsid w:val="001622FE"/>
    <w:rsid w:val="00163520"/>
    <w:rsid w:val="00165329"/>
    <w:rsid w:val="0016665E"/>
    <w:rsid w:val="00167471"/>
    <w:rsid w:val="00171717"/>
    <w:rsid w:val="0017180B"/>
    <w:rsid w:val="001730D9"/>
    <w:rsid w:val="00173D4A"/>
    <w:rsid w:val="00175437"/>
    <w:rsid w:val="001758CA"/>
    <w:rsid w:val="00175A84"/>
    <w:rsid w:val="00175C01"/>
    <w:rsid w:val="00175FA2"/>
    <w:rsid w:val="0017779A"/>
    <w:rsid w:val="001820B4"/>
    <w:rsid w:val="0018375A"/>
    <w:rsid w:val="00191089"/>
    <w:rsid w:val="001918BF"/>
    <w:rsid w:val="001950B5"/>
    <w:rsid w:val="00196CD9"/>
    <w:rsid w:val="001979B4"/>
    <w:rsid w:val="001A2C0D"/>
    <w:rsid w:val="001A79C5"/>
    <w:rsid w:val="001B3C8C"/>
    <w:rsid w:val="001B48B0"/>
    <w:rsid w:val="001B50F7"/>
    <w:rsid w:val="001B6A26"/>
    <w:rsid w:val="001B720F"/>
    <w:rsid w:val="001B7D4F"/>
    <w:rsid w:val="001C0323"/>
    <w:rsid w:val="001C0667"/>
    <w:rsid w:val="001C2478"/>
    <w:rsid w:val="001C38DA"/>
    <w:rsid w:val="001C670B"/>
    <w:rsid w:val="001D1793"/>
    <w:rsid w:val="001D27BF"/>
    <w:rsid w:val="001D3121"/>
    <w:rsid w:val="001D7AFB"/>
    <w:rsid w:val="001E06DF"/>
    <w:rsid w:val="001E2543"/>
    <w:rsid w:val="001E340E"/>
    <w:rsid w:val="001E37F9"/>
    <w:rsid w:val="001E3AEE"/>
    <w:rsid w:val="001E4C66"/>
    <w:rsid w:val="001E4EF3"/>
    <w:rsid w:val="001E574A"/>
    <w:rsid w:val="001E693C"/>
    <w:rsid w:val="001E77BD"/>
    <w:rsid w:val="001E794C"/>
    <w:rsid w:val="001E7FD3"/>
    <w:rsid w:val="001F0E67"/>
    <w:rsid w:val="001F1800"/>
    <w:rsid w:val="001F1BA4"/>
    <w:rsid w:val="001F1C05"/>
    <w:rsid w:val="001F2E1E"/>
    <w:rsid w:val="001F3139"/>
    <w:rsid w:val="001F5662"/>
    <w:rsid w:val="001F67E8"/>
    <w:rsid w:val="001F7B41"/>
    <w:rsid w:val="001F7D11"/>
    <w:rsid w:val="00200E20"/>
    <w:rsid w:val="0020119E"/>
    <w:rsid w:val="002014FF"/>
    <w:rsid w:val="00204CC8"/>
    <w:rsid w:val="002052D9"/>
    <w:rsid w:val="00206C7A"/>
    <w:rsid w:val="00207D26"/>
    <w:rsid w:val="002106C5"/>
    <w:rsid w:val="002106FD"/>
    <w:rsid w:val="00213434"/>
    <w:rsid w:val="00214E9E"/>
    <w:rsid w:val="00215F79"/>
    <w:rsid w:val="0021644D"/>
    <w:rsid w:val="00217954"/>
    <w:rsid w:val="00217974"/>
    <w:rsid w:val="00220349"/>
    <w:rsid w:val="002203B3"/>
    <w:rsid w:val="002218F9"/>
    <w:rsid w:val="00222F6D"/>
    <w:rsid w:val="002247A7"/>
    <w:rsid w:val="00224A22"/>
    <w:rsid w:val="002260BA"/>
    <w:rsid w:val="00226139"/>
    <w:rsid w:val="00230185"/>
    <w:rsid w:val="002304F4"/>
    <w:rsid w:val="00233BAB"/>
    <w:rsid w:val="00234688"/>
    <w:rsid w:val="0023623E"/>
    <w:rsid w:val="0023638C"/>
    <w:rsid w:val="0023721A"/>
    <w:rsid w:val="002375BD"/>
    <w:rsid w:val="0024283B"/>
    <w:rsid w:val="00242E73"/>
    <w:rsid w:val="00243D55"/>
    <w:rsid w:val="0024599F"/>
    <w:rsid w:val="00246416"/>
    <w:rsid w:val="002464B4"/>
    <w:rsid w:val="002464D5"/>
    <w:rsid w:val="00247F07"/>
    <w:rsid w:val="00250362"/>
    <w:rsid w:val="00250B88"/>
    <w:rsid w:val="00251634"/>
    <w:rsid w:val="002528C2"/>
    <w:rsid w:val="002545A9"/>
    <w:rsid w:val="00255DD9"/>
    <w:rsid w:val="002572A3"/>
    <w:rsid w:val="002579D6"/>
    <w:rsid w:val="00265ED8"/>
    <w:rsid w:val="00266F5E"/>
    <w:rsid w:val="00270300"/>
    <w:rsid w:val="00270A2D"/>
    <w:rsid w:val="00271C21"/>
    <w:rsid w:val="0027347C"/>
    <w:rsid w:val="00274288"/>
    <w:rsid w:val="00274806"/>
    <w:rsid w:val="002754C5"/>
    <w:rsid w:val="00276DAE"/>
    <w:rsid w:val="00277897"/>
    <w:rsid w:val="00277F97"/>
    <w:rsid w:val="002805E4"/>
    <w:rsid w:val="002820F7"/>
    <w:rsid w:val="00282DEC"/>
    <w:rsid w:val="00284E0D"/>
    <w:rsid w:val="002874E0"/>
    <w:rsid w:val="00290BA6"/>
    <w:rsid w:val="00294808"/>
    <w:rsid w:val="00294A40"/>
    <w:rsid w:val="00294B42"/>
    <w:rsid w:val="00296FC3"/>
    <w:rsid w:val="00297AA4"/>
    <w:rsid w:val="002A07E7"/>
    <w:rsid w:val="002A3266"/>
    <w:rsid w:val="002A35AD"/>
    <w:rsid w:val="002A6361"/>
    <w:rsid w:val="002A6BFC"/>
    <w:rsid w:val="002A7508"/>
    <w:rsid w:val="002A79F5"/>
    <w:rsid w:val="002B0834"/>
    <w:rsid w:val="002B33F3"/>
    <w:rsid w:val="002B450D"/>
    <w:rsid w:val="002B5495"/>
    <w:rsid w:val="002B5D98"/>
    <w:rsid w:val="002B6544"/>
    <w:rsid w:val="002B7B69"/>
    <w:rsid w:val="002C02D5"/>
    <w:rsid w:val="002C03A0"/>
    <w:rsid w:val="002C0D11"/>
    <w:rsid w:val="002C0F82"/>
    <w:rsid w:val="002C1D1A"/>
    <w:rsid w:val="002C20BD"/>
    <w:rsid w:val="002C2C02"/>
    <w:rsid w:val="002C3914"/>
    <w:rsid w:val="002C3CFA"/>
    <w:rsid w:val="002C48B1"/>
    <w:rsid w:val="002C73A4"/>
    <w:rsid w:val="002D2650"/>
    <w:rsid w:val="002D4052"/>
    <w:rsid w:val="002D5B3C"/>
    <w:rsid w:val="002D68BA"/>
    <w:rsid w:val="002E0A03"/>
    <w:rsid w:val="002E189E"/>
    <w:rsid w:val="002E210A"/>
    <w:rsid w:val="002E23F3"/>
    <w:rsid w:val="002E7047"/>
    <w:rsid w:val="002E76EA"/>
    <w:rsid w:val="002E79D4"/>
    <w:rsid w:val="002F073B"/>
    <w:rsid w:val="002F0A3E"/>
    <w:rsid w:val="002F0C3E"/>
    <w:rsid w:val="002F0E0D"/>
    <w:rsid w:val="002F1EAC"/>
    <w:rsid w:val="002F245A"/>
    <w:rsid w:val="002F2F78"/>
    <w:rsid w:val="002F44ED"/>
    <w:rsid w:val="00301030"/>
    <w:rsid w:val="003010E9"/>
    <w:rsid w:val="00304C19"/>
    <w:rsid w:val="00304CE7"/>
    <w:rsid w:val="00306285"/>
    <w:rsid w:val="00306C42"/>
    <w:rsid w:val="003150CA"/>
    <w:rsid w:val="0031619A"/>
    <w:rsid w:val="00316672"/>
    <w:rsid w:val="00317595"/>
    <w:rsid w:val="00320458"/>
    <w:rsid w:val="003215B8"/>
    <w:rsid w:val="00322371"/>
    <w:rsid w:val="00322AAA"/>
    <w:rsid w:val="00323568"/>
    <w:rsid w:val="003242B7"/>
    <w:rsid w:val="003260CA"/>
    <w:rsid w:val="003264F4"/>
    <w:rsid w:val="003266C7"/>
    <w:rsid w:val="00326ECD"/>
    <w:rsid w:val="003338D1"/>
    <w:rsid w:val="00333D61"/>
    <w:rsid w:val="003341DD"/>
    <w:rsid w:val="00334348"/>
    <w:rsid w:val="00335769"/>
    <w:rsid w:val="00335976"/>
    <w:rsid w:val="003363E3"/>
    <w:rsid w:val="00337960"/>
    <w:rsid w:val="003407C5"/>
    <w:rsid w:val="00341020"/>
    <w:rsid w:val="003420C7"/>
    <w:rsid w:val="00344C21"/>
    <w:rsid w:val="00345912"/>
    <w:rsid w:val="00345D01"/>
    <w:rsid w:val="00354346"/>
    <w:rsid w:val="00354A91"/>
    <w:rsid w:val="00354C8A"/>
    <w:rsid w:val="00355BC9"/>
    <w:rsid w:val="00356892"/>
    <w:rsid w:val="00356B55"/>
    <w:rsid w:val="00356DC2"/>
    <w:rsid w:val="00357176"/>
    <w:rsid w:val="00361033"/>
    <w:rsid w:val="00362F6B"/>
    <w:rsid w:val="00363F61"/>
    <w:rsid w:val="00367407"/>
    <w:rsid w:val="00367D7B"/>
    <w:rsid w:val="003703EB"/>
    <w:rsid w:val="00371DBB"/>
    <w:rsid w:val="00371F71"/>
    <w:rsid w:val="00372FBF"/>
    <w:rsid w:val="00373291"/>
    <w:rsid w:val="00375020"/>
    <w:rsid w:val="00377BA6"/>
    <w:rsid w:val="0038122F"/>
    <w:rsid w:val="003825E4"/>
    <w:rsid w:val="00382A15"/>
    <w:rsid w:val="003831E7"/>
    <w:rsid w:val="003833CA"/>
    <w:rsid w:val="003874A6"/>
    <w:rsid w:val="003934F4"/>
    <w:rsid w:val="00393578"/>
    <w:rsid w:val="0039387B"/>
    <w:rsid w:val="003943FE"/>
    <w:rsid w:val="00397655"/>
    <w:rsid w:val="0039769A"/>
    <w:rsid w:val="003A054A"/>
    <w:rsid w:val="003A0874"/>
    <w:rsid w:val="003A188F"/>
    <w:rsid w:val="003A349C"/>
    <w:rsid w:val="003A3D96"/>
    <w:rsid w:val="003A59E8"/>
    <w:rsid w:val="003A6633"/>
    <w:rsid w:val="003A6E9F"/>
    <w:rsid w:val="003B00FD"/>
    <w:rsid w:val="003B0D48"/>
    <w:rsid w:val="003B0E6B"/>
    <w:rsid w:val="003B1A28"/>
    <w:rsid w:val="003B20F8"/>
    <w:rsid w:val="003B27CD"/>
    <w:rsid w:val="003B3A92"/>
    <w:rsid w:val="003B3BAA"/>
    <w:rsid w:val="003B3E2B"/>
    <w:rsid w:val="003B424F"/>
    <w:rsid w:val="003B4821"/>
    <w:rsid w:val="003B58BA"/>
    <w:rsid w:val="003B6A13"/>
    <w:rsid w:val="003B6DFF"/>
    <w:rsid w:val="003B7094"/>
    <w:rsid w:val="003C0916"/>
    <w:rsid w:val="003C1DE4"/>
    <w:rsid w:val="003C2CF4"/>
    <w:rsid w:val="003C5E84"/>
    <w:rsid w:val="003D0462"/>
    <w:rsid w:val="003D4BD0"/>
    <w:rsid w:val="003D54FF"/>
    <w:rsid w:val="003E1E38"/>
    <w:rsid w:val="003E1F3A"/>
    <w:rsid w:val="003E20C0"/>
    <w:rsid w:val="003E242F"/>
    <w:rsid w:val="003E2E9B"/>
    <w:rsid w:val="003E2F15"/>
    <w:rsid w:val="003E32C8"/>
    <w:rsid w:val="003E3E07"/>
    <w:rsid w:val="003E40B2"/>
    <w:rsid w:val="003E468B"/>
    <w:rsid w:val="003E4B88"/>
    <w:rsid w:val="003E573E"/>
    <w:rsid w:val="003E6517"/>
    <w:rsid w:val="003E6C10"/>
    <w:rsid w:val="003E75DB"/>
    <w:rsid w:val="003F06E4"/>
    <w:rsid w:val="003F135A"/>
    <w:rsid w:val="003F39B3"/>
    <w:rsid w:val="003F3E9E"/>
    <w:rsid w:val="003F5022"/>
    <w:rsid w:val="003F54F7"/>
    <w:rsid w:val="003F58E4"/>
    <w:rsid w:val="003F5996"/>
    <w:rsid w:val="003F61C1"/>
    <w:rsid w:val="003F6506"/>
    <w:rsid w:val="003F7E51"/>
    <w:rsid w:val="00400D4E"/>
    <w:rsid w:val="00403936"/>
    <w:rsid w:val="00407369"/>
    <w:rsid w:val="004104AD"/>
    <w:rsid w:val="0041466F"/>
    <w:rsid w:val="00414D75"/>
    <w:rsid w:val="004150DF"/>
    <w:rsid w:val="00415376"/>
    <w:rsid w:val="0041664F"/>
    <w:rsid w:val="004204C6"/>
    <w:rsid w:val="00420AAC"/>
    <w:rsid w:val="00421E6B"/>
    <w:rsid w:val="004232AD"/>
    <w:rsid w:val="00424DC2"/>
    <w:rsid w:val="00427F5E"/>
    <w:rsid w:val="0043023B"/>
    <w:rsid w:val="00430479"/>
    <w:rsid w:val="004305CE"/>
    <w:rsid w:val="00430FBF"/>
    <w:rsid w:val="004322F7"/>
    <w:rsid w:val="00434B2C"/>
    <w:rsid w:val="0043666D"/>
    <w:rsid w:val="004372AE"/>
    <w:rsid w:val="004372CC"/>
    <w:rsid w:val="00442513"/>
    <w:rsid w:val="00443147"/>
    <w:rsid w:val="0044573C"/>
    <w:rsid w:val="004461A7"/>
    <w:rsid w:val="0044632B"/>
    <w:rsid w:val="0045118F"/>
    <w:rsid w:val="00452AD9"/>
    <w:rsid w:val="00454C64"/>
    <w:rsid w:val="004573D3"/>
    <w:rsid w:val="00457F3E"/>
    <w:rsid w:val="00460986"/>
    <w:rsid w:val="00461063"/>
    <w:rsid w:val="004626C8"/>
    <w:rsid w:val="0046561D"/>
    <w:rsid w:val="004729F3"/>
    <w:rsid w:val="00473356"/>
    <w:rsid w:val="00475DA6"/>
    <w:rsid w:val="0047683F"/>
    <w:rsid w:val="00477C02"/>
    <w:rsid w:val="00480E80"/>
    <w:rsid w:val="00481276"/>
    <w:rsid w:val="0048178F"/>
    <w:rsid w:val="00483761"/>
    <w:rsid w:val="004839C1"/>
    <w:rsid w:val="00483E12"/>
    <w:rsid w:val="004848D9"/>
    <w:rsid w:val="0048565A"/>
    <w:rsid w:val="00485776"/>
    <w:rsid w:val="0048699E"/>
    <w:rsid w:val="004869C3"/>
    <w:rsid w:val="0049283B"/>
    <w:rsid w:val="004957C7"/>
    <w:rsid w:val="00495E04"/>
    <w:rsid w:val="00495F3F"/>
    <w:rsid w:val="004A082B"/>
    <w:rsid w:val="004A5527"/>
    <w:rsid w:val="004A5B6E"/>
    <w:rsid w:val="004B24E0"/>
    <w:rsid w:val="004B4835"/>
    <w:rsid w:val="004B4B29"/>
    <w:rsid w:val="004B53E6"/>
    <w:rsid w:val="004B60EA"/>
    <w:rsid w:val="004B6E07"/>
    <w:rsid w:val="004C0940"/>
    <w:rsid w:val="004C12F5"/>
    <w:rsid w:val="004C13C5"/>
    <w:rsid w:val="004C15E8"/>
    <w:rsid w:val="004C17FC"/>
    <w:rsid w:val="004C3E62"/>
    <w:rsid w:val="004C5952"/>
    <w:rsid w:val="004C5F1A"/>
    <w:rsid w:val="004C70CF"/>
    <w:rsid w:val="004C7933"/>
    <w:rsid w:val="004D0FD8"/>
    <w:rsid w:val="004D1D73"/>
    <w:rsid w:val="004D2CEF"/>
    <w:rsid w:val="004D4CDB"/>
    <w:rsid w:val="004D55FB"/>
    <w:rsid w:val="004D62FA"/>
    <w:rsid w:val="004D7739"/>
    <w:rsid w:val="004E02E7"/>
    <w:rsid w:val="004E08B9"/>
    <w:rsid w:val="004E1DEE"/>
    <w:rsid w:val="004E1F30"/>
    <w:rsid w:val="004E22D2"/>
    <w:rsid w:val="004E2953"/>
    <w:rsid w:val="004E4B8E"/>
    <w:rsid w:val="004E4BCF"/>
    <w:rsid w:val="004E7A36"/>
    <w:rsid w:val="004F16B1"/>
    <w:rsid w:val="004F1F35"/>
    <w:rsid w:val="004F610C"/>
    <w:rsid w:val="005024FE"/>
    <w:rsid w:val="00502AFC"/>
    <w:rsid w:val="00504B36"/>
    <w:rsid w:val="00505FBB"/>
    <w:rsid w:val="005064C0"/>
    <w:rsid w:val="00506C1E"/>
    <w:rsid w:val="005074CB"/>
    <w:rsid w:val="00507DAF"/>
    <w:rsid w:val="00510347"/>
    <w:rsid w:val="00513C48"/>
    <w:rsid w:val="00514593"/>
    <w:rsid w:val="00520D13"/>
    <w:rsid w:val="005236D6"/>
    <w:rsid w:val="0052434D"/>
    <w:rsid w:val="00524A27"/>
    <w:rsid w:val="00524DF2"/>
    <w:rsid w:val="00524FAC"/>
    <w:rsid w:val="0052664F"/>
    <w:rsid w:val="00527BC5"/>
    <w:rsid w:val="00530072"/>
    <w:rsid w:val="0053175F"/>
    <w:rsid w:val="00532237"/>
    <w:rsid w:val="00532AEC"/>
    <w:rsid w:val="00533157"/>
    <w:rsid w:val="00533AB1"/>
    <w:rsid w:val="00533CA4"/>
    <w:rsid w:val="00535869"/>
    <w:rsid w:val="00535BC3"/>
    <w:rsid w:val="005370C9"/>
    <w:rsid w:val="00542FAA"/>
    <w:rsid w:val="00543128"/>
    <w:rsid w:val="00543BAE"/>
    <w:rsid w:val="00545B18"/>
    <w:rsid w:val="00545DA1"/>
    <w:rsid w:val="0054714B"/>
    <w:rsid w:val="00547E61"/>
    <w:rsid w:val="00547FC5"/>
    <w:rsid w:val="00551192"/>
    <w:rsid w:val="00552A6F"/>
    <w:rsid w:val="00556B5D"/>
    <w:rsid w:val="005628EE"/>
    <w:rsid w:val="005648F6"/>
    <w:rsid w:val="00564EE2"/>
    <w:rsid w:val="00566169"/>
    <w:rsid w:val="00570CA2"/>
    <w:rsid w:val="00571CD4"/>
    <w:rsid w:val="00572174"/>
    <w:rsid w:val="00574BA2"/>
    <w:rsid w:val="00577D63"/>
    <w:rsid w:val="0058220F"/>
    <w:rsid w:val="00582EBF"/>
    <w:rsid w:val="00584312"/>
    <w:rsid w:val="00584E9C"/>
    <w:rsid w:val="0058511B"/>
    <w:rsid w:val="005858B9"/>
    <w:rsid w:val="00590024"/>
    <w:rsid w:val="005909EB"/>
    <w:rsid w:val="005910EB"/>
    <w:rsid w:val="005912F3"/>
    <w:rsid w:val="00592144"/>
    <w:rsid w:val="00593487"/>
    <w:rsid w:val="005936AF"/>
    <w:rsid w:val="005953CF"/>
    <w:rsid w:val="0059599E"/>
    <w:rsid w:val="00595A59"/>
    <w:rsid w:val="00595AB7"/>
    <w:rsid w:val="005964A0"/>
    <w:rsid w:val="00596602"/>
    <w:rsid w:val="00597B92"/>
    <w:rsid w:val="005A2054"/>
    <w:rsid w:val="005A4788"/>
    <w:rsid w:val="005A614B"/>
    <w:rsid w:val="005B10C3"/>
    <w:rsid w:val="005B1309"/>
    <w:rsid w:val="005B1817"/>
    <w:rsid w:val="005B48EB"/>
    <w:rsid w:val="005B6C7D"/>
    <w:rsid w:val="005C0FF3"/>
    <w:rsid w:val="005C322C"/>
    <w:rsid w:val="005C3458"/>
    <w:rsid w:val="005C48BD"/>
    <w:rsid w:val="005C584D"/>
    <w:rsid w:val="005C59DF"/>
    <w:rsid w:val="005C6220"/>
    <w:rsid w:val="005C7321"/>
    <w:rsid w:val="005C753C"/>
    <w:rsid w:val="005C7544"/>
    <w:rsid w:val="005C7FCA"/>
    <w:rsid w:val="005D05C9"/>
    <w:rsid w:val="005D0D07"/>
    <w:rsid w:val="005D3043"/>
    <w:rsid w:val="005D3707"/>
    <w:rsid w:val="005D47E1"/>
    <w:rsid w:val="005D5E08"/>
    <w:rsid w:val="005D5FB2"/>
    <w:rsid w:val="005D74FA"/>
    <w:rsid w:val="005D796A"/>
    <w:rsid w:val="005E04FD"/>
    <w:rsid w:val="005E1745"/>
    <w:rsid w:val="005E5E8F"/>
    <w:rsid w:val="005E786A"/>
    <w:rsid w:val="005F0702"/>
    <w:rsid w:val="005F0738"/>
    <w:rsid w:val="005F248C"/>
    <w:rsid w:val="005F2C3F"/>
    <w:rsid w:val="005F3426"/>
    <w:rsid w:val="005F3687"/>
    <w:rsid w:val="005F49AC"/>
    <w:rsid w:val="005F4F21"/>
    <w:rsid w:val="005F5B0F"/>
    <w:rsid w:val="005F657F"/>
    <w:rsid w:val="005F6FC9"/>
    <w:rsid w:val="005F78BE"/>
    <w:rsid w:val="00600357"/>
    <w:rsid w:val="00604110"/>
    <w:rsid w:val="0061004C"/>
    <w:rsid w:val="00610611"/>
    <w:rsid w:val="006128DC"/>
    <w:rsid w:val="00613CA9"/>
    <w:rsid w:val="00613EC9"/>
    <w:rsid w:val="00620450"/>
    <w:rsid w:val="00620C59"/>
    <w:rsid w:val="00621D61"/>
    <w:rsid w:val="00624BA3"/>
    <w:rsid w:val="006255F7"/>
    <w:rsid w:val="0062616F"/>
    <w:rsid w:val="0063002F"/>
    <w:rsid w:val="006314DB"/>
    <w:rsid w:val="00632300"/>
    <w:rsid w:val="0063241A"/>
    <w:rsid w:val="00632600"/>
    <w:rsid w:val="00634D36"/>
    <w:rsid w:val="00642865"/>
    <w:rsid w:val="00642B5F"/>
    <w:rsid w:val="006468E0"/>
    <w:rsid w:val="00646BDE"/>
    <w:rsid w:val="0065016D"/>
    <w:rsid w:val="00650418"/>
    <w:rsid w:val="00651477"/>
    <w:rsid w:val="00651AE9"/>
    <w:rsid w:val="00651C56"/>
    <w:rsid w:val="006539D2"/>
    <w:rsid w:val="00655045"/>
    <w:rsid w:val="0065517B"/>
    <w:rsid w:val="00655BA1"/>
    <w:rsid w:val="00657096"/>
    <w:rsid w:val="00657A23"/>
    <w:rsid w:val="006610A7"/>
    <w:rsid w:val="00662C42"/>
    <w:rsid w:val="006725A8"/>
    <w:rsid w:val="00675FE3"/>
    <w:rsid w:val="006800FF"/>
    <w:rsid w:val="00680AB4"/>
    <w:rsid w:val="00680CA3"/>
    <w:rsid w:val="00680CE3"/>
    <w:rsid w:val="00681464"/>
    <w:rsid w:val="00681B31"/>
    <w:rsid w:val="00683E01"/>
    <w:rsid w:val="0068410C"/>
    <w:rsid w:val="00684A50"/>
    <w:rsid w:val="00684C46"/>
    <w:rsid w:val="00684FC5"/>
    <w:rsid w:val="00685527"/>
    <w:rsid w:val="00686F39"/>
    <w:rsid w:val="006873B3"/>
    <w:rsid w:val="00690ED9"/>
    <w:rsid w:val="00692BB9"/>
    <w:rsid w:val="00693A48"/>
    <w:rsid w:val="00696925"/>
    <w:rsid w:val="00697128"/>
    <w:rsid w:val="006A13C2"/>
    <w:rsid w:val="006A5E79"/>
    <w:rsid w:val="006B1014"/>
    <w:rsid w:val="006B24C2"/>
    <w:rsid w:val="006B37A9"/>
    <w:rsid w:val="006B38E0"/>
    <w:rsid w:val="006B67B0"/>
    <w:rsid w:val="006B79E4"/>
    <w:rsid w:val="006C129E"/>
    <w:rsid w:val="006C37C5"/>
    <w:rsid w:val="006C6F34"/>
    <w:rsid w:val="006D2288"/>
    <w:rsid w:val="006D2CA8"/>
    <w:rsid w:val="006D3212"/>
    <w:rsid w:val="006D4262"/>
    <w:rsid w:val="006E0DA4"/>
    <w:rsid w:val="006E1476"/>
    <w:rsid w:val="006E1ACD"/>
    <w:rsid w:val="006E1ED4"/>
    <w:rsid w:val="006E1EF1"/>
    <w:rsid w:val="006E2676"/>
    <w:rsid w:val="006E3371"/>
    <w:rsid w:val="006E400B"/>
    <w:rsid w:val="006E5977"/>
    <w:rsid w:val="006E76BB"/>
    <w:rsid w:val="006F07B8"/>
    <w:rsid w:val="006F2256"/>
    <w:rsid w:val="006F3A53"/>
    <w:rsid w:val="006F4022"/>
    <w:rsid w:val="006F4B5D"/>
    <w:rsid w:val="006F7FD4"/>
    <w:rsid w:val="00702B2C"/>
    <w:rsid w:val="00705AB8"/>
    <w:rsid w:val="00705E41"/>
    <w:rsid w:val="0070664F"/>
    <w:rsid w:val="00706843"/>
    <w:rsid w:val="00707EDB"/>
    <w:rsid w:val="00710373"/>
    <w:rsid w:val="007106AF"/>
    <w:rsid w:val="007113D9"/>
    <w:rsid w:val="0071162E"/>
    <w:rsid w:val="00713733"/>
    <w:rsid w:val="00713BA3"/>
    <w:rsid w:val="00713ED7"/>
    <w:rsid w:val="0071433D"/>
    <w:rsid w:val="00715B04"/>
    <w:rsid w:val="00715F3A"/>
    <w:rsid w:val="00715FE6"/>
    <w:rsid w:val="00722167"/>
    <w:rsid w:val="007227D0"/>
    <w:rsid w:val="00723E8B"/>
    <w:rsid w:val="007264F7"/>
    <w:rsid w:val="0072660A"/>
    <w:rsid w:val="0072791F"/>
    <w:rsid w:val="00730456"/>
    <w:rsid w:val="0073095B"/>
    <w:rsid w:val="007332D9"/>
    <w:rsid w:val="00735C72"/>
    <w:rsid w:val="007405C6"/>
    <w:rsid w:val="00740C27"/>
    <w:rsid w:val="007413A4"/>
    <w:rsid w:val="00741E14"/>
    <w:rsid w:val="007432C5"/>
    <w:rsid w:val="0074505C"/>
    <w:rsid w:val="007468CC"/>
    <w:rsid w:val="0075157B"/>
    <w:rsid w:val="00751AD9"/>
    <w:rsid w:val="007523ED"/>
    <w:rsid w:val="007536EA"/>
    <w:rsid w:val="007539D7"/>
    <w:rsid w:val="00753CFC"/>
    <w:rsid w:val="00756877"/>
    <w:rsid w:val="00760A83"/>
    <w:rsid w:val="007614CA"/>
    <w:rsid w:val="00761EC7"/>
    <w:rsid w:val="00762495"/>
    <w:rsid w:val="0076490B"/>
    <w:rsid w:val="007666AC"/>
    <w:rsid w:val="0077555D"/>
    <w:rsid w:val="007755C7"/>
    <w:rsid w:val="0077722F"/>
    <w:rsid w:val="007800C1"/>
    <w:rsid w:val="007813F8"/>
    <w:rsid w:val="00782AE9"/>
    <w:rsid w:val="00783E59"/>
    <w:rsid w:val="007851FF"/>
    <w:rsid w:val="0078564C"/>
    <w:rsid w:val="00787521"/>
    <w:rsid w:val="00791A3B"/>
    <w:rsid w:val="00792274"/>
    <w:rsid w:val="00792AE8"/>
    <w:rsid w:val="0079398C"/>
    <w:rsid w:val="00794B6D"/>
    <w:rsid w:val="00796C2D"/>
    <w:rsid w:val="00797449"/>
    <w:rsid w:val="007A14EE"/>
    <w:rsid w:val="007A3BE1"/>
    <w:rsid w:val="007A4464"/>
    <w:rsid w:val="007A7D91"/>
    <w:rsid w:val="007B0675"/>
    <w:rsid w:val="007B079A"/>
    <w:rsid w:val="007B0DE0"/>
    <w:rsid w:val="007B0EE9"/>
    <w:rsid w:val="007B1AEA"/>
    <w:rsid w:val="007B2052"/>
    <w:rsid w:val="007B4374"/>
    <w:rsid w:val="007B4833"/>
    <w:rsid w:val="007C2D63"/>
    <w:rsid w:val="007C2E2B"/>
    <w:rsid w:val="007C348A"/>
    <w:rsid w:val="007C4537"/>
    <w:rsid w:val="007C5D07"/>
    <w:rsid w:val="007C7566"/>
    <w:rsid w:val="007C79AA"/>
    <w:rsid w:val="007D237C"/>
    <w:rsid w:val="007D4E1B"/>
    <w:rsid w:val="007D5E5B"/>
    <w:rsid w:val="007E07BF"/>
    <w:rsid w:val="007E11B8"/>
    <w:rsid w:val="007E2129"/>
    <w:rsid w:val="007E2373"/>
    <w:rsid w:val="007E2BCA"/>
    <w:rsid w:val="007E35D1"/>
    <w:rsid w:val="007E36F5"/>
    <w:rsid w:val="007E3F04"/>
    <w:rsid w:val="007E4410"/>
    <w:rsid w:val="007F040F"/>
    <w:rsid w:val="007F18F7"/>
    <w:rsid w:val="007F198A"/>
    <w:rsid w:val="007F1ADF"/>
    <w:rsid w:val="007F297D"/>
    <w:rsid w:val="007F3541"/>
    <w:rsid w:val="007F3710"/>
    <w:rsid w:val="007F3A2F"/>
    <w:rsid w:val="007F3B21"/>
    <w:rsid w:val="007F3EC8"/>
    <w:rsid w:val="007F5D9A"/>
    <w:rsid w:val="007F7580"/>
    <w:rsid w:val="007F7C7F"/>
    <w:rsid w:val="0080130D"/>
    <w:rsid w:val="00801942"/>
    <w:rsid w:val="00801F7C"/>
    <w:rsid w:val="00804144"/>
    <w:rsid w:val="00806959"/>
    <w:rsid w:val="00806DAE"/>
    <w:rsid w:val="008075E6"/>
    <w:rsid w:val="00812043"/>
    <w:rsid w:val="00813BA2"/>
    <w:rsid w:val="00815017"/>
    <w:rsid w:val="00815D88"/>
    <w:rsid w:val="00820849"/>
    <w:rsid w:val="00820C37"/>
    <w:rsid w:val="00821BC9"/>
    <w:rsid w:val="00823EFC"/>
    <w:rsid w:val="00823FEA"/>
    <w:rsid w:val="00824B6F"/>
    <w:rsid w:val="00824B95"/>
    <w:rsid w:val="008256D6"/>
    <w:rsid w:val="00826CBB"/>
    <w:rsid w:val="008275F4"/>
    <w:rsid w:val="008309D0"/>
    <w:rsid w:val="00830EB8"/>
    <w:rsid w:val="0083429F"/>
    <w:rsid w:val="00835641"/>
    <w:rsid w:val="00835C45"/>
    <w:rsid w:val="00836ECE"/>
    <w:rsid w:val="00837F3F"/>
    <w:rsid w:val="0084005A"/>
    <w:rsid w:val="0084230C"/>
    <w:rsid w:val="008463B4"/>
    <w:rsid w:val="00850464"/>
    <w:rsid w:val="00851985"/>
    <w:rsid w:val="00851C28"/>
    <w:rsid w:val="00851E79"/>
    <w:rsid w:val="00855429"/>
    <w:rsid w:val="00856AE0"/>
    <w:rsid w:val="00856DA0"/>
    <w:rsid w:val="00856EFD"/>
    <w:rsid w:val="008579F7"/>
    <w:rsid w:val="0086172A"/>
    <w:rsid w:val="0086180D"/>
    <w:rsid w:val="00863406"/>
    <w:rsid w:val="0086420F"/>
    <w:rsid w:val="00866B4B"/>
    <w:rsid w:val="008707D2"/>
    <w:rsid w:val="00870A27"/>
    <w:rsid w:val="0087188C"/>
    <w:rsid w:val="00871B4F"/>
    <w:rsid w:val="00872E54"/>
    <w:rsid w:val="00877E19"/>
    <w:rsid w:val="00877E4F"/>
    <w:rsid w:val="00877FAB"/>
    <w:rsid w:val="00885E25"/>
    <w:rsid w:val="00885E57"/>
    <w:rsid w:val="00885E9C"/>
    <w:rsid w:val="00886CF9"/>
    <w:rsid w:val="00891891"/>
    <w:rsid w:val="0089256D"/>
    <w:rsid w:val="00894124"/>
    <w:rsid w:val="00894231"/>
    <w:rsid w:val="00894629"/>
    <w:rsid w:val="00895DC0"/>
    <w:rsid w:val="00895E4D"/>
    <w:rsid w:val="00895F82"/>
    <w:rsid w:val="00896FE3"/>
    <w:rsid w:val="008973FA"/>
    <w:rsid w:val="008A16B3"/>
    <w:rsid w:val="008A1872"/>
    <w:rsid w:val="008A1BE6"/>
    <w:rsid w:val="008A3E82"/>
    <w:rsid w:val="008A62A7"/>
    <w:rsid w:val="008A6B3B"/>
    <w:rsid w:val="008B1C5C"/>
    <w:rsid w:val="008B2AD7"/>
    <w:rsid w:val="008B46DA"/>
    <w:rsid w:val="008B4E77"/>
    <w:rsid w:val="008B5706"/>
    <w:rsid w:val="008C154C"/>
    <w:rsid w:val="008C2014"/>
    <w:rsid w:val="008C2F36"/>
    <w:rsid w:val="008C5E5E"/>
    <w:rsid w:val="008C778A"/>
    <w:rsid w:val="008C7E52"/>
    <w:rsid w:val="008C7FD7"/>
    <w:rsid w:val="008D1320"/>
    <w:rsid w:val="008D1D23"/>
    <w:rsid w:val="008D2695"/>
    <w:rsid w:val="008D31BE"/>
    <w:rsid w:val="008D4408"/>
    <w:rsid w:val="008D511D"/>
    <w:rsid w:val="008D62D1"/>
    <w:rsid w:val="008D6303"/>
    <w:rsid w:val="008E0050"/>
    <w:rsid w:val="008E35D8"/>
    <w:rsid w:val="008E39AE"/>
    <w:rsid w:val="008E3C16"/>
    <w:rsid w:val="008E4BB4"/>
    <w:rsid w:val="008E5118"/>
    <w:rsid w:val="008E6E61"/>
    <w:rsid w:val="008E7D11"/>
    <w:rsid w:val="008E7DF9"/>
    <w:rsid w:val="008F013B"/>
    <w:rsid w:val="008F1314"/>
    <w:rsid w:val="008F1AF6"/>
    <w:rsid w:val="008F24BA"/>
    <w:rsid w:val="008F291E"/>
    <w:rsid w:val="008F2AAC"/>
    <w:rsid w:val="008F451B"/>
    <w:rsid w:val="008F6229"/>
    <w:rsid w:val="008F66CB"/>
    <w:rsid w:val="008F75F2"/>
    <w:rsid w:val="009012E1"/>
    <w:rsid w:val="0090239C"/>
    <w:rsid w:val="009055FB"/>
    <w:rsid w:val="00906834"/>
    <w:rsid w:val="00907C6A"/>
    <w:rsid w:val="00912EAE"/>
    <w:rsid w:val="009133C1"/>
    <w:rsid w:val="00916D07"/>
    <w:rsid w:val="009236A6"/>
    <w:rsid w:val="00927013"/>
    <w:rsid w:val="00927F40"/>
    <w:rsid w:val="009336EA"/>
    <w:rsid w:val="00933DC4"/>
    <w:rsid w:val="00935D50"/>
    <w:rsid w:val="0093639B"/>
    <w:rsid w:val="00936D56"/>
    <w:rsid w:val="00936D59"/>
    <w:rsid w:val="00940266"/>
    <w:rsid w:val="00940CF2"/>
    <w:rsid w:val="00942CC1"/>
    <w:rsid w:val="009435C7"/>
    <w:rsid w:val="009441BE"/>
    <w:rsid w:val="00944202"/>
    <w:rsid w:val="00944969"/>
    <w:rsid w:val="009461B9"/>
    <w:rsid w:val="0094745F"/>
    <w:rsid w:val="009513E1"/>
    <w:rsid w:val="00952666"/>
    <w:rsid w:val="009565DE"/>
    <w:rsid w:val="00956EA9"/>
    <w:rsid w:val="0095711B"/>
    <w:rsid w:val="00957120"/>
    <w:rsid w:val="009573F8"/>
    <w:rsid w:val="009614DF"/>
    <w:rsid w:val="009617A9"/>
    <w:rsid w:val="00961AAA"/>
    <w:rsid w:val="00962163"/>
    <w:rsid w:val="00963A54"/>
    <w:rsid w:val="009648FF"/>
    <w:rsid w:val="00966170"/>
    <w:rsid w:val="00967932"/>
    <w:rsid w:val="0097064F"/>
    <w:rsid w:val="00972766"/>
    <w:rsid w:val="009731B3"/>
    <w:rsid w:val="00976472"/>
    <w:rsid w:val="0097758C"/>
    <w:rsid w:val="009778FF"/>
    <w:rsid w:val="00983FE0"/>
    <w:rsid w:val="00984E87"/>
    <w:rsid w:val="0098527F"/>
    <w:rsid w:val="00985F5F"/>
    <w:rsid w:val="009879BF"/>
    <w:rsid w:val="00993CF5"/>
    <w:rsid w:val="00996951"/>
    <w:rsid w:val="00996AF3"/>
    <w:rsid w:val="00997CED"/>
    <w:rsid w:val="009A0642"/>
    <w:rsid w:val="009A0668"/>
    <w:rsid w:val="009A0E6D"/>
    <w:rsid w:val="009A2192"/>
    <w:rsid w:val="009A304F"/>
    <w:rsid w:val="009A3332"/>
    <w:rsid w:val="009A3FBC"/>
    <w:rsid w:val="009A41A8"/>
    <w:rsid w:val="009A4BAD"/>
    <w:rsid w:val="009A4CE9"/>
    <w:rsid w:val="009A4DD8"/>
    <w:rsid w:val="009A4E44"/>
    <w:rsid w:val="009A5031"/>
    <w:rsid w:val="009A756C"/>
    <w:rsid w:val="009B199D"/>
    <w:rsid w:val="009B2CC5"/>
    <w:rsid w:val="009B2DDB"/>
    <w:rsid w:val="009B570D"/>
    <w:rsid w:val="009C1E23"/>
    <w:rsid w:val="009C3407"/>
    <w:rsid w:val="009C46E9"/>
    <w:rsid w:val="009C584C"/>
    <w:rsid w:val="009C6764"/>
    <w:rsid w:val="009C6BA6"/>
    <w:rsid w:val="009C7D78"/>
    <w:rsid w:val="009D05C9"/>
    <w:rsid w:val="009D19E7"/>
    <w:rsid w:val="009D201B"/>
    <w:rsid w:val="009D5C09"/>
    <w:rsid w:val="009D6DA9"/>
    <w:rsid w:val="009E0752"/>
    <w:rsid w:val="009E0985"/>
    <w:rsid w:val="009E2C91"/>
    <w:rsid w:val="009E46C6"/>
    <w:rsid w:val="009E4FDC"/>
    <w:rsid w:val="009E5B58"/>
    <w:rsid w:val="009E7F40"/>
    <w:rsid w:val="009F24A2"/>
    <w:rsid w:val="009F3A15"/>
    <w:rsid w:val="009F3A64"/>
    <w:rsid w:val="009F4337"/>
    <w:rsid w:val="00A005C9"/>
    <w:rsid w:val="00A01BCF"/>
    <w:rsid w:val="00A04003"/>
    <w:rsid w:val="00A06D7F"/>
    <w:rsid w:val="00A078BF"/>
    <w:rsid w:val="00A07B32"/>
    <w:rsid w:val="00A11B82"/>
    <w:rsid w:val="00A13BF8"/>
    <w:rsid w:val="00A14057"/>
    <w:rsid w:val="00A14862"/>
    <w:rsid w:val="00A15253"/>
    <w:rsid w:val="00A157B2"/>
    <w:rsid w:val="00A16A75"/>
    <w:rsid w:val="00A23BCC"/>
    <w:rsid w:val="00A24082"/>
    <w:rsid w:val="00A24D02"/>
    <w:rsid w:val="00A259F1"/>
    <w:rsid w:val="00A306B7"/>
    <w:rsid w:val="00A317B8"/>
    <w:rsid w:val="00A322F4"/>
    <w:rsid w:val="00A32B66"/>
    <w:rsid w:val="00A32EE3"/>
    <w:rsid w:val="00A332A1"/>
    <w:rsid w:val="00A3381A"/>
    <w:rsid w:val="00A35C13"/>
    <w:rsid w:val="00A35E6A"/>
    <w:rsid w:val="00A35FA9"/>
    <w:rsid w:val="00A370B4"/>
    <w:rsid w:val="00A37FD9"/>
    <w:rsid w:val="00A40A62"/>
    <w:rsid w:val="00A40CAD"/>
    <w:rsid w:val="00A4259A"/>
    <w:rsid w:val="00A43465"/>
    <w:rsid w:val="00A435CC"/>
    <w:rsid w:val="00A45070"/>
    <w:rsid w:val="00A46D65"/>
    <w:rsid w:val="00A47694"/>
    <w:rsid w:val="00A47A67"/>
    <w:rsid w:val="00A51744"/>
    <w:rsid w:val="00A51A4B"/>
    <w:rsid w:val="00A534E7"/>
    <w:rsid w:val="00A53A3D"/>
    <w:rsid w:val="00A5410F"/>
    <w:rsid w:val="00A54812"/>
    <w:rsid w:val="00A6247E"/>
    <w:rsid w:val="00A640CA"/>
    <w:rsid w:val="00A66014"/>
    <w:rsid w:val="00A670B5"/>
    <w:rsid w:val="00A670F5"/>
    <w:rsid w:val="00A6737E"/>
    <w:rsid w:val="00A705BA"/>
    <w:rsid w:val="00A72513"/>
    <w:rsid w:val="00A73B78"/>
    <w:rsid w:val="00A73DDD"/>
    <w:rsid w:val="00A750CB"/>
    <w:rsid w:val="00A76F19"/>
    <w:rsid w:val="00A77905"/>
    <w:rsid w:val="00A7798B"/>
    <w:rsid w:val="00A77B3A"/>
    <w:rsid w:val="00A80480"/>
    <w:rsid w:val="00A80F8E"/>
    <w:rsid w:val="00A813BB"/>
    <w:rsid w:val="00A82465"/>
    <w:rsid w:val="00A8363A"/>
    <w:rsid w:val="00A847EF"/>
    <w:rsid w:val="00A8520B"/>
    <w:rsid w:val="00A9061E"/>
    <w:rsid w:val="00A93282"/>
    <w:rsid w:val="00A95468"/>
    <w:rsid w:val="00A957C9"/>
    <w:rsid w:val="00A97687"/>
    <w:rsid w:val="00AA39B1"/>
    <w:rsid w:val="00AA3E11"/>
    <w:rsid w:val="00AA5E82"/>
    <w:rsid w:val="00AA6E0A"/>
    <w:rsid w:val="00AB4B3B"/>
    <w:rsid w:val="00AB4DD7"/>
    <w:rsid w:val="00AB6E82"/>
    <w:rsid w:val="00AB72B4"/>
    <w:rsid w:val="00AC0503"/>
    <w:rsid w:val="00AC2DD3"/>
    <w:rsid w:val="00AC304F"/>
    <w:rsid w:val="00AC34DF"/>
    <w:rsid w:val="00AC3CE3"/>
    <w:rsid w:val="00AC43FB"/>
    <w:rsid w:val="00AC4E89"/>
    <w:rsid w:val="00AC69A3"/>
    <w:rsid w:val="00AC7F02"/>
    <w:rsid w:val="00AD491E"/>
    <w:rsid w:val="00AE086C"/>
    <w:rsid w:val="00AE6116"/>
    <w:rsid w:val="00AE63D3"/>
    <w:rsid w:val="00AE7C96"/>
    <w:rsid w:val="00AF10EA"/>
    <w:rsid w:val="00AF2021"/>
    <w:rsid w:val="00AF4AE0"/>
    <w:rsid w:val="00AF5026"/>
    <w:rsid w:val="00AF5842"/>
    <w:rsid w:val="00B00685"/>
    <w:rsid w:val="00B02C16"/>
    <w:rsid w:val="00B03F35"/>
    <w:rsid w:val="00B05072"/>
    <w:rsid w:val="00B058F6"/>
    <w:rsid w:val="00B112EE"/>
    <w:rsid w:val="00B11307"/>
    <w:rsid w:val="00B14FA9"/>
    <w:rsid w:val="00B15109"/>
    <w:rsid w:val="00B16317"/>
    <w:rsid w:val="00B203B7"/>
    <w:rsid w:val="00B20C0C"/>
    <w:rsid w:val="00B217D6"/>
    <w:rsid w:val="00B21B8F"/>
    <w:rsid w:val="00B25233"/>
    <w:rsid w:val="00B27384"/>
    <w:rsid w:val="00B3070A"/>
    <w:rsid w:val="00B342F3"/>
    <w:rsid w:val="00B35336"/>
    <w:rsid w:val="00B3533A"/>
    <w:rsid w:val="00B35F02"/>
    <w:rsid w:val="00B37E19"/>
    <w:rsid w:val="00B4010A"/>
    <w:rsid w:val="00B4011D"/>
    <w:rsid w:val="00B407E4"/>
    <w:rsid w:val="00B4224F"/>
    <w:rsid w:val="00B42A3E"/>
    <w:rsid w:val="00B42F0F"/>
    <w:rsid w:val="00B449AE"/>
    <w:rsid w:val="00B45A20"/>
    <w:rsid w:val="00B4651E"/>
    <w:rsid w:val="00B476D1"/>
    <w:rsid w:val="00B53250"/>
    <w:rsid w:val="00B53DC1"/>
    <w:rsid w:val="00B53E84"/>
    <w:rsid w:val="00B53EB3"/>
    <w:rsid w:val="00B5604D"/>
    <w:rsid w:val="00B56937"/>
    <w:rsid w:val="00B57885"/>
    <w:rsid w:val="00B6148D"/>
    <w:rsid w:val="00B6241A"/>
    <w:rsid w:val="00B63053"/>
    <w:rsid w:val="00B63D60"/>
    <w:rsid w:val="00B65A11"/>
    <w:rsid w:val="00B66CFA"/>
    <w:rsid w:val="00B66D18"/>
    <w:rsid w:val="00B7097F"/>
    <w:rsid w:val="00B71337"/>
    <w:rsid w:val="00B716F1"/>
    <w:rsid w:val="00B71859"/>
    <w:rsid w:val="00B721E5"/>
    <w:rsid w:val="00B72999"/>
    <w:rsid w:val="00B73B09"/>
    <w:rsid w:val="00B749E1"/>
    <w:rsid w:val="00B75737"/>
    <w:rsid w:val="00B76769"/>
    <w:rsid w:val="00B7791A"/>
    <w:rsid w:val="00B817FD"/>
    <w:rsid w:val="00B8558B"/>
    <w:rsid w:val="00B87CEB"/>
    <w:rsid w:val="00B92CD8"/>
    <w:rsid w:val="00B93668"/>
    <w:rsid w:val="00B94324"/>
    <w:rsid w:val="00B943AB"/>
    <w:rsid w:val="00B94853"/>
    <w:rsid w:val="00B96761"/>
    <w:rsid w:val="00B968F0"/>
    <w:rsid w:val="00B97A43"/>
    <w:rsid w:val="00BA2EA4"/>
    <w:rsid w:val="00BA33C3"/>
    <w:rsid w:val="00BA72BA"/>
    <w:rsid w:val="00BB1091"/>
    <w:rsid w:val="00BB2143"/>
    <w:rsid w:val="00BB356C"/>
    <w:rsid w:val="00BB42BD"/>
    <w:rsid w:val="00BB4F59"/>
    <w:rsid w:val="00BB555A"/>
    <w:rsid w:val="00BB616A"/>
    <w:rsid w:val="00BC0851"/>
    <w:rsid w:val="00BC0E61"/>
    <w:rsid w:val="00BC3B4B"/>
    <w:rsid w:val="00BC45E2"/>
    <w:rsid w:val="00BC585A"/>
    <w:rsid w:val="00BC7CB6"/>
    <w:rsid w:val="00BC7CDA"/>
    <w:rsid w:val="00BD0246"/>
    <w:rsid w:val="00BD1A49"/>
    <w:rsid w:val="00BD2FC4"/>
    <w:rsid w:val="00BD35AC"/>
    <w:rsid w:val="00BD477D"/>
    <w:rsid w:val="00BD54E7"/>
    <w:rsid w:val="00BD55EF"/>
    <w:rsid w:val="00BD566A"/>
    <w:rsid w:val="00BD5A3D"/>
    <w:rsid w:val="00BD66F1"/>
    <w:rsid w:val="00BD73B4"/>
    <w:rsid w:val="00BE028E"/>
    <w:rsid w:val="00BE128E"/>
    <w:rsid w:val="00BE1B82"/>
    <w:rsid w:val="00BE31CE"/>
    <w:rsid w:val="00BE3831"/>
    <w:rsid w:val="00BE3953"/>
    <w:rsid w:val="00BE4B20"/>
    <w:rsid w:val="00BE6550"/>
    <w:rsid w:val="00BE6A04"/>
    <w:rsid w:val="00BE7649"/>
    <w:rsid w:val="00BF1127"/>
    <w:rsid w:val="00BF1B56"/>
    <w:rsid w:val="00BF533C"/>
    <w:rsid w:val="00BF5A4D"/>
    <w:rsid w:val="00BF71A0"/>
    <w:rsid w:val="00C00E6E"/>
    <w:rsid w:val="00C01656"/>
    <w:rsid w:val="00C02ADD"/>
    <w:rsid w:val="00C03833"/>
    <w:rsid w:val="00C04B83"/>
    <w:rsid w:val="00C06045"/>
    <w:rsid w:val="00C06493"/>
    <w:rsid w:val="00C10F21"/>
    <w:rsid w:val="00C1132C"/>
    <w:rsid w:val="00C12F4B"/>
    <w:rsid w:val="00C14615"/>
    <w:rsid w:val="00C15A8E"/>
    <w:rsid w:val="00C174DA"/>
    <w:rsid w:val="00C17992"/>
    <w:rsid w:val="00C2045E"/>
    <w:rsid w:val="00C2074A"/>
    <w:rsid w:val="00C22E25"/>
    <w:rsid w:val="00C23C21"/>
    <w:rsid w:val="00C25B96"/>
    <w:rsid w:val="00C276B2"/>
    <w:rsid w:val="00C27B1D"/>
    <w:rsid w:val="00C27CE4"/>
    <w:rsid w:val="00C303AD"/>
    <w:rsid w:val="00C305A2"/>
    <w:rsid w:val="00C31BBF"/>
    <w:rsid w:val="00C31C5F"/>
    <w:rsid w:val="00C328B8"/>
    <w:rsid w:val="00C32DB2"/>
    <w:rsid w:val="00C33890"/>
    <w:rsid w:val="00C33BDC"/>
    <w:rsid w:val="00C3508B"/>
    <w:rsid w:val="00C35381"/>
    <w:rsid w:val="00C353CD"/>
    <w:rsid w:val="00C35437"/>
    <w:rsid w:val="00C40BAA"/>
    <w:rsid w:val="00C4223E"/>
    <w:rsid w:val="00C452DD"/>
    <w:rsid w:val="00C45651"/>
    <w:rsid w:val="00C458E8"/>
    <w:rsid w:val="00C461DF"/>
    <w:rsid w:val="00C466A7"/>
    <w:rsid w:val="00C47687"/>
    <w:rsid w:val="00C47F88"/>
    <w:rsid w:val="00C50366"/>
    <w:rsid w:val="00C51450"/>
    <w:rsid w:val="00C51A4C"/>
    <w:rsid w:val="00C532EA"/>
    <w:rsid w:val="00C53391"/>
    <w:rsid w:val="00C53E49"/>
    <w:rsid w:val="00C54015"/>
    <w:rsid w:val="00C55705"/>
    <w:rsid w:val="00C55A27"/>
    <w:rsid w:val="00C56655"/>
    <w:rsid w:val="00C57D38"/>
    <w:rsid w:val="00C600E4"/>
    <w:rsid w:val="00C638AC"/>
    <w:rsid w:val="00C63B74"/>
    <w:rsid w:val="00C667E8"/>
    <w:rsid w:val="00C66D84"/>
    <w:rsid w:val="00C6738A"/>
    <w:rsid w:val="00C67B6D"/>
    <w:rsid w:val="00C71970"/>
    <w:rsid w:val="00C74542"/>
    <w:rsid w:val="00C76404"/>
    <w:rsid w:val="00C80AA0"/>
    <w:rsid w:val="00C81BED"/>
    <w:rsid w:val="00C83587"/>
    <w:rsid w:val="00C84EA7"/>
    <w:rsid w:val="00C85E61"/>
    <w:rsid w:val="00C868BF"/>
    <w:rsid w:val="00C91876"/>
    <w:rsid w:val="00C91FBC"/>
    <w:rsid w:val="00C9399E"/>
    <w:rsid w:val="00C941E8"/>
    <w:rsid w:val="00C94498"/>
    <w:rsid w:val="00C95D09"/>
    <w:rsid w:val="00CA019F"/>
    <w:rsid w:val="00CA0297"/>
    <w:rsid w:val="00CA039A"/>
    <w:rsid w:val="00CA0CC3"/>
    <w:rsid w:val="00CA1C8B"/>
    <w:rsid w:val="00CA20B7"/>
    <w:rsid w:val="00CA4480"/>
    <w:rsid w:val="00CA4A9A"/>
    <w:rsid w:val="00CA6103"/>
    <w:rsid w:val="00CA6EEB"/>
    <w:rsid w:val="00CB22D8"/>
    <w:rsid w:val="00CB4EAC"/>
    <w:rsid w:val="00CB5975"/>
    <w:rsid w:val="00CB7088"/>
    <w:rsid w:val="00CB72BD"/>
    <w:rsid w:val="00CB7404"/>
    <w:rsid w:val="00CB7D91"/>
    <w:rsid w:val="00CC3960"/>
    <w:rsid w:val="00CC4506"/>
    <w:rsid w:val="00CC5BE1"/>
    <w:rsid w:val="00CD1C35"/>
    <w:rsid w:val="00CD3930"/>
    <w:rsid w:val="00CD5F0E"/>
    <w:rsid w:val="00CD63E6"/>
    <w:rsid w:val="00CD767A"/>
    <w:rsid w:val="00CE062E"/>
    <w:rsid w:val="00CE110B"/>
    <w:rsid w:val="00CE1559"/>
    <w:rsid w:val="00CE2E0E"/>
    <w:rsid w:val="00CE3D68"/>
    <w:rsid w:val="00CE59DA"/>
    <w:rsid w:val="00CE5DF0"/>
    <w:rsid w:val="00CE6903"/>
    <w:rsid w:val="00CE718F"/>
    <w:rsid w:val="00CE756A"/>
    <w:rsid w:val="00CF1480"/>
    <w:rsid w:val="00CF1D2F"/>
    <w:rsid w:val="00CF459B"/>
    <w:rsid w:val="00CF6315"/>
    <w:rsid w:val="00CF70D4"/>
    <w:rsid w:val="00CF7242"/>
    <w:rsid w:val="00CF78F9"/>
    <w:rsid w:val="00D034F2"/>
    <w:rsid w:val="00D055F8"/>
    <w:rsid w:val="00D06586"/>
    <w:rsid w:val="00D065FB"/>
    <w:rsid w:val="00D07CC6"/>
    <w:rsid w:val="00D110B4"/>
    <w:rsid w:val="00D116E0"/>
    <w:rsid w:val="00D11DB1"/>
    <w:rsid w:val="00D11E03"/>
    <w:rsid w:val="00D1520E"/>
    <w:rsid w:val="00D16DE0"/>
    <w:rsid w:val="00D16FBF"/>
    <w:rsid w:val="00D17A6A"/>
    <w:rsid w:val="00D2013B"/>
    <w:rsid w:val="00D2023D"/>
    <w:rsid w:val="00D2034B"/>
    <w:rsid w:val="00D21110"/>
    <w:rsid w:val="00D22CDC"/>
    <w:rsid w:val="00D272C5"/>
    <w:rsid w:val="00D2788A"/>
    <w:rsid w:val="00D27DB0"/>
    <w:rsid w:val="00D306B5"/>
    <w:rsid w:val="00D36D83"/>
    <w:rsid w:val="00D36EB9"/>
    <w:rsid w:val="00D37AA6"/>
    <w:rsid w:val="00D40274"/>
    <w:rsid w:val="00D40C15"/>
    <w:rsid w:val="00D428DC"/>
    <w:rsid w:val="00D42F2F"/>
    <w:rsid w:val="00D43EB1"/>
    <w:rsid w:val="00D43EBD"/>
    <w:rsid w:val="00D448F5"/>
    <w:rsid w:val="00D46AD3"/>
    <w:rsid w:val="00D51133"/>
    <w:rsid w:val="00D52C21"/>
    <w:rsid w:val="00D52E04"/>
    <w:rsid w:val="00D5389B"/>
    <w:rsid w:val="00D552AB"/>
    <w:rsid w:val="00D56D6D"/>
    <w:rsid w:val="00D6074E"/>
    <w:rsid w:val="00D624B0"/>
    <w:rsid w:val="00D640BB"/>
    <w:rsid w:val="00D64159"/>
    <w:rsid w:val="00D6608A"/>
    <w:rsid w:val="00D67153"/>
    <w:rsid w:val="00D70A22"/>
    <w:rsid w:val="00D7435D"/>
    <w:rsid w:val="00D762AD"/>
    <w:rsid w:val="00D7743C"/>
    <w:rsid w:val="00D77BFB"/>
    <w:rsid w:val="00D813EF"/>
    <w:rsid w:val="00D81C57"/>
    <w:rsid w:val="00D81FE5"/>
    <w:rsid w:val="00D82626"/>
    <w:rsid w:val="00D82E46"/>
    <w:rsid w:val="00D830B8"/>
    <w:rsid w:val="00D87252"/>
    <w:rsid w:val="00D92DAA"/>
    <w:rsid w:val="00D93DF8"/>
    <w:rsid w:val="00D941C2"/>
    <w:rsid w:val="00D945E2"/>
    <w:rsid w:val="00D95A8F"/>
    <w:rsid w:val="00D96280"/>
    <w:rsid w:val="00D96F3A"/>
    <w:rsid w:val="00DA1412"/>
    <w:rsid w:val="00DA1D8E"/>
    <w:rsid w:val="00DA1F16"/>
    <w:rsid w:val="00DA5AC1"/>
    <w:rsid w:val="00DA5F48"/>
    <w:rsid w:val="00DA6F6B"/>
    <w:rsid w:val="00DA7796"/>
    <w:rsid w:val="00DA782D"/>
    <w:rsid w:val="00DA7907"/>
    <w:rsid w:val="00DB2F70"/>
    <w:rsid w:val="00DB326F"/>
    <w:rsid w:val="00DB382E"/>
    <w:rsid w:val="00DB4B03"/>
    <w:rsid w:val="00DB4D46"/>
    <w:rsid w:val="00DB6160"/>
    <w:rsid w:val="00DC089C"/>
    <w:rsid w:val="00DC13DD"/>
    <w:rsid w:val="00DC1647"/>
    <w:rsid w:val="00DC61A7"/>
    <w:rsid w:val="00DC6213"/>
    <w:rsid w:val="00DC6D71"/>
    <w:rsid w:val="00DC7D42"/>
    <w:rsid w:val="00DD0197"/>
    <w:rsid w:val="00DD0FE6"/>
    <w:rsid w:val="00DD299B"/>
    <w:rsid w:val="00DD5830"/>
    <w:rsid w:val="00DE050E"/>
    <w:rsid w:val="00DE0731"/>
    <w:rsid w:val="00DE08DC"/>
    <w:rsid w:val="00DE4FB1"/>
    <w:rsid w:val="00DE5AB7"/>
    <w:rsid w:val="00DE6C51"/>
    <w:rsid w:val="00DE71A2"/>
    <w:rsid w:val="00DE75DA"/>
    <w:rsid w:val="00DF027B"/>
    <w:rsid w:val="00DF10E9"/>
    <w:rsid w:val="00DF5ACC"/>
    <w:rsid w:val="00DF6B08"/>
    <w:rsid w:val="00E00255"/>
    <w:rsid w:val="00E00548"/>
    <w:rsid w:val="00E008C2"/>
    <w:rsid w:val="00E01821"/>
    <w:rsid w:val="00E03034"/>
    <w:rsid w:val="00E0521F"/>
    <w:rsid w:val="00E0533D"/>
    <w:rsid w:val="00E05482"/>
    <w:rsid w:val="00E1348B"/>
    <w:rsid w:val="00E13852"/>
    <w:rsid w:val="00E20720"/>
    <w:rsid w:val="00E2091F"/>
    <w:rsid w:val="00E2165E"/>
    <w:rsid w:val="00E24C7E"/>
    <w:rsid w:val="00E26851"/>
    <w:rsid w:val="00E272C1"/>
    <w:rsid w:val="00E32C9F"/>
    <w:rsid w:val="00E32D10"/>
    <w:rsid w:val="00E3486E"/>
    <w:rsid w:val="00E355F3"/>
    <w:rsid w:val="00E407DC"/>
    <w:rsid w:val="00E40F95"/>
    <w:rsid w:val="00E43F5E"/>
    <w:rsid w:val="00E4526C"/>
    <w:rsid w:val="00E4532E"/>
    <w:rsid w:val="00E4602B"/>
    <w:rsid w:val="00E502E4"/>
    <w:rsid w:val="00E50516"/>
    <w:rsid w:val="00E50E83"/>
    <w:rsid w:val="00E52390"/>
    <w:rsid w:val="00E5391F"/>
    <w:rsid w:val="00E54269"/>
    <w:rsid w:val="00E55808"/>
    <w:rsid w:val="00E55850"/>
    <w:rsid w:val="00E5720E"/>
    <w:rsid w:val="00E57356"/>
    <w:rsid w:val="00E57A80"/>
    <w:rsid w:val="00E62E65"/>
    <w:rsid w:val="00E639B3"/>
    <w:rsid w:val="00E642B3"/>
    <w:rsid w:val="00E64BB4"/>
    <w:rsid w:val="00E6578D"/>
    <w:rsid w:val="00E709EE"/>
    <w:rsid w:val="00E71654"/>
    <w:rsid w:val="00E71AA0"/>
    <w:rsid w:val="00E71FCF"/>
    <w:rsid w:val="00E73881"/>
    <w:rsid w:val="00E7430C"/>
    <w:rsid w:val="00E744C7"/>
    <w:rsid w:val="00E77CF6"/>
    <w:rsid w:val="00E8376B"/>
    <w:rsid w:val="00E83C94"/>
    <w:rsid w:val="00E83DFA"/>
    <w:rsid w:val="00E879E6"/>
    <w:rsid w:val="00E92279"/>
    <w:rsid w:val="00E94190"/>
    <w:rsid w:val="00E95AE7"/>
    <w:rsid w:val="00E96AC0"/>
    <w:rsid w:val="00E97AE3"/>
    <w:rsid w:val="00E97B54"/>
    <w:rsid w:val="00EA1EC0"/>
    <w:rsid w:val="00EA27B7"/>
    <w:rsid w:val="00EA27CB"/>
    <w:rsid w:val="00EA45AC"/>
    <w:rsid w:val="00EA63BF"/>
    <w:rsid w:val="00EA7B2A"/>
    <w:rsid w:val="00EB003E"/>
    <w:rsid w:val="00EB0480"/>
    <w:rsid w:val="00EB514C"/>
    <w:rsid w:val="00EB53D7"/>
    <w:rsid w:val="00EB542A"/>
    <w:rsid w:val="00EB586D"/>
    <w:rsid w:val="00EB6315"/>
    <w:rsid w:val="00EB7251"/>
    <w:rsid w:val="00EB7873"/>
    <w:rsid w:val="00EC02DA"/>
    <w:rsid w:val="00EC0579"/>
    <w:rsid w:val="00EC0943"/>
    <w:rsid w:val="00EC2118"/>
    <w:rsid w:val="00EC3DFF"/>
    <w:rsid w:val="00EC68F3"/>
    <w:rsid w:val="00ED0ECF"/>
    <w:rsid w:val="00ED32E4"/>
    <w:rsid w:val="00ED4EAC"/>
    <w:rsid w:val="00ED5514"/>
    <w:rsid w:val="00ED5694"/>
    <w:rsid w:val="00EE0A7C"/>
    <w:rsid w:val="00EE1EF6"/>
    <w:rsid w:val="00EE5A73"/>
    <w:rsid w:val="00EE61BE"/>
    <w:rsid w:val="00EE6F9A"/>
    <w:rsid w:val="00EE726B"/>
    <w:rsid w:val="00EF1ABA"/>
    <w:rsid w:val="00EF1DDC"/>
    <w:rsid w:val="00EF379C"/>
    <w:rsid w:val="00EF3F5D"/>
    <w:rsid w:val="00EF7FB2"/>
    <w:rsid w:val="00F0076A"/>
    <w:rsid w:val="00F0148E"/>
    <w:rsid w:val="00F022B1"/>
    <w:rsid w:val="00F0387A"/>
    <w:rsid w:val="00F03B99"/>
    <w:rsid w:val="00F03F21"/>
    <w:rsid w:val="00F074DC"/>
    <w:rsid w:val="00F101B5"/>
    <w:rsid w:val="00F11463"/>
    <w:rsid w:val="00F11A9C"/>
    <w:rsid w:val="00F11BC5"/>
    <w:rsid w:val="00F11E7E"/>
    <w:rsid w:val="00F1281E"/>
    <w:rsid w:val="00F148DB"/>
    <w:rsid w:val="00F14F1C"/>
    <w:rsid w:val="00F158E1"/>
    <w:rsid w:val="00F15BC0"/>
    <w:rsid w:val="00F20CB7"/>
    <w:rsid w:val="00F21A40"/>
    <w:rsid w:val="00F22202"/>
    <w:rsid w:val="00F2226F"/>
    <w:rsid w:val="00F24B24"/>
    <w:rsid w:val="00F24F7C"/>
    <w:rsid w:val="00F262D8"/>
    <w:rsid w:val="00F26B61"/>
    <w:rsid w:val="00F276E4"/>
    <w:rsid w:val="00F2790C"/>
    <w:rsid w:val="00F27984"/>
    <w:rsid w:val="00F3067E"/>
    <w:rsid w:val="00F30CAD"/>
    <w:rsid w:val="00F3133E"/>
    <w:rsid w:val="00F31B5A"/>
    <w:rsid w:val="00F32429"/>
    <w:rsid w:val="00F35E38"/>
    <w:rsid w:val="00F362C3"/>
    <w:rsid w:val="00F3709C"/>
    <w:rsid w:val="00F45A5C"/>
    <w:rsid w:val="00F475AA"/>
    <w:rsid w:val="00F50B44"/>
    <w:rsid w:val="00F51B35"/>
    <w:rsid w:val="00F52069"/>
    <w:rsid w:val="00F53A1D"/>
    <w:rsid w:val="00F53ABF"/>
    <w:rsid w:val="00F54200"/>
    <w:rsid w:val="00F547E4"/>
    <w:rsid w:val="00F56555"/>
    <w:rsid w:val="00F56C71"/>
    <w:rsid w:val="00F5715F"/>
    <w:rsid w:val="00F603B7"/>
    <w:rsid w:val="00F61C7D"/>
    <w:rsid w:val="00F647AF"/>
    <w:rsid w:val="00F700CD"/>
    <w:rsid w:val="00F73887"/>
    <w:rsid w:val="00F755F2"/>
    <w:rsid w:val="00F760FC"/>
    <w:rsid w:val="00F777BB"/>
    <w:rsid w:val="00F777E7"/>
    <w:rsid w:val="00F77BAC"/>
    <w:rsid w:val="00F82043"/>
    <w:rsid w:val="00F83AA1"/>
    <w:rsid w:val="00F85017"/>
    <w:rsid w:val="00F90790"/>
    <w:rsid w:val="00F912C1"/>
    <w:rsid w:val="00F9222B"/>
    <w:rsid w:val="00F92363"/>
    <w:rsid w:val="00F92611"/>
    <w:rsid w:val="00F9280A"/>
    <w:rsid w:val="00F96182"/>
    <w:rsid w:val="00FA03BD"/>
    <w:rsid w:val="00FA12CF"/>
    <w:rsid w:val="00FA204B"/>
    <w:rsid w:val="00FA5E68"/>
    <w:rsid w:val="00FA66CA"/>
    <w:rsid w:val="00FA6B5D"/>
    <w:rsid w:val="00FA6CFB"/>
    <w:rsid w:val="00FA7AB6"/>
    <w:rsid w:val="00FA7F75"/>
    <w:rsid w:val="00FB3E46"/>
    <w:rsid w:val="00FB5C17"/>
    <w:rsid w:val="00FB6E20"/>
    <w:rsid w:val="00FB7FDE"/>
    <w:rsid w:val="00FC102E"/>
    <w:rsid w:val="00FC24CB"/>
    <w:rsid w:val="00FC643C"/>
    <w:rsid w:val="00FC6C5E"/>
    <w:rsid w:val="00FD0475"/>
    <w:rsid w:val="00FD061D"/>
    <w:rsid w:val="00FD2D5F"/>
    <w:rsid w:val="00FD5C47"/>
    <w:rsid w:val="00FD705C"/>
    <w:rsid w:val="00FE0AA2"/>
    <w:rsid w:val="00FE1353"/>
    <w:rsid w:val="00FE13CB"/>
    <w:rsid w:val="00FE3A72"/>
    <w:rsid w:val="00FE3D5F"/>
    <w:rsid w:val="00FE40AD"/>
    <w:rsid w:val="00FE48C0"/>
    <w:rsid w:val="00FE510C"/>
    <w:rsid w:val="00FE5F2D"/>
    <w:rsid w:val="00FE6261"/>
    <w:rsid w:val="00FE64C3"/>
    <w:rsid w:val="00FE6C74"/>
    <w:rsid w:val="00FE6F44"/>
    <w:rsid w:val="00FF19C1"/>
    <w:rsid w:val="00FF2A92"/>
    <w:rsid w:val="00FF36B4"/>
    <w:rsid w:val="00FF3CB7"/>
    <w:rsid w:val="00FF60F4"/>
    <w:rsid w:val="00FF6246"/>
    <w:rsid w:val="00FF62FA"/>
    <w:rsid w:val="00FF7528"/>
  </w:rsids>
  <m:mathPr>
    <m:mathFont m:val="Cambria Math"/>
    <m:brkBin m:val="before"/>
    <m:brkBinSub m:val="--"/>
    <m:smallFrac/>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C45EE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ZA" w:eastAsia="en-ZA"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Default Paragraph Font" w:uiPriority="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7BC5"/>
    <w:pPr>
      <w:spacing w:after="120" w:line="264" w:lineRule="auto"/>
      <w:jc w:val="both"/>
    </w:pPr>
    <w:rPr>
      <w:rFonts w:ascii="Arial" w:hAnsi="Arial"/>
      <w:sz w:val="22"/>
      <w:lang w:val="en-GB" w:eastAsia="en-US"/>
    </w:rPr>
  </w:style>
  <w:style w:type="paragraph" w:styleId="Heading1">
    <w:name w:val="heading 1"/>
    <w:basedOn w:val="Normal"/>
    <w:next w:val="Normal"/>
    <w:qFormat/>
    <w:rsid w:val="00D2788A"/>
    <w:pPr>
      <w:keepLines/>
      <w:pageBreakBefore/>
      <w:numPr>
        <w:numId w:val="4"/>
      </w:numPr>
      <w:outlineLvl w:val="0"/>
    </w:pPr>
    <w:rPr>
      <w:rFonts w:hAnsi="Arial Bold"/>
      <w:b/>
      <w:caps/>
      <w:kern w:val="28"/>
      <w:sz w:val="24"/>
    </w:rPr>
  </w:style>
  <w:style w:type="paragraph" w:styleId="Heading2">
    <w:name w:val="heading 2"/>
    <w:basedOn w:val="Heading1"/>
    <w:next w:val="Normal"/>
    <w:qFormat/>
    <w:rsid w:val="00527BC5"/>
    <w:pPr>
      <w:keepNext/>
      <w:pageBreakBefore w:val="0"/>
      <w:numPr>
        <w:ilvl w:val="1"/>
      </w:numPr>
      <w:spacing w:before="360"/>
      <w:outlineLvl w:val="1"/>
    </w:pPr>
    <w:rPr>
      <w:rFonts w:ascii="Arial Bold"/>
      <w:sz w:val="22"/>
    </w:rPr>
  </w:style>
  <w:style w:type="paragraph" w:styleId="Heading3">
    <w:name w:val="heading 3"/>
    <w:basedOn w:val="Heading2"/>
    <w:next w:val="Normal"/>
    <w:qFormat/>
    <w:rsid w:val="00D2788A"/>
    <w:pPr>
      <w:numPr>
        <w:ilvl w:val="2"/>
      </w:numPr>
      <w:outlineLvl w:val="2"/>
    </w:pPr>
    <w:rPr>
      <w:caps w:val="0"/>
      <w:kern w:val="0"/>
    </w:rPr>
  </w:style>
  <w:style w:type="paragraph" w:styleId="Heading4">
    <w:name w:val="heading 4"/>
    <w:basedOn w:val="Heading3"/>
    <w:next w:val="Normal"/>
    <w:qFormat/>
    <w:rsid w:val="00D2788A"/>
    <w:pPr>
      <w:numPr>
        <w:ilvl w:val="3"/>
      </w:numPr>
      <w:outlineLvl w:val="3"/>
    </w:pPr>
  </w:style>
  <w:style w:type="paragraph" w:styleId="Heading5">
    <w:name w:val="heading 5"/>
    <w:basedOn w:val="Heading4"/>
    <w:next w:val="Normal"/>
    <w:qFormat/>
    <w:rsid w:val="00D2788A"/>
    <w:pPr>
      <w:numPr>
        <w:ilvl w:val="4"/>
      </w:numPr>
      <w:outlineLvl w:val="4"/>
    </w:pPr>
  </w:style>
  <w:style w:type="paragraph" w:styleId="Heading6">
    <w:name w:val="heading 6"/>
    <w:basedOn w:val="Heading5"/>
    <w:next w:val="Normal"/>
    <w:qFormat/>
    <w:rsid w:val="00D2788A"/>
    <w:pPr>
      <w:numPr>
        <w:ilvl w:val="5"/>
      </w:numPr>
      <w:spacing w:before="240"/>
      <w:outlineLvl w:val="5"/>
    </w:pPr>
  </w:style>
  <w:style w:type="paragraph" w:styleId="Heading7">
    <w:name w:val="heading 7"/>
    <w:basedOn w:val="Heading6"/>
    <w:next w:val="Normal"/>
    <w:qFormat/>
    <w:rsid w:val="00D2788A"/>
    <w:pPr>
      <w:numPr>
        <w:ilvl w:val="6"/>
      </w:numPr>
      <w:outlineLvl w:val="6"/>
    </w:pPr>
  </w:style>
  <w:style w:type="paragraph" w:styleId="Heading8">
    <w:name w:val="heading 8"/>
    <w:basedOn w:val="Heading7"/>
    <w:next w:val="Normal"/>
    <w:qFormat/>
    <w:rsid w:val="00D2788A"/>
    <w:pPr>
      <w:numPr>
        <w:ilvl w:val="7"/>
      </w:numPr>
      <w:outlineLvl w:val="7"/>
    </w:pPr>
  </w:style>
  <w:style w:type="paragraph" w:styleId="Heading9">
    <w:name w:val="heading 9"/>
    <w:basedOn w:val="Heading8"/>
    <w:next w:val="Normal"/>
    <w:qFormat/>
    <w:rsid w:val="00D2788A"/>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uiPriority w:val="39"/>
    <w:rsid w:val="00D2788A"/>
    <w:pPr>
      <w:tabs>
        <w:tab w:val="right" w:leader="dot" w:pos="9972"/>
      </w:tabs>
      <w:spacing w:before="120"/>
      <w:ind w:left="227" w:right="397" w:hanging="227"/>
      <w:jc w:val="left"/>
    </w:pPr>
    <w:rPr>
      <w:rFonts w:hAnsi="Arial Bold"/>
      <w:b/>
      <w:caps/>
      <w:noProof/>
      <w:sz w:val="20"/>
      <w:szCs w:val="28"/>
    </w:rPr>
  </w:style>
  <w:style w:type="paragraph" w:styleId="Caption">
    <w:name w:val="caption"/>
    <w:basedOn w:val="Normal"/>
    <w:next w:val="Normal"/>
    <w:qFormat/>
    <w:rsid w:val="00D2788A"/>
    <w:pPr>
      <w:spacing w:before="120"/>
      <w:jc w:val="center"/>
    </w:pPr>
    <w:rPr>
      <w:b/>
    </w:rPr>
  </w:style>
  <w:style w:type="paragraph" w:styleId="TOC2">
    <w:name w:val="toc 2"/>
    <w:basedOn w:val="Normal"/>
    <w:next w:val="Normal"/>
    <w:uiPriority w:val="39"/>
    <w:rsid w:val="00D2788A"/>
    <w:pPr>
      <w:tabs>
        <w:tab w:val="right" w:leader="dot" w:pos="9972"/>
      </w:tabs>
      <w:spacing w:after="0"/>
      <w:ind w:left="561" w:right="397" w:hanging="340"/>
      <w:jc w:val="left"/>
    </w:pPr>
    <w:rPr>
      <w:caps/>
      <w:noProof/>
      <w:sz w:val="20"/>
      <w:szCs w:val="24"/>
    </w:rPr>
  </w:style>
  <w:style w:type="paragraph" w:styleId="TOC3">
    <w:name w:val="toc 3"/>
    <w:basedOn w:val="Normal"/>
    <w:next w:val="Normal"/>
    <w:uiPriority w:val="39"/>
    <w:rsid w:val="00D2788A"/>
    <w:pPr>
      <w:tabs>
        <w:tab w:val="right" w:leader="dot" w:pos="9972"/>
      </w:tabs>
      <w:spacing w:after="0"/>
      <w:ind w:left="952" w:right="397" w:hanging="510"/>
      <w:jc w:val="left"/>
    </w:pPr>
    <w:rPr>
      <w:noProof/>
      <w:sz w:val="20"/>
      <w:szCs w:val="24"/>
    </w:rPr>
  </w:style>
  <w:style w:type="paragraph" w:styleId="TOC4">
    <w:name w:val="toc 4"/>
    <w:basedOn w:val="Normal"/>
    <w:next w:val="Normal"/>
    <w:uiPriority w:val="39"/>
    <w:rsid w:val="00D2788A"/>
    <w:pPr>
      <w:tabs>
        <w:tab w:val="right" w:leader="dot" w:pos="9972"/>
      </w:tabs>
      <w:spacing w:after="0"/>
      <w:ind w:left="1338" w:right="397" w:hanging="680"/>
      <w:jc w:val="left"/>
    </w:pPr>
    <w:rPr>
      <w:noProof/>
      <w:sz w:val="20"/>
      <w:szCs w:val="24"/>
    </w:rPr>
  </w:style>
  <w:style w:type="paragraph" w:styleId="TOC5">
    <w:name w:val="toc 5"/>
    <w:basedOn w:val="Normal"/>
    <w:next w:val="Normal"/>
    <w:uiPriority w:val="39"/>
    <w:rsid w:val="00D2788A"/>
    <w:pPr>
      <w:tabs>
        <w:tab w:val="right" w:leader="dot" w:pos="9972"/>
      </w:tabs>
      <w:spacing w:after="0"/>
      <w:ind w:left="1730" w:right="397" w:hanging="851"/>
      <w:jc w:val="left"/>
    </w:pPr>
    <w:rPr>
      <w:noProof/>
      <w:sz w:val="20"/>
      <w:szCs w:val="24"/>
    </w:rPr>
  </w:style>
  <w:style w:type="paragraph" w:styleId="TOC6">
    <w:name w:val="toc 6"/>
    <w:basedOn w:val="Normal"/>
    <w:next w:val="Normal"/>
    <w:uiPriority w:val="39"/>
    <w:rsid w:val="00D2788A"/>
    <w:pPr>
      <w:tabs>
        <w:tab w:val="right" w:leader="dot" w:pos="9972"/>
      </w:tabs>
      <w:spacing w:after="0"/>
      <w:ind w:left="1900" w:right="397" w:hanging="1021"/>
      <w:jc w:val="left"/>
    </w:pPr>
    <w:rPr>
      <w:noProof/>
      <w:sz w:val="20"/>
      <w:szCs w:val="22"/>
    </w:rPr>
  </w:style>
  <w:style w:type="paragraph" w:styleId="TOC7">
    <w:name w:val="toc 7"/>
    <w:basedOn w:val="Normal"/>
    <w:next w:val="Normal"/>
    <w:uiPriority w:val="39"/>
    <w:rsid w:val="00D2788A"/>
    <w:pPr>
      <w:tabs>
        <w:tab w:val="right" w:leader="dot" w:pos="9972"/>
      </w:tabs>
      <w:spacing w:after="0"/>
      <w:ind w:left="2070" w:right="397" w:hanging="1191"/>
      <w:jc w:val="left"/>
    </w:pPr>
    <w:rPr>
      <w:noProof/>
      <w:sz w:val="20"/>
      <w:szCs w:val="22"/>
    </w:rPr>
  </w:style>
  <w:style w:type="paragraph" w:styleId="TOC8">
    <w:name w:val="toc 8"/>
    <w:basedOn w:val="Normal"/>
    <w:next w:val="Normal"/>
    <w:uiPriority w:val="39"/>
    <w:rsid w:val="00D2788A"/>
    <w:pPr>
      <w:tabs>
        <w:tab w:val="right" w:leader="dot" w:pos="9972"/>
      </w:tabs>
      <w:spacing w:after="0"/>
      <w:ind w:left="2240" w:right="397" w:hanging="1361"/>
      <w:jc w:val="left"/>
    </w:pPr>
    <w:rPr>
      <w:noProof/>
      <w:sz w:val="20"/>
      <w:szCs w:val="22"/>
    </w:rPr>
  </w:style>
  <w:style w:type="paragraph" w:styleId="TOC9">
    <w:name w:val="toc 9"/>
    <w:basedOn w:val="Normal"/>
    <w:next w:val="Normal"/>
    <w:uiPriority w:val="39"/>
    <w:rsid w:val="00D2788A"/>
    <w:pPr>
      <w:tabs>
        <w:tab w:val="right" w:leader="dot" w:pos="9972"/>
      </w:tabs>
      <w:spacing w:after="0"/>
      <w:ind w:left="2410" w:right="397" w:hanging="1531"/>
      <w:jc w:val="left"/>
    </w:pPr>
    <w:rPr>
      <w:noProof/>
      <w:sz w:val="20"/>
      <w:szCs w:val="22"/>
    </w:rPr>
  </w:style>
  <w:style w:type="character" w:styleId="Hyperlink">
    <w:name w:val="Hyperlink"/>
    <w:uiPriority w:val="99"/>
    <w:rsid w:val="00D2788A"/>
    <w:rPr>
      <w:color w:val="0000FF"/>
      <w:u w:val="single"/>
    </w:rPr>
  </w:style>
  <w:style w:type="paragraph" w:customStyle="1" w:styleId="TableHeading">
    <w:name w:val="Table Heading"/>
    <w:basedOn w:val="Normal"/>
    <w:rsid w:val="00D2788A"/>
    <w:pPr>
      <w:spacing w:before="60" w:after="60"/>
      <w:jc w:val="center"/>
    </w:pPr>
    <w:rPr>
      <w:b/>
      <w:bCs/>
      <w:sz w:val="20"/>
    </w:rPr>
  </w:style>
  <w:style w:type="paragraph" w:customStyle="1" w:styleId="TableText">
    <w:name w:val="Table Text"/>
    <w:basedOn w:val="Normal"/>
    <w:rsid w:val="00D2788A"/>
    <w:pPr>
      <w:spacing w:before="60" w:after="20"/>
      <w:jc w:val="left"/>
    </w:pPr>
    <w:rPr>
      <w:sz w:val="20"/>
    </w:rPr>
  </w:style>
  <w:style w:type="paragraph" w:customStyle="1" w:styleId="Figure">
    <w:name w:val="Figure"/>
    <w:basedOn w:val="Normal"/>
    <w:rsid w:val="00D2788A"/>
    <w:pPr>
      <w:keepNext/>
      <w:jc w:val="center"/>
    </w:pPr>
  </w:style>
  <w:style w:type="paragraph" w:customStyle="1" w:styleId="CaptionTable">
    <w:name w:val="Caption Table"/>
    <w:basedOn w:val="Caption"/>
    <w:rsid w:val="00D2788A"/>
    <w:pPr>
      <w:keepNext/>
      <w:spacing w:before="240"/>
    </w:pPr>
  </w:style>
  <w:style w:type="paragraph" w:customStyle="1" w:styleId="HeaderContents">
    <w:name w:val="Header Contents"/>
    <w:basedOn w:val="Normal"/>
    <w:rsid w:val="00D2788A"/>
    <w:pPr>
      <w:keepNext/>
      <w:pageBreakBefore/>
      <w:tabs>
        <w:tab w:val="center" w:pos="4320"/>
        <w:tab w:val="right" w:pos="8640"/>
      </w:tabs>
      <w:jc w:val="center"/>
    </w:pPr>
    <w:rPr>
      <w:rFonts w:hAnsi="Arial Bold"/>
      <w:b/>
      <w:caps/>
      <w:sz w:val="24"/>
    </w:rPr>
  </w:style>
  <w:style w:type="paragraph" w:styleId="TableofFigures">
    <w:name w:val="table of figures"/>
    <w:basedOn w:val="Normal"/>
    <w:next w:val="Normal"/>
    <w:uiPriority w:val="99"/>
    <w:rsid w:val="00D2788A"/>
    <w:pPr>
      <w:tabs>
        <w:tab w:val="right" w:leader="dot" w:pos="9972"/>
      </w:tabs>
      <w:ind w:left="442" w:hanging="442"/>
      <w:contextualSpacing/>
      <w:jc w:val="left"/>
    </w:pPr>
    <w:rPr>
      <w:sz w:val="20"/>
      <w:szCs w:val="24"/>
    </w:rPr>
  </w:style>
  <w:style w:type="paragraph" w:customStyle="1" w:styleId="RefNumPar">
    <w:name w:val="RefNumPar"/>
    <w:basedOn w:val="Normal"/>
    <w:rsid w:val="00D2788A"/>
    <w:pPr>
      <w:numPr>
        <w:numId w:val="2"/>
      </w:numPr>
    </w:pPr>
  </w:style>
  <w:style w:type="paragraph" w:customStyle="1" w:styleId="RefNumTable">
    <w:name w:val="RefNumTable"/>
    <w:basedOn w:val="Normal"/>
    <w:rsid w:val="00D2788A"/>
    <w:pPr>
      <w:numPr>
        <w:numId w:val="3"/>
      </w:numPr>
      <w:spacing w:before="60" w:after="20"/>
      <w:jc w:val="left"/>
    </w:pPr>
    <w:rPr>
      <w:sz w:val="20"/>
    </w:rPr>
  </w:style>
  <w:style w:type="paragraph" w:customStyle="1" w:styleId="HeaderAbbreviations">
    <w:name w:val="Header Abbreviations"/>
    <w:basedOn w:val="Normal"/>
    <w:rsid w:val="00D2788A"/>
    <w:pPr>
      <w:keepNext/>
      <w:pageBreakBefore/>
      <w:tabs>
        <w:tab w:val="center" w:pos="4320"/>
        <w:tab w:val="right" w:pos="8640"/>
      </w:tabs>
      <w:spacing w:after="200"/>
      <w:jc w:val="center"/>
    </w:pPr>
    <w:rPr>
      <w:rFonts w:hAnsi="Arial Bold"/>
      <w:b/>
      <w:caps/>
      <w:sz w:val="24"/>
    </w:rPr>
  </w:style>
  <w:style w:type="paragraph" w:styleId="Header">
    <w:name w:val="header"/>
    <w:basedOn w:val="Normal"/>
    <w:rsid w:val="00D2788A"/>
    <w:pPr>
      <w:jc w:val="center"/>
    </w:pPr>
    <w:rPr>
      <w:sz w:val="18"/>
    </w:rPr>
  </w:style>
  <w:style w:type="character" w:styleId="FollowedHyperlink">
    <w:name w:val="FollowedHyperlink"/>
    <w:semiHidden/>
    <w:rsid w:val="00D2788A"/>
    <w:rPr>
      <w:color w:val="800080"/>
      <w:u w:val="single"/>
    </w:rPr>
  </w:style>
  <w:style w:type="paragraph" w:styleId="FootnoteText">
    <w:name w:val="footnote text"/>
    <w:basedOn w:val="Normal"/>
    <w:rsid w:val="00D2788A"/>
    <w:pPr>
      <w:spacing w:after="60"/>
    </w:pPr>
    <w:rPr>
      <w:sz w:val="18"/>
    </w:rPr>
  </w:style>
  <w:style w:type="character" w:styleId="FootnoteReference">
    <w:name w:val="footnote reference"/>
    <w:semiHidden/>
    <w:rsid w:val="00D2788A"/>
    <w:rPr>
      <w:rFonts w:ascii="Tahoma" w:hAnsi="Tahoma"/>
      <w:vertAlign w:val="superscript"/>
    </w:rPr>
  </w:style>
  <w:style w:type="paragraph" w:styleId="EndnoteText">
    <w:name w:val="endnote text"/>
    <w:basedOn w:val="Normal"/>
    <w:rsid w:val="00D2788A"/>
    <w:pPr>
      <w:spacing w:after="60"/>
    </w:pPr>
    <w:rPr>
      <w:sz w:val="18"/>
    </w:rPr>
  </w:style>
  <w:style w:type="character" w:styleId="EndnoteReference">
    <w:name w:val="endnote reference"/>
    <w:semiHidden/>
    <w:rsid w:val="00D2788A"/>
    <w:rPr>
      <w:rFonts w:ascii="Tahoma" w:hAnsi="Tahoma"/>
      <w:vertAlign w:val="superscript"/>
    </w:rPr>
  </w:style>
  <w:style w:type="paragraph" w:customStyle="1" w:styleId="HeaderConfig">
    <w:name w:val="Header Config"/>
    <w:basedOn w:val="Normal"/>
    <w:rsid w:val="00D2788A"/>
    <w:pPr>
      <w:keepNext/>
      <w:spacing w:before="360"/>
      <w:jc w:val="center"/>
    </w:pPr>
    <w:rPr>
      <w:rFonts w:hAnsi="Arial Bold"/>
      <w:b/>
      <w:bCs/>
      <w:caps/>
      <w:sz w:val="24"/>
    </w:rPr>
  </w:style>
  <w:style w:type="paragraph" w:styleId="Footer">
    <w:name w:val="footer"/>
    <w:basedOn w:val="Normal"/>
    <w:rsid w:val="00D2788A"/>
    <w:pPr>
      <w:jc w:val="center"/>
    </w:pPr>
    <w:rPr>
      <w:sz w:val="18"/>
    </w:rPr>
  </w:style>
  <w:style w:type="paragraph" w:customStyle="1" w:styleId="Article">
    <w:name w:val="Article"/>
    <w:basedOn w:val="Normal"/>
    <w:next w:val="Normal"/>
    <w:rsid w:val="00D2788A"/>
    <w:pPr>
      <w:keepNext/>
      <w:numPr>
        <w:numId w:val="1"/>
      </w:numPr>
      <w:spacing w:before="600"/>
    </w:pPr>
    <w:rPr>
      <w:rFonts w:hAnsi="Arial Bold"/>
      <w:b/>
      <w:caps/>
      <w:sz w:val="24"/>
    </w:rPr>
  </w:style>
  <w:style w:type="paragraph" w:customStyle="1" w:styleId="NormalIndent2">
    <w:name w:val="Normal Indent 2"/>
    <w:basedOn w:val="Normal"/>
    <w:rsid w:val="00D2788A"/>
    <w:pPr>
      <w:ind w:left="879"/>
    </w:pPr>
  </w:style>
  <w:style w:type="paragraph" w:styleId="NormalIndent">
    <w:name w:val="Normal Indent"/>
    <w:basedOn w:val="Normal"/>
    <w:rsid w:val="00D2788A"/>
    <w:pPr>
      <w:ind w:left="425"/>
    </w:pPr>
  </w:style>
  <w:style w:type="numbering" w:customStyle="1" w:styleId="ListStyleBullet">
    <w:name w:val="List Style Bullet"/>
    <w:rsid w:val="00D2788A"/>
    <w:pPr>
      <w:numPr>
        <w:numId w:val="5"/>
      </w:numPr>
    </w:pPr>
  </w:style>
  <w:style w:type="numbering" w:customStyle="1" w:styleId="ListStyleNumbered">
    <w:name w:val="List Style Numbered"/>
    <w:basedOn w:val="NoList"/>
    <w:rsid w:val="00D2788A"/>
    <w:pPr>
      <w:numPr>
        <w:numId w:val="6"/>
      </w:numPr>
    </w:pPr>
  </w:style>
  <w:style w:type="numbering" w:customStyle="1" w:styleId="TableListStyleBullet">
    <w:name w:val="Table List Style Bullet"/>
    <w:basedOn w:val="NoList"/>
    <w:rsid w:val="00D2788A"/>
    <w:pPr>
      <w:numPr>
        <w:numId w:val="7"/>
      </w:numPr>
    </w:pPr>
  </w:style>
  <w:style w:type="numbering" w:customStyle="1" w:styleId="TableListStyleNumbered">
    <w:name w:val="Table List Style Numbered"/>
    <w:basedOn w:val="NoList"/>
    <w:rsid w:val="00D2788A"/>
    <w:pPr>
      <w:numPr>
        <w:numId w:val="8"/>
      </w:numPr>
    </w:pPr>
  </w:style>
  <w:style w:type="paragraph" w:styleId="BalloonText">
    <w:name w:val="Balloon Text"/>
    <w:basedOn w:val="Normal"/>
    <w:link w:val="BalloonTextChar"/>
    <w:semiHidden/>
    <w:unhideWhenUsed/>
    <w:rsid w:val="00527BC5"/>
    <w:pPr>
      <w:spacing w:after="0" w:line="240" w:lineRule="auto"/>
    </w:pPr>
    <w:rPr>
      <w:rFonts w:ascii="Tahoma" w:hAnsi="Tahoma" w:cs="Tahoma"/>
      <w:sz w:val="16"/>
      <w:szCs w:val="16"/>
    </w:rPr>
  </w:style>
  <w:style w:type="paragraph" w:customStyle="1" w:styleId="Appendix">
    <w:name w:val="Appendix"/>
    <w:basedOn w:val="Article"/>
    <w:next w:val="Normal"/>
    <w:qFormat/>
    <w:rsid w:val="00D2788A"/>
    <w:pPr>
      <w:pageBreakBefore/>
      <w:numPr>
        <w:numId w:val="9"/>
      </w:numPr>
      <w:spacing w:before="0" w:after="240"/>
    </w:pPr>
  </w:style>
  <w:style w:type="character" w:customStyle="1" w:styleId="BalloonTextChar">
    <w:name w:val="Balloon Text Char"/>
    <w:basedOn w:val="DefaultParagraphFont"/>
    <w:link w:val="BalloonText"/>
    <w:semiHidden/>
    <w:rsid w:val="00527BC5"/>
    <w:rPr>
      <w:rFonts w:ascii="Tahoma" w:hAnsi="Tahoma" w:cs="Tahoma"/>
      <w:sz w:val="16"/>
      <w:szCs w:val="16"/>
      <w:lang w:val="en-GB" w:eastAsia="en-US"/>
    </w:rPr>
  </w:style>
  <w:style w:type="paragraph" w:styleId="TOCHeading">
    <w:name w:val="TOC Heading"/>
    <w:basedOn w:val="Heading1"/>
    <w:next w:val="Normal"/>
    <w:uiPriority w:val="39"/>
    <w:semiHidden/>
    <w:unhideWhenUsed/>
    <w:qFormat/>
    <w:rsid w:val="00505FBB"/>
    <w:pPr>
      <w:keepNext/>
      <w:pageBreakBefore w:val="0"/>
      <w:numPr>
        <w:numId w:val="0"/>
      </w:numPr>
      <w:tabs>
        <w:tab w:val="right" w:leader="dot" w:pos="9972"/>
      </w:tabs>
      <w:spacing w:before="480" w:after="0"/>
      <w:outlineLvl w:val="9"/>
    </w:pPr>
    <w:rPr>
      <w:rFonts w:asciiTheme="majorHAnsi" w:eastAsiaTheme="majorEastAsia" w:hAnsiTheme="majorHAnsi" w:cstheme="majorBidi"/>
      <w:bCs/>
      <w:caps w:val="0"/>
      <w:color w:val="365F91" w:themeColor="accent1" w:themeShade="BF"/>
      <w:kern w:val="0"/>
      <w:sz w:val="28"/>
      <w:szCs w:val="28"/>
    </w:rPr>
  </w:style>
  <w:style w:type="paragraph" w:styleId="ListParagraph">
    <w:name w:val="List Paragraph"/>
    <w:basedOn w:val="Normal"/>
    <w:uiPriority w:val="34"/>
    <w:qFormat/>
    <w:rsid w:val="00B21B8F"/>
    <w:pPr>
      <w:ind w:left="720"/>
      <w:contextualSpacing/>
    </w:pPr>
  </w:style>
  <w:style w:type="paragraph" w:customStyle="1" w:styleId="Requirement1">
    <w:name w:val="Requirement 1"/>
    <w:basedOn w:val="Normal"/>
    <w:next w:val="Normal"/>
    <w:rsid w:val="00D2788A"/>
    <w:pPr>
      <w:keepNext/>
      <w:numPr>
        <w:numId w:val="10"/>
      </w:numPr>
      <w:tabs>
        <w:tab w:val="left" w:pos="1304"/>
      </w:tabs>
      <w:spacing w:before="120" w:after="60"/>
    </w:pPr>
  </w:style>
  <w:style w:type="paragraph" w:customStyle="1" w:styleId="Requirement2">
    <w:name w:val="Requirement 2"/>
    <w:basedOn w:val="Normal"/>
    <w:next w:val="Normal"/>
    <w:rsid w:val="00D2788A"/>
    <w:pPr>
      <w:numPr>
        <w:numId w:val="36"/>
      </w:numPr>
      <w:spacing w:after="240"/>
      <w:jc w:val="right"/>
    </w:pPr>
    <w:rPr>
      <w:sz w:val="20"/>
    </w:rPr>
  </w:style>
  <w:style w:type="paragraph" w:styleId="Revision">
    <w:name w:val="Revision"/>
    <w:hidden/>
    <w:uiPriority w:val="99"/>
    <w:semiHidden/>
    <w:rsid w:val="00C31C5F"/>
    <w:rPr>
      <w:rFonts w:ascii="Arial" w:hAnsi="Arial"/>
      <w:sz w:val="22"/>
      <w:lang w:val="en-GB"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ZA" w:eastAsia="en-ZA"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Default Paragraph Font" w:uiPriority="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7BC5"/>
    <w:pPr>
      <w:spacing w:after="120" w:line="264" w:lineRule="auto"/>
      <w:jc w:val="both"/>
    </w:pPr>
    <w:rPr>
      <w:rFonts w:ascii="Arial" w:hAnsi="Arial"/>
      <w:sz w:val="22"/>
      <w:lang w:val="en-GB" w:eastAsia="en-US"/>
    </w:rPr>
  </w:style>
  <w:style w:type="paragraph" w:styleId="Heading1">
    <w:name w:val="heading 1"/>
    <w:basedOn w:val="Normal"/>
    <w:next w:val="Normal"/>
    <w:qFormat/>
    <w:rsid w:val="00D2788A"/>
    <w:pPr>
      <w:keepLines/>
      <w:pageBreakBefore/>
      <w:numPr>
        <w:numId w:val="4"/>
      </w:numPr>
      <w:outlineLvl w:val="0"/>
    </w:pPr>
    <w:rPr>
      <w:rFonts w:hAnsi="Arial Bold"/>
      <w:b/>
      <w:caps/>
      <w:kern w:val="28"/>
      <w:sz w:val="24"/>
    </w:rPr>
  </w:style>
  <w:style w:type="paragraph" w:styleId="Heading2">
    <w:name w:val="heading 2"/>
    <w:basedOn w:val="Heading1"/>
    <w:next w:val="Normal"/>
    <w:qFormat/>
    <w:rsid w:val="00527BC5"/>
    <w:pPr>
      <w:keepNext/>
      <w:pageBreakBefore w:val="0"/>
      <w:numPr>
        <w:ilvl w:val="1"/>
      </w:numPr>
      <w:spacing w:before="360"/>
      <w:outlineLvl w:val="1"/>
    </w:pPr>
    <w:rPr>
      <w:rFonts w:ascii="Arial Bold"/>
      <w:sz w:val="22"/>
    </w:rPr>
  </w:style>
  <w:style w:type="paragraph" w:styleId="Heading3">
    <w:name w:val="heading 3"/>
    <w:basedOn w:val="Heading2"/>
    <w:next w:val="Normal"/>
    <w:qFormat/>
    <w:rsid w:val="00D2788A"/>
    <w:pPr>
      <w:numPr>
        <w:ilvl w:val="2"/>
      </w:numPr>
      <w:outlineLvl w:val="2"/>
    </w:pPr>
    <w:rPr>
      <w:caps w:val="0"/>
      <w:kern w:val="0"/>
    </w:rPr>
  </w:style>
  <w:style w:type="paragraph" w:styleId="Heading4">
    <w:name w:val="heading 4"/>
    <w:basedOn w:val="Heading3"/>
    <w:next w:val="Normal"/>
    <w:qFormat/>
    <w:rsid w:val="00D2788A"/>
    <w:pPr>
      <w:numPr>
        <w:ilvl w:val="3"/>
      </w:numPr>
      <w:outlineLvl w:val="3"/>
    </w:pPr>
  </w:style>
  <w:style w:type="paragraph" w:styleId="Heading5">
    <w:name w:val="heading 5"/>
    <w:basedOn w:val="Heading4"/>
    <w:next w:val="Normal"/>
    <w:qFormat/>
    <w:rsid w:val="00D2788A"/>
    <w:pPr>
      <w:numPr>
        <w:ilvl w:val="4"/>
      </w:numPr>
      <w:outlineLvl w:val="4"/>
    </w:pPr>
  </w:style>
  <w:style w:type="paragraph" w:styleId="Heading6">
    <w:name w:val="heading 6"/>
    <w:basedOn w:val="Heading5"/>
    <w:next w:val="Normal"/>
    <w:qFormat/>
    <w:rsid w:val="00D2788A"/>
    <w:pPr>
      <w:numPr>
        <w:ilvl w:val="5"/>
      </w:numPr>
      <w:spacing w:before="240"/>
      <w:outlineLvl w:val="5"/>
    </w:pPr>
  </w:style>
  <w:style w:type="paragraph" w:styleId="Heading7">
    <w:name w:val="heading 7"/>
    <w:basedOn w:val="Heading6"/>
    <w:next w:val="Normal"/>
    <w:qFormat/>
    <w:rsid w:val="00D2788A"/>
    <w:pPr>
      <w:numPr>
        <w:ilvl w:val="6"/>
      </w:numPr>
      <w:outlineLvl w:val="6"/>
    </w:pPr>
  </w:style>
  <w:style w:type="paragraph" w:styleId="Heading8">
    <w:name w:val="heading 8"/>
    <w:basedOn w:val="Heading7"/>
    <w:next w:val="Normal"/>
    <w:qFormat/>
    <w:rsid w:val="00D2788A"/>
    <w:pPr>
      <w:numPr>
        <w:ilvl w:val="7"/>
      </w:numPr>
      <w:outlineLvl w:val="7"/>
    </w:pPr>
  </w:style>
  <w:style w:type="paragraph" w:styleId="Heading9">
    <w:name w:val="heading 9"/>
    <w:basedOn w:val="Heading8"/>
    <w:next w:val="Normal"/>
    <w:qFormat/>
    <w:rsid w:val="00D2788A"/>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uiPriority w:val="39"/>
    <w:rsid w:val="00D2788A"/>
    <w:pPr>
      <w:tabs>
        <w:tab w:val="right" w:leader="dot" w:pos="9972"/>
      </w:tabs>
      <w:spacing w:before="120"/>
      <w:ind w:left="227" w:right="397" w:hanging="227"/>
      <w:jc w:val="left"/>
    </w:pPr>
    <w:rPr>
      <w:rFonts w:hAnsi="Arial Bold"/>
      <w:b/>
      <w:caps/>
      <w:noProof/>
      <w:sz w:val="20"/>
      <w:szCs w:val="28"/>
    </w:rPr>
  </w:style>
  <w:style w:type="paragraph" w:styleId="Caption">
    <w:name w:val="caption"/>
    <w:basedOn w:val="Normal"/>
    <w:next w:val="Normal"/>
    <w:qFormat/>
    <w:rsid w:val="00D2788A"/>
    <w:pPr>
      <w:spacing w:before="120"/>
      <w:jc w:val="center"/>
    </w:pPr>
    <w:rPr>
      <w:b/>
    </w:rPr>
  </w:style>
  <w:style w:type="paragraph" w:styleId="TOC2">
    <w:name w:val="toc 2"/>
    <w:basedOn w:val="Normal"/>
    <w:next w:val="Normal"/>
    <w:uiPriority w:val="39"/>
    <w:rsid w:val="00D2788A"/>
    <w:pPr>
      <w:tabs>
        <w:tab w:val="right" w:leader="dot" w:pos="9972"/>
      </w:tabs>
      <w:spacing w:after="0"/>
      <w:ind w:left="561" w:right="397" w:hanging="340"/>
      <w:jc w:val="left"/>
    </w:pPr>
    <w:rPr>
      <w:caps/>
      <w:noProof/>
      <w:sz w:val="20"/>
      <w:szCs w:val="24"/>
    </w:rPr>
  </w:style>
  <w:style w:type="paragraph" w:styleId="TOC3">
    <w:name w:val="toc 3"/>
    <w:basedOn w:val="Normal"/>
    <w:next w:val="Normal"/>
    <w:uiPriority w:val="39"/>
    <w:rsid w:val="00D2788A"/>
    <w:pPr>
      <w:tabs>
        <w:tab w:val="right" w:leader="dot" w:pos="9972"/>
      </w:tabs>
      <w:spacing w:after="0"/>
      <w:ind w:left="952" w:right="397" w:hanging="510"/>
      <w:jc w:val="left"/>
    </w:pPr>
    <w:rPr>
      <w:noProof/>
      <w:sz w:val="20"/>
      <w:szCs w:val="24"/>
    </w:rPr>
  </w:style>
  <w:style w:type="paragraph" w:styleId="TOC4">
    <w:name w:val="toc 4"/>
    <w:basedOn w:val="Normal"/>
    <w:next w:val="Normal"/>
    <w:uiPriority w:val="39"/>
    <w:rsid w:val="00D2788A"/>
    <w:pPr>
      <w:tabs>
        <w:tab w:val="right" w:leader="dot" w:pos="9972"/>
      </w:tabs>
      <w:spacing w:after="0"/>
      <w:ind w:left="1338" w:right="397" w:hanging="680"/>
      <w:jc w:val="left"/>
    </w:pPr>
    <w:rPr>
      <w:noProof/>
      <w:sz w:val="20"/>
      <w:szCs w:val="24"/>
    </w:rPr>
  </w:style>
  <w:style w:type="paragraph" w:styleId="TOC5">
    <w:name w:val="toc 5"/>
    <w:basedOn w:val="Normal"/>
    <w:next w:val="Normal"/>
    <w:uiPriority w:val="39"/>
    <w:rsid w:val="00D2788A"/>
    <w:pPr>
      <w:tabs>
        <w:tab w:val="right" w:leader="dot" w:pos="9972"/>
      </w:tabs>
      <w:spacing w:after="0"/>
      <w:ind w:left="1730" w:right="397" w:hanging="851"/>
      <w:jc w:val="left"/>
    </w:pPr>
    <w:rPr>
      <w:noProof/>
      <w:sz w:val="20"/>
      <w:szCs w:val="24"/>
    </w:rPr>
  </w:style>
  <w:style w:type="paragraph" w:styleId="TOC6">
    <w:name w:val="toc 6"/>
    <w:basedOn w:val="Normal"/>
    <w:next w:val="Normal"/>
    <w:uiPriority w:val="39"/>
    <w:rsid w:val="00D2788A"/>
    <w:pPr>
      <w:tabs>
        <w:tab w:val="right" w:leader="dot" w:pos="9972"/>
      </w:tabs>
      <w:spacing w:after="0"/>
      <w:ind w:left="1900" w:right="397" w:hanging="1021"/>
      <w:jc w:val="left"/>
    </w:pPr>
    <w:rPr>
      <w:noProof/>
      <w:sz w:val="20"/>
      <w:szCs w:val="22"/>
    </w:rPr>
  </w:style>
  <w:style w:type="paragraph" w:styleId="TOC7">
    <w:name w:val="toc 7"/>
    <w:basedOn w:val="Normal"/>
    <w:next w:val="Normal"/>
    <w:uiPriority w:val="39"/>
    <w:rsid w:val="00D2788A"/>
    <w:pPr>
      <w:tabs>
        <w:tab w:val="right" w:leader="dot" w:pos="9972"/>
      </w:tabs>
      <w:spacing w:after="0"/>
      <w:ind w:left="2070" w:right="397" w:hanging="1191"/>
      <w:jc w:val="left"/>
    </w:pPr>
    <w:rPr>
      <w:noProof/>
      <w:sz w:val="20"/>
      <w:szCs w:val="22"/>
    </w:rPr>
  </w:style>
  <w:style w:type="paragraph" w:styleId="TOC8">
    <w:name w:val="toc 8"/>
    <w:basedOn w:val="Normal"/>
    <w:next w:val="Normal"/>
    <w:uiPriority w:val="39"/>
    <w:rsid w:val="00D2788A"/>
    <w:pPr>
      <w:tabs>
        <w:tab w:val="right" w:leader="dot" w:pos="9972"/>
      </w:tabs>
      <w:spacing w:after="0"/>
      <w:ind w:left="2240" w:right="397" w:hanging="1361"/>
      <w:jc w:val="left"/>
    </w:pPr>
    <w:rPr>
      <w:noProof/>
      <w:sz w:val="20"/>
      <w:szCs w:val="22"/>
    </w:rPr>
  </w:style>
  <w:style w:type="paragraph" w:styleId="TOC9">
    <w:name w:val="toc 9"/>
    <w:basedOn w:val="Normal"/>
    <w:next w:val="Normal"/>
    <w:uiPriority w:val="39"/>
    <w:rsid w:val="00D2788A"/>
    <w:pPr>
      <w:tabs>
        <w:tab w:val="right" w:leader="dot" w:pos="9972"/>
      </w:tabs>
      <w:spacing w:after="0"/>
      <w:ind w:left="2410" w:right="397" w:hanging="1531"/>
      <w:jc w:val="left"/>
    </w:pPr>
    <w:rPr>
      <w:noProof/>
      <w:sz w:val="20"/>
      <w:szCs w:val="22"/>
    </w:rPr>
  </w:style>
  <w:style w:type="character" w:styleId="Hyperlink">
    <w:name w:val="Hyperlink"/>
    <w:uiPriority w:val="99"/>
    <w:rsid w:val="00D2788A"/>
    <w:rPr>
      <w:color w:val="0000FF"/>
      <w:u w:val="single"/>
    </w:rPr>
  </w:style>
  <w:style w:type="paragraph" w:customStyle="1" w:styleId="TableHeading">
    <w:name w:val="Table Heading"/>
    <w:basedOn w:val="Normal"/>
    <w:rsid w:val="00D2788A"/>
    <w:pPr>
      <w:spacing w:before="60" w:after="60"/>
      <w:jc w:val="center"/>
    </w:pPr>
    <w:rPr>
      <w:b/>
      <w:bCs/>
      <w:sz w:val="20"/>
    </w:rPr>
  </w:style>
  <w:style w:type="paragraph" w:customStyle="1" w:styleId="TableText">
    <w:name w:val="Table Text"/>
    <w:basedOn w:val="Normal"/>
    <w:rsid w:val="00D2788A"/>
    <w:pPr>
      <w:spacing w:before="60" w:after="20"/>
      <w:jc w:val="left"/>
    </w:pPr>
    <w:rPr>
      <w:sz w:val="20"/>
    </w:rPr>
  </w:style>
  <w:style w:type="paragraph" w:customStyle="1" w:styleId="Figure">
    <w:name w:val="Figure"/>
    <w:basedOn w:val="Normal"/>
    <w:rsid w:val="00D2788A"/>
    <w:pPr>
      <w:keepNext/>
      <w:jc w:val="center"/>
    </w:pPr>
  </w:style>
  <w:style w:type="paragraph" w:customStyle="1" w:styleId="CaptionTable">
    <w:name w:val="Caption Table"/>
    <w:basedOn w:val="Caption"/>
    <w:rsid w:val="00D2788A"/>
    <w:pPr>
      <w:keepNext/>
      <w:spacing w:before="240"/>
    </w:pPr>
  </w:style>
  <w:style w:type="paragraph" w:customStyle="1" w:styleId="HeaderContents">
    <w:name w:val="Header Contents"/>
    <w:basedOn w:val="Normal"/>
    <w:rsid w:val="00D2788A"/>
    <w:pPr>
      <w:keepNext/>
      <w:pageBreakBefore/>
      <w:tabs>
        <w:tab w:val="center" w:pos="4320"/>
        <w:tab w:val="right" w:pos="8640"/>
      </w:tabs>
      <w:jc w:val="center"/>
    </w:pPr>
    <w:rPr>
      <w:rFonts w:hAnsi="Arial Bold"/>
      <w:b/>
      <w:caps/>
      <w:sz w:val="24"/>
    </w:rPr>
  </w:style>
  <w:style w:type="paragraph" w:styleId="TableofFigures">
    <w:name w:val="table of figures"/>
    <w:basedOn w:val="Normal"/>
    <w:next w:val="Normal"/>
    <w:uiPriority w:val="99"/>
    <w:rsid w:val="00D2788A"/>
    <w:pPr>
      <w:tabs>
        <w:tab w:val="right" w:leader="dot" w:pos="9972"/>
      </w:tabs>
      <w:ind w:left="442" w:hanging="442"/>
      <w:contextualSpacing/>
      <w:jc w:val="left"/>
    </w:pPr>
    <w:rPr>
      <w:sz w:val="20"/>
      <w:szCs w:val="24"/>
    </w:rPr>
  </w:style>
  <w:style w:type="paragraph" w:customStyle="1" w:styleId="RefNumPar">
    <w:name w:val="RefNumPar"/>
    <w:basedOn w:val="Normal"/>
    <w:rsid w:val="00D2788A"/>
    <w:pPr>
      <w:numPr>
        <w:numId w:val="2"/>
      </w:numPr>
    </w:pPr>
  </w:style>
  <w:style w:type="paragraph" w:customStyle="1" w:styleId="RefNumTable">
    <w:name w:val="RefNumTable"/>
    <w:basedOn w:val="Normal"/>
    <w:rsid w:val="00D2788A"/>
    <w:pPr>
      <w:numPr>
        <w:numId w:val="3"/>
      </w:numPr>
      <w:spacing w:before="60" w:after="20"/>
      <w:jc w:val="left"/>
    </w:pPr>
    <w:rPr>
      <w:sz w:val="20"/>
    </w:rPr>
  </w:style>
  <w:style w:type="paragraph" w:customStyle="1" w:styleId="HeaderAbbreviations">
    <w:name w:val="Header Abbreviations"/>
    <w:basedOn w:val="Normal"/>
    <w:rsid w:val="00D2788A"/>
    <w:pPr>
      <w:keepNext/>
      <w:pageBreakBefore/>
      <w:tabs>
        <w:tab w:val="center" w:pos="4320"/>
        <w:tab w:val="right" w:pos="8640"/>
      </w:tabs>
      <w:spacing w:after="200"/>
      <w:jc w:val="center"/>
    </w:pPr>
    <w:rPr>
      <w:rFonts w:hAnsi="Arial Bold"/>
      <w:b/>
      <w:caps/>
      <w:sz w:val="24"/>
    </w:rPr>
  </w:style>
  <w:style w:type="paragraph" w:styleId="Header">
    <w:name w:val="header"/>
    <w:basedOn w:val="Normal"/>
    <w:rsid w:val="00D2788A"/>
    <w:pPr>
      <w:jc w:val="center"/>
    </w:pPr>
    <w:rPr>
      <w:sz w:val="18"/>
    </w:rPr>
  </w:style>
  <w:style w:type="character" w:styleId="FollowedHyperlink">
    <w:name w:val="FollowedHyperlink"/>
    <w:semiHidden/>
    <w:rsid w:val="00D2788A"/>
    <w:rPr>
      <w:color w:val="800080"/>
      <w:u w:val="single"/>
    </w:rPr>
  </w:style>
  <w:style w:type="paragraph" w:styleId="FootnoteText">
    <w:name w:val="footnote text"/>
    <w:basedOn w:val="Normal"/>
    <w:rsid w:val="00D2788A"/>
    <w:pPr>
      <w:spacing w:after="60"/>
    </w:pPr>
    <w:rPr>
      <w:sz w:val="18"/>
    </w:rPr>
  </w:style>
  <w:style w:type="character" w:styleId="FootnoteReference">
    <w:name w:val="footnote reference"/>
    <w:semiHidden/>
    <w:rsid w:val="00D2788A"/>
    <w:rPr>
      <w:rFonts w:ascii="Tahoma" w:hAnsi="Tahoma"/>
      <w:vertAlign w:val="superscript"/>
    </w:rPr>
  </w:style>
  <w:style w:type="paragraph" w:styleId="EndnoteText">
    <w:name w:val="endnote text"/>
    <w:basedOn w:val="Normal"/>
    <w:rsid w:val="00D2788A"/>
    <w:pPr>
      <w:spacing w:after="60"/>
    </w:pPr>
    <w:rPr>
      <w:sz w:val="18"/>
    </w:rPr>
  </w:style>
  <w:style w:type="character" w:styleId="EndnoteReference">
    <w:name w:val="endnote reference"/>
    <w:semiHidden/>
    <w:rsid w:val="00D2788A"/>
    <w:rPr>
      <w:rFonts w:ascii="Tahoma" w:hAnsi="Tahoma"/>
      <w:vertAlign w:val="superscript"/>
    </w:rPr>
  </w:style>
  <w:style w:type="paragraph" w:customStyle="1" w:styleId="HeaderConfig">
    <w:name w:val="Header Config"/>
    <w:basedOn w:val="Normal"/>
    <w:rsid w:val="00D2788A"/>
    <w:pPr>
      <w:keepNext/>
      <w:spacing w:before="360"/>
      <w:jc w:val="center"/>
    </w:pPr>
    <w:rPr>
      <w:rFonts w:hAnsi="Arial Bold"/>
      <w:b/>
      <w:bCs/>
      <w:caps/>
      <w:sz w:val="24"/>
    </w:rPr>
  </w:style>
  <w:style w:type="paragraph" w:styleId="Footer">
    <w:name w:val="footer"/>
    <w:basedOn w:val="Normal"/>
    <w:rsid w:val="00D2788A"/>
    <w:pPr>
      <w:jc w:val="center"/>
    </w:pPr>
    <w:rPr>
      <w:sz w:val="18"/>
    </w:rPr>
  </w:style>
  <w:style w:type="paragraph" w:customStyle="1" w:styleId="Article">
    <w:name w:val="Article"/>
    <w:basedOn w:val="Normal"/>
    <w:next w:val="Normal"/>
    <w:rsid w:val="00D2788A"/>
    <w:pPr>
      <w:keepNext/>
      <w:numPr>
        <w:numId w:val="1"/>
      </w:numPr>
      <w:spacing w:before="600"/>
    </w:pPr>
    <w:rPr>
      <w:rFonts w:hAnsi="Arial Bold"/>
      <w:b/>
      <w:caps/>
      <w:sz w:val="24"/>
    </w:rPr>
  </w:style>
  <w:style w:type="paragraph" w:customStyle="1" w:styleId="NormalIndent2">
    <w:name w:val="Normal Indent 2"/>
    <w:basedOn w:val="Normal"/>
    <w:rsid w:val="00D2788A"/>
    <w:pPr>
      <w:ind w:left="879"/>
    </w:pPr>
  </w:style>
  <w:style w:type="paragraph" w:styleId="NormalIndent">
    <w:name w:val="Normal Indent"/>
    <w:basedOn w:val="Normal"/>
    <w:rsid w:val="00D2788A"/>
    <w:pPr>
      <w:ind w:left="425"/>
    </w:pPr>
  </w:style>
  <w:style w:type="numbering" w:customStyle="1" w:styleId="ListStyleBullet">
    <w:name w:val="List Style Bullet"/>
    <w:rsid w:val="00D2788A"/>
    <w:pPr>
      <w:numPr>
        <w:numId w:val="5"/>
      </w:numPr>
    </w:pPr>
  </w:style>
  <w:style w:type="numbering" w:customStyle="1" w:styleId="ListStyleNumbered">
    <w:name w:val="List Style Numbered"/>
    <w:basedOn w:val="NoList"/>
    <w:rsid w:val="00D2788A"/>
    <w:pPr>
      <w:numPr>
        <w:numId w:val="6"/>
      </w:numPr>
    </w:pPr>
  </w:style>
  <w:style w:type="numbering" w:customStyle="1" w:styleId="TableListStyleBullet">
    <w:name w:val="Table List Style Bullet"/>
    <w:basedOn w:val="NoList"/>
    <w:rsid w:val="00D2788A"/>
    <w:pPr>
      <w:numPr>
        <w:numId w:val="7"/>
      </w:numPr>
    </w:pPr>
  </w:style>
  <w:style w:type="numbering" w:customStyle="1" w:styleId="TableListStyleNumbered">
    <w:name w:val="Table List Style Numbered"/>
    <w:basedOn w:val="NoList"/>
    <w:rsid w:val="00D2788A"/>
    <w:pPr>
      <w:numPr>
        <w:numId w:val="8"/>
      </w:numPr>
    </w:pPr>
  </w:style>
  <w:style w:type="paragraph" w:styleId="BalloonText">
    <w:name w:val="Balloon Text"/>
    <w:basedOn w:val="Normal"/>
    <w:link w:val="BalloonTextChar"/>
    <w:semiHidden/>
    <w:unhideWhenUsed/>
    <w:rsid w:val="00527BC5"/>
    <w:pPr>
      <w:spacing w:after="0" w:line="240" w:lineRule="auto"/>
    </w:pPr>
    <w:rPr>
      <w:rFonts w:ascii="Tahoma" w:hAnsi="Tahoma" w:cs="Tahoma"/>
      <w:sz w:val="16"/>
      <w:szCs w:val="16"/>
    </w:rPr>
  </w:style>
  <w:style w:type="paragraph" w:customStyle="1" w:styleId="Appendix">
    <w:name w:val="Appendix"/>
    <w:basedOn w:val="Article"/>
    <w:next w:val="Normal"/>
    <w:qFormat/>
    <w:rsid w:val="00D2788A"/>
    <w:pPr>
      <w:pageBreakBefore/>
      <w:numPr>
        <w:numId w:val="9"/>
      </w:numPr>
      <w:spacing w:before="0" w:after="240"/>
    </w:pPr>
  </w:style>
  <w:style w:type="character" w:customStyle="1" w:styleId="BalloonTextChar">
    <w:name w:val="Balloon Text Char"/>
    <w:basedOn w:val="DefaultParagraphFont"/>
    <w:link w:val="BalloonText"/>
    <w:semiHidden/>
    <w:rsid w:val="00527BC5"/>
    <w:rPr>
      <w:rFonts w:ascii="Tahoma" w:hAnsi="Tahoma" w:cs="Tahoma"/>
      <w:sz w:val="16"/>
      <w:szCs w:val="16"/>
      <w:lang w:val="en-GB" w:eastAsia="en-US"/>
    </w:rPr>
  </w:style>
  <w:style w:type="paragraph" w:styleId="TOCHeading">
    <w:name w:val="TOC Heading"/>
    <w:basedOn w:val="Heading1"/>
    <w:next w:val="Normal"/>
    <w:uiPriority w:val="39"/>
    <w:semiHidden/>
    <w:unhideWhenUsed/>
    <w:qFormat/>
    <w:rsid w:val="00505FBB"/>
    <w:pPr>
      <w:keepNext/>
      <w:pageBreakBefore w:val="0"/>
      <w:numPr>
        <w:numId w:val="0"/>
      </w:numPr>
      <w:tabs>
        <w:tab w:val="right" w:leader="dot" w:pos="9972"/>
      </w:tabs>
      <w:spacing w:before="480" w:after="0"/>
      <w:outlineLvl w:val="9"/>
    </w:pPr>
    <w:rPr>
      <w:rFonts w:asciiTheme="majorHAnsi" w:eastAsiaTheme="majorEastAsia" w:hAnsiTheme="majorHAnsi" w:cstheme="majorBidi"/>
      <w:bCs/>
      <w:caps w:val="0"/>
      <w:color w:val="365F91" w:themeColor="accent1" w:themeShade="BF"/>
      <w:kern w:val="0"/>
      <w:sz w:val="28"/>
      <w:szCs w:val="28"/>
    </w:rPr>
  </w:style>
  <w:style w:type="paragraph" w:styleId="ListParagraph">
    <w:name w:val="List Paragraph"/>
    <w:basedOn w:val="Normal"/>
    <w:uiPriority w:val="34"/>
    <w:qFormat/>
    <w:rsid w:val="00B21B8F"/>
    <w:pPr>
      <w:ind w:left="720"/>
      <w:contextualSpacing/>
    </w:pPr>
  </w:style>
  <w:style w:type="paragraph" w:customStyle="1" w:styleId="Requirement1">
    <w:name w:val="Requirement 1"/>
    <w:basedOn w:val="Normal"/>
    <w:next w:val="Normal"/>
    <w:rsid w:val="00D2788A"/>
    <w:pPr>
      <w:keepNext/>
      <w:numPr>
        <w:numId w:val="10"/>
      </w:numPr>
      <w:tabs>
        <w:tab w:val="left" w:pos="1304"/>
      </w:tabs>
      <w:spacing w:before="120" w:after="60"/>
    </w:pPr>
  </w:style>
  <w:style w:type="paragraph" w:customStyle="1" w:styleId="Requirement2">
    <w:name w:val="Requirement 2"/>
    <w:basedOn w:val="Normal"/>
    <w:next w:val="Normal"/>
    <w:rsid w:val="00D2788A"/>
    <w:pPr>
      <w:numPr>
        <w:numId w:val="36"/>
      </w:numPr>
      <w:spacing w:after="240"/>
      <w:jc w:val="right"/>
    </w:pPr>
    <w:rPr>
      <w:sz w:val="20"/>
    </w:rPr>
  </w:style>
  <w:style w:type="paragraph" w:styleId="Revision">
    <w:name w:val="Revision"/>
    <w:hidden/>
    <w:uiPriority w:val="99"/>
    <w:semiHidden/>
    <w:rsid w:val="00C31C5F"/>
    <w:rPr>
      <w:rFonts w:ascii="Arial" w:hAnsi="Arial"/>
      <w:sz w:val="22"/>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024069">
      <w:bodyDiv w:val="1"/>
      <w:marLeft w:val="0"/>
      <w:marRight w:val="0"/>
      <w:marTop w:val="0"/>
      <w:marBottom w:val="0"/>
      <w:divBdr>
        <w:top w:val="none" w:sz="0" w:space="0" w:color="auto"/>
        <w:left w:val="none" w:sz="0" w:space="0" w:color="auto"/>
        <w:bottom w:val="none" w:sz="0" w:space="0" w:color="auto"/>
        <w:right w:val="none" w:sz="0" w:space="0" w:color="auto"/>
      </w:divBdr>
    </w:div>
    <w:div w:id="71972242">
      <w:bodyDiv w:val="1"/>
      <w:marLeft w:val="0"/>
      <w:marRight w:val="0"/>
      <w:marTop w:val="0"/>
      <w:marBottom w:val="0"/>
      <w:divBdr>
        <w:top w:val="none" w:sz="0" w:space="0" w:color="auto"/>
        <w:left w:val="none" w:sz="0" w:space="0" w:color="auto"/>
        <w:bottom w:val="none" w:sz="0" w:space="0" w:color="auto"/>
        <w:right w:val="none" w:sz="0" w:space="0" w:color="auto"/>
      </w:divBdr>
    </w:div>
    <w:div w:id="95752669">
      <w:bodyDiv w:val="1"/>
      <w:marLeft w:val="0"/>
      <w:marRight w:val="0"/>
      <w:marTop w:val="0"/>
      <w:marBottom w:val="0"/>
      <w:divBdr>
        <w:top w:val="none" w:sz="0" w:space="0" w:color="auto"/>
        <w:left w:val="none" w:sz="0" w:space="0" w:color="auto"/>
        <w:bottom w:val="none" w:sz="0" w:space="0" w:color="auto"/>
        <w:right w:val="none" w:sz="0" w:space="0" w:color="auto"/>
      </w:divBdr>
    </w:div>
    <w:div w:id="104077053">
      <w:bodyDiv w:val="1"/>
      <w:marLeft w:val="0"/>
      <w:marRight w:val="0"/>
      <w:marTop w:val="0"/>
      <w:marBottom w:val="0"/>
      <w:divBdr>
        <w:top w:val="none" w:sz="0" w:space="0" w:color="auto"/>
        <w:left w:val="none" w:sz="0" w:space="0" w:color="auto"/>
        <w:bottom w:val="none" w:sz="0" w:space="0" w:color="auto"/>
        <w:right w:val="none" w:sz="0" w:space="0" w:color="auto"/>
      </w:divBdr>
    </w:div>
    <w:div w:id="152334480">
      <w:bodyDiv w:val="1"/>
      <w:marLeft w:val="0"/>
      <w:marRight w:val="0"/>
      <w:marTop w:val="0"/>
      <w:marBottom w:val="0"/>
      <w:divBdr>
        <w:top w:val="none" w:sz="0" w:space="0" w:color="auto"/>
        <w:left w:val="none" w:sz="0" w:space="0" w:color="auto"/>
        <w:bottom w:val="none" w:sz="0" w:space="0" w:color="auto"/>
        <w:right w:val="none" w:sz="0" w:space="0" w:color="auto"/>
      </w:divBdr>
      <w:divsChild>
        <w:div w:id="2003116375">
          <w:marLeft w:val="0"/>
          <w:marRight w:val="0"/>
          <w:marTop w:val="0"/>
          <w:marBottom w:val="0"/>
          <w:divBdr>
            <w:top w:val="none" w:sz="0" w:space="0" w:color="auto"/>
            <w:left w:val="none" w:sz="0" w:space="0" w:color="auto"/>
            <w:bottom w:val="none" w:sz="0" w:space="0" w:color="auto"/>
            <w:right w:val="none" w:sz="0" w:space="0" w:color="auto"/>
          </w:divBdr>
        </w:div>
      </w:divsChild>
    </w:div>
    <w:div w:id="169761064">
      <w:bodyDiv w:val="1"/>
      <w:marLeft w:val="0"/>
      <w:marRight w:val="0"/>
      <w:marTop w:val="0"/>
      <w:marBottom w:val="0"/>
      <w:divBdr>
        <w:top w:val="none" w:sz="0" w:space="0" w:color="auto"/>
        <w:left w:val="none" w:sz="0" w:space="0" w:color="auto"/>
        <w:bottom w:val="none" w:sz="0" w:space="0" w:color="auto"/>
        <w:right w:val="none" w:sz="0" w:space="0" w:color="auto"/>
      </w:divBdr>
    </w:div>
    <w:div w:id="225839911">
      <w:bodyDiv w:val="1"/>
      <w:marLeft w:val="0"/>
      <w:marRight w:val="0"/>
      <w:marTop w:val="0"/>
      <w:marBottom w:val="0"/>
      <w:divBdr>
        <w:top w:val="none" w:sz="0" w:space="0" w:color="auto"/>
        <w:left w:val="none" w:sz="0" w:space="0" w:color="auto"/>
        <w:bottom w:val="none" w:sz="0" w:space="0" w:color="auto"/>
        <w:right w:val="none" w:sz="0" w:space="0" w:color="auto"/>
      </w:divBdr>
    </w:div>
    <w:div w:id="240724821">
      <w:bodyDiv w:val="1"/>
      <w:marLeft w:val="0"/>
      <w:marRight w:val="0"/>
      <w:marTop w:val="0"/>
      <w:marBottom w:val="0"/>
      <w:divBdr>
        <w:top w:val="none" w:sz="0" w:space="0" w:color="auto"/>
        <w:left w:val="none" w:sz="0" w:space="0" w:color="auto"/>
        <w:bottom w:val="none" w:sz="0" w:space="0" w:color="auto"/>
        <w:right w:val="none" w:sz="0" w:space="0" w:color="auto"/>
      </w:divBdr>
    </w:div>
    <w:div w:id="281693875">
      <w:bodyDiv w:val="1"/>
      <w:marLeft w:val="0"/>
      <w:marRight w:val="0"/>
      <w:marTop w:val="0"/>
      <w:marBottom w:val="0"/>
      <w:divBdr>
        <w:top w:val="none" w:sz="0" w:space="0" w:color="auto"/>
        <w:left w:val="none" w:sz="0" w:space="0" w:color="auto"/>
        <w:bottom w:val="none" w:sz="0" w:space="0" w:color="auto"/>
        <w:right w:val="none" w:sz="0" w:space="0" w:color="auto"/>
      </w:divBdr>
    </w:div>
    <w:div w:id="306133844">
      <w:bodyDiv w:val="1"/>
      <w:marLeft w:val="0"/>
      <w:marRight w:val="0"/>
      <w:marTop w:val="0"/>
      <w:marBottom w:val="0"/>
      <w:divBdr>
        <w:top w:val="none" w:sz="0" w:space="0" w:color="auto"/>
        <w:left w:val="none" w:sz="0" w:space="0" w:color="auto"/>
        <w:bottom w:val="none" w:sz="0" w:space="0" w:color="auto"/>
        <w:right w:val="none" w:sz="0" w:space="0" w:color="auto"/>
      </w:divBdr>
      <w:divsChild>
        <w:div w:id="1811363420">
          <w:marLeft w:val="720"/>
          <w:marRight w:val="0"/>
          <w:marTop w:val="86"/>
          <w:marBottom w:val="0"/>
          <w:divBdr>
            <w:top w:val="none" w:sz="0" w:space="0" w:color="auto"/>
            <w:left w:val="none" w:sz="0" w:space="0" w:color="auto"/>
            <w:bottom w:val="none" w:sz="0" w:space="0" w:color="auto"/>
            <w:right w:val="none" w:sz="0" w:space="0" w:color="auto"/>
          </w:divBdr>
        </w:div>
        <w:div w:id="1287738961">
          <w:marLeft w:val="1440"/>
          <w:marRight w:val="0"/>
          <w:marTop w:val="86"/>
          <w:marBottom w:val="0"/>
          <w:divBdr>
            <w:top w:val="none" w:sz="0" w:space="0" w:color="auto"/>
            <w:left w:val="none" w:sz="0" w:space="0" w:color="auto"/>
            <w:bottom w:val="none" w:sz="0" w:space="0" w:color="auto"/>
            <w:right w:val="none" w:sz="0" w:space="0" w:color="auto"/>
          </w:divBdr>
        </w:div>
      </w:divsChild>
    </w:div>
    <w:div w:id="308167215">
      <w:bodyDiv w:val="1"/>
      <w:marLeft w:val="0"/>
      <w:marRight w:val="0"/>
      <w:marTop w:val="0"/>
      <w:marBottom w:val="0"/>
      <w:divBdr>
        <w:top w:val="none" w:sz="0" w:space="0" w:color="auto"/>
        <w:left w:val="none" w:sz="0" w:space="0" w:color="auto"/>
        <w:bottom w:val="none" w:sz="0" w:space="0" w:color="auto"/>
        <w:right w:val="none" w:sz="0" w:space="0" w:color="auto"/>
      </w:divBdr>
    </w:div>
    <w:div w:id="317727676">
      <w:bodyDiv w:val="1"/>
      <w:marLeft w:val="0"/>
      <w:marRight w:val="0"/>
      <w:marTop w:val="0"/>
      <w:marBottom w:val="0"/>
      <w:divBdr>
        <w:top w:val="none" w:sz="0" w:space="0" w:color="auto"/>
        <w:left w:val="none" w:sz="0" w:space="0" w:color="auto"/>
        <w:bottom w:val="none" w:sz="0" w:space="0" w:color="auto"/>
        <w:right w:val="none" w:sz="0" w:space="0" w:color="auto"/>
      </w:divBdr>
    </w:div>
    <w:div w:id="325910903">
      <w:bodyDiv w:val="1"/>
      <w:marLeft w:val="0"/>
      <w:marRight w:val="0"/>
      <w:marTop w:val="0"/>
      <w:marBottom w:val="0"/>
      <w:divBdr>
        <w:top w:val="none" w:sz="0" w:space="0" w:color="auto"/>
        <w:left w:val="none" w:sz="0" w:space="0" w:color="auto"/>
        <w:bottom w:val="none" w:sz="0" w:space="0" w:color="auto"/>
        <w:right w:val="none" w:sz="0" w:space="0" w:color="auto"/>
      </w:divBdr>
    </w:div>
    <w:div w:id="348725633">
      <w:bodyDiv w:val="1"/>
      <w:marLeft w:val="0"/>
      <w:marRight w:val="0"/>
      <w:marTop w:val="0"/>
      <w:marBottom w:val="0"/>
      <w:divBdr>
        <w:top w:val="none" w:sz="0" w:space="0" w:color="auto"/>
        <w:left w:val="none" w:sz="0" w:space="0" w:color="auto"/>
        <w:bottom w:val="none" w:sz="0" w:space="0" w:color="auto"/>
        <w:right w:val="none" w:sz="0" w:space="0" w:color="auto"/>
      </w:divBdr>
    </w:div>
    <w:div w:id="391389745">
      <w:bodyDiv w:val="1"/>
      <w:marLeft w:val="0"/>
      <w:marRight w:val="0"/>
      <w:marTop w:val="0"/>
      <w:marBottom w:val="0"/>
      <w:divBdr>
        <w:top w:val="none" w:sz="0" w:space="0" w:color="auto"/>
        <w:left w:val="none" w:sz="0" w:space="0" w:color="auto"/>
        <w:bottom w:val="none" w:sz="0" w:space="0" w:color="auto"/>
        <w:right w:val="none" w:sz="0" w:space="0" w:color="auto"/>
      </w:divBdr>
    </w:div>
    <w:div w:id="425346044">
      <w:bodyDiv w:val="1"/>
      <w:marLeft w:val="0"/>
      <w:marRight w:val="0"/>
      <w:marTop w:val="0"/>
      <w:marBottom w:val="0"/>
      <w:divBdr>
        <w:top w:val="none" w:sz="0" w:space="0" w:color="auto"/>
        <w:left w:val="none" w:sz="0" w:space="0" w:color="auto"/>
        <w:bottom w:val="none" w:sz="0" w:space="0" w:color="auto"/>
        <w:right w:val="none" w:sz="0" w:space="0" w:color="auto"/>
      </w:divBdr>
    </w:div>
    <w:div w:id="479999224">
      <w:bodyDiv w:val="1"/>
      <w:marLeft w:val="0"/>
      <w:marRight w:val="0"/>
      <w:marTop w:val="0"/>
      <w:marBottom w:val="0"/>
      <w:divBdr>
        <w:top w:val="none" w:sz="0" w:space="0" w:color="auto"/>
        <w:left w:val="none" w:sz="0" w:space="0" w:color="auto"/>
        <w:bottom w:val="none" w:sz="0" w:space="0" w:color="auto"/>
        <w:right w:val="none" w:sz="0" w:space="0" w:color="auto"/>
      </w:divBdr>
    </w:div>
    <w:div w:id="591204203">
      <w:bodyDiv w:val="1"/>
      <w:marLeft w:val="0"/>
      <w:marRight w:val="0"/>
      <w:marTop w:val="0"/>
      <w:marBottom w:val="0"/>
      <w:divBdr>
        <w:top w:val="none" w:sz="0" w:space="0" w:color="auto"/>
        <w:left w:val="none" w:sz="0" w:space="0" w:color="auto"/>
        <w:bottom w:val="none" w:sz="0" w:space="0" w:color="auto"/>
        <w:right w:val="none" w:sz="0" w:space="0" w:color="auto"/>
      </w:divBdr>
    </w:div>
    <w:div w:id="672562176">
      <w:bodyDiv w:val="1"/>
      <w:marLeft w:val="0"/>
      <w:marRight w:val="0"/>
      <w:marTop w:val="0"/>
      <w:marBottom w:val="0"/>
      <w:divBdr>
        <w:top w:val="none" w:sz="0" w:space="0" w:color="auto"/>
        <w:left w:val="none" w:sz="0" w:space="0" w:color="auto"/>
        <w:bottom w:val="none" w:sz="0" w:space="0" w:color="auto"/>
        <w:right w:val="none" w:sz="0" w:space="0" w:color="auto"/>
      </w:divBdr>
    </w:div>
    <w:div w:id="829642609">
      <w:bodyDiv w:val="1"/>
      <w:marLeft w:val="0"/>
      <w:marRight w:val="0"/>
      <w:marTop w:val="0"/>
      <w:marBottom w:val="0"/>
      <w:divBdr>
        <w:top w:val="none" w:sz="0" w:space="0" w:color="auto"/>
        <w:left w:val="none" w:sz="0" w:space="0" w:color="auto"/>
        <w:bottom w:val="none" w:sz="0" w:space="0" w:color="auto"/>
        <w:right w:val="none" w:sz="0" w:space="0" w:color="auto"/>
      </w:divBdr>
    </w:div>
    <w:div w:id="830875725">
      <w:bodyDiv w:val="1"/>
      <w:marLeft w:val="0"/>
      <w:marRight w:val="0"/>
      <w:marTop w:val="0"/>
      <w:marBottom w:val="0"/>
      <w:divBdr>
        <w:top w:val="none" w:sz="0" w:space="0" w:color="auto"/>
        <w:left w:val="none" w:sz="0" w:space="0" w:color="auto"/>
        <w:bottom w:val="none" w:sz="0" w:space="0" w:color="auto"/>
        <w:right w:val="none" w:sz="0" w:space="0" w:color="auto"/>
      </w:divBdr>
    </w:div>
    <w:div w:id="873808222">
      <w:bodyDiv w:val="1"/>
      <w:marLeft w:val="0"/>
      <w:marRight w:val="0"/>
      <w:marTop w:val="0"/>
      <w:marBottom w:val="0"/>
      <w:divBdr>
        <w:top w:val="none" w:sz="0" w:space="0" w:color="auto"/>
        <w:left w:val="none" w:sz="0" w:space="0" w:color="auto"/>
        <w:bottom w:val="none" w:sz="0" w:space="0" w:color="auto"/>
        <w:right w:val="none" w:sz="0" w:space="0" w:color="auto"/>
      </w:divBdr>
    </w:div>
    <w:div w:id="905340821">
      <w:bodyDiv w:val="1"/>
      <w:marLeft w:val="0"/>
      <w:marRight w:val="0"/>
      <w:marTop w:val="0"/>
      <w:marBottom w:val="0"/>
      <w:divBdr>
        <w:top w:val="none" w:sz="0" w:space="0" w:color="auto"/>
        <w:left w:val="none" w:sz="0" w:space="0" w:color="auto"/>
        <w:bottom w:val="none" w:sz="0" w:space="0" w:color="auto"/>
        <w:right w:val="none" w:sz="0" w:space="0" w:color="auto"/>
      </w:divBdr>
    </w:div>
    <w:div w:id="1016227540">
      <w:bodyDiv w:val="1"/>
      <w:marLeft w:val="0"/>
      <w:marRight w:val="0"/>
      <w:marTop w:val="0"/>
      <w:marBottom w:val="0"/>
      <w:divBdr>
        <w:top w:val="none" w:sz="0" w:space="0" w:color="auto"/>
        <w:left w:val="none" w:sz="0" w:space="0" w:color="auto"/>
        <w:bottom w:val="none" w:sz="0" w:space="0" w:color="auto"/>
        <w:right w:val="none" w:sz="0" w:space="0" w:color="auto"/>
      </w:divBdr>
    </w:div>
    <w:div w:id="1093555828">
      <w:bodyDiv w:val="1"/>
      <w:marLeft w:val="0"/>
      <w:marRight w:val="0"/>
      <w:marTop w:val="0"/>
      <w:marBottom w:val="0"/>
      <w:divBdr>
        <w:top w:val="none" w:sz="0" w:space="0" w:color="auto"/>
        <w:left w:val="none" w:sz="0" w:space="0" w:color="auto"/>
        <w:bottom w:val="none" w:sz="0" w:space="0" w:color="auto"/>
        <w:right w:val="none" w:sz="0" w:space="0" w:color="auto"/>
      </w:divBdr>
    </w:div>
    <w:div w:id="1110008576">
      <w:bodyDiv w:val="1"/>
      <w:marLeft w:val="0"/>
      <w:marRight w:val="0"/>
      <w:marTop w:val="0"/>
      <w:marBottom w:val="0"/>
      <w:divBdr>
        <w:top w:val="none" w:sz="0" w:space="0" w:color="auto"/>
        <w:left w:val="none" w:sz="0" w:space="0" w:color="auto"/>
        <w:bottom w:val="none" w:sz="0" w:space="0" w:color="auto"/>
        <w:right w:val="none" w:sz="0" w:space="0" w:color="auto"/>
      </w:divBdr>
      <w:divsChild>
        <w:div w:id="149952585">
          <w:marLeft w:val="778"/>
          <w:marRight w:val="0"/>
          <w:marTop w:val="96"/>
          <w:marBottom w:val="0"/>
          <w:divBdr>
            <w:top w:val="none" w:sz="0" w:space="0" w:color="auto"/>
            <w:left w:val="none" w:sz="0" w:space="0" w:color="auto"/>
            <w:bottom w:val="none" w:sz="0" w:space="0" w:color="auto"/>
            <w:right w:val="none" w:sz="0" w:space="0" w:color="auto"/>
          </w:divBdr>
        </w:div>
      </w:divsChild>
    </w:div>
    <w:div w:id="1159614835">
      <w:bodyDiv w:val="1"/>
      <w:marLeft w:val="0"/>
      <w:marRight w:val="0"/>
      <w:marTop w:val="0"/>
      <w:marBottom w:val="0"/>
      <w:divBdr>
        <w:top w:val="none" w:sz="0" w:space="0" w:color="auto"/>
        <w:left w:val="none" w:sz="0" w:space="0" w:color="auto"/>
        <w:bottom w:val="none" w:sz="0" w:space="0" w:color="auto"/>
        <w:right w:val="none" w:sz="0" w:space="0" w:color="auto"/>
      </w:divBdr>
    </w:div>
    <w:div w:id="1221790552">
      <w:bodyDiv w:val="1"/>
      <w:marLeft w:val="0"/>
      <w:marRight w:val="0"/>
      <w:marTop w:val="0"/>
      <w:marBottom w:val="0"/>
      <w:divBdr>
        <w:top w:val="none" w:sz="0" w:space="0" w:color="auto"/>
        <w:left w:val="none" w:sz="0" w:space="0" w:color="auto"/>
        <w:bottom w:val="none" w:sz="0" w:space="0" w:color="auto"/>
        <w:right w:val="none" w:sz="0" w:space="0" w:color="auto"/>
      </w:divBdr>
    </w:div>
    <w:div w:id="1265501804">
      <w:bodyDiv w:val="1"/>
      <w:marLeft w:val="0"/>
      <w:marRight w:val="0"/>
      <w:marTop w:val="0"/>
      <w:marBottom w:val="0"/>
      <w:divBdr>
        <w:top w:val="none" w:sz="0" w:space="0" w:color="auto"/>
        <w:left w:val="none" w:sz="0" w:space="0" w:color="auto"/>
        <w:bottom w:val="none" w:sz="0" w:space="0" w:color="auto"/>
        <w:right w:val="none" w:sz="0" w:space="0" w:color="auto"/>
      </w:divBdr>
    </w:div>
    <w:div w:id="1505901785">
      <w:bodyDiv w:val="1"/>
      <w:marLeft w:val="0"/>
      <w:marRight w:val="0"/>
      <w:marTop w:val="0"/>
      <w:marBottom w:val="0"/>
      <w:divBdr>
        <w:top w:val="none" w:sz="0" w:space="0" w:color="auto"/>
        <w:left w:val="none" w:sz="0" w:space="0" w:color="auto"/>
        <w:bottom w:val="none" w:sz="0" w:space="0" w:color="auto"/>
        <w:right w:val="none" w:sz="0" w:space="0" w:color="auto"/>
      </w:divBdr>
    </w:div>
    <w:div w:id="1615399896">
      <w:bodyDiv w:val="1"/>
      <w:marLeft w:val="0"/>
      <w:marRight w:val="0"/>
      <w:marTop w:val="0"/>
      <w:marBottom w:val="0"/>
      <w:divBdr>
        <w:top w:val="none" w:sz="0" w:space="0" w:color="auto"/>
        <w:left w:val="none" w:sz="0" w:space="0" w:color="auto"/>
        <w:bottom w:val="none" w:sz="0" w:space="0" w:color="auto"/>
        <w:right w:val="none" w:sz="0" w:space="0" w:color="auto"/>
      </w:divBdr>
      <w:divsChild>
        <w:div w:id="1860728796">
          <w:marLeft w:val="706"/>
          <w:marRight w:val="0"/>
          <w:marTop w:val="264"/>
          <w:marBottom w:val="0"/>
          <w:divBdr>
            <w:top w:val="none" w:sz="0" w:space="0" w:color="auto"/>
            <w:left w:val="none" w:sz="0" w:space="0" w:color="auto"/>
            <w:bottom w:val="none" w:sz="0" w:space="0" w:color="auto"/>
            <w:right w:val="none" w:sz="0" w:space="0" w:color="auto"/>
          </w:divBdr>
        </w:div>
      </w:divsChild>
    </w:div>
    <w:div w:id="1677077749">
      <w:bodyDiv w:val="1"/>
      <w:marLeft w:val="0"/>
      <w:marRight w:val="0"/>
      <w:marTop w:val="0"/>
      <w:marBottom w:val="0"/>
      <w:divBdr>
        <w:top w:val="none" w:sz="0" w:space="0" w:color="auto"/>
        <w:left w:val="none" w:sz="0" w:space="0" w:color="auto"/>
        <w:bottom w:val="none" w:sz="0" w:space="0" w:color="auto"/>
        <w:right w:val="none" w:sz="0" w:space="0" w:color="auto"/>
      </w:divBdr>
    </w:div>
    <w:div w:id="1707489320">
      <w:bodyDiv w:val="1"/>
      <w:marLeft w:val="0"/>
      <w:marRight w:val="0"/>
      <w:marTop w:val="0"/>
      <w:marBottom w:val="0"/>
      <w:divBdr>
        <w:top w:val="none" w:sz="0" w:space="0" w:color="auto"/>
        <w:left w:val="none" w:sz="0" w:space="0" w:color="auto"/>
        <w:bottom w:val="none" w:sz="0" w:space="0" w:color="auto"/>
        <w:right w:val="none" w:sz="0" w:space="0" w:color="auto"/>
      </w:divBdr>
    </w:div>
    <w:div w:id="1926256905">
      <w:bodyDiv w:val="1"/>
      <w:marLeft w:val="0"/>
      <w:marRight w:val="0"/>
      <w:marTop w:val="0"/>
      <w:marBottom w:val="0"/>
      <w:divBdr>
        <w:top w:val="none" w:sz="0" w:space="0" w:color="auto"/>
        <w:left w:val="none" w:sz="0" w:space="0" w:color="auto"/>
        <w:bottom w:val="none" w:sz="0" w:space="0" w:color="auto"/>
        <w:right w:val="none" w:sz="0" w:space="0" w:color="auto"/>
      </w:divBdr>
      <w:divsChild>
        <w:div w:id="666438676">
          <w:marLeft w:val="706"/>
          <w:marRight w:val="0"/>
          <w:marTop w:val="264"/>
          <w:marBottom w:val="0"/>
          <w:divBdr>
            <w:top w:val="none" w:sz="0" w:space="0" w:color="auto"/>
            <w:left w:val="none" w:sz="0" w:space="0" w:color="auto"/>
            <w:bottom w:val="none" w:sz="0" w:space="0" w:color="auto"/>
            <w:right w:val="none" w:sz="0" w:space="0" w:color="auto"/>
          </w:divBdr>
        </w:div>
      </w:divsChild>
    </w:div>
    <w:div w:id="1930846425">
      <w:bodyDiv w:val="1"/>
      <w:marLeft w:val="0"/>
      <w:marRight w:val="0"/>
      <w:marTop w:val="0"/>
      <w:marBottom w:val="0"/>
      <w:divBdr>
        <w:top w:val="none" w:sz="0" w:space="0" w:color="auto"/>
        <w:left w:val="none" w:sz="0" w:space="0" w:color="auto"/>
        <w:bottom w:val="none" w:sz="0" w:space="0" w:color="auto"/>
        <w:right w:val="none" w:sz="0" w:space="0" w:color="auto"/>
      </w:divBdr>
    </w:div>
    <w:div w:id="2005931312">
      <w:bodyDiv w:val="1"/>
      <w:marLeft w:val="0"/>
      <w:marRight w:val="0"/>
      <w:marTop w:val="0"/>
      <w:marBottom w:val="0"/>
      <w:divBdr>
        <w:top w:val="none" w:sz="0" w:space="0" w:color="auto"/>
        <w:left w:val="none" w:sz="0" w:space="0" w:color="auto"/>
        <w:bottom w:val="none" w:sz="0" w:space="0" w:color="auto"/>
        <w:right w:val="none" w:sz="0" w:space="0" w:color="auto"/>
      </w:divBdr>
    </w:div>
    <w:div w:id="2022586880">
      <w:bodyDiv w:val="1"/>
      <w:marLeft w:val="0"/>
      <w:marRight w:val="0"/>
      <w:marTop w:val="0"/>
      <w:marBottom w:val="0"/>
      <w:divBdr>
        <w:top w:val="none" w:sz="0" w:space="0" w:color="auto"/>
        <w:left w:val="none" w:sz="0" w:space="0" w:color="auto"/>
        <w:bottom w:val="none" w:sz="0" w:space="0" w:color="auto"/>
        <w:right w:val="none" w:sz="0" w:space="0" w:color="auto"/>
      </w:divBdr>
    </w:div>
    <w:div w:id="2047488925">
      <w:bodyDiv w:val="1"/>
      <w:marLeft w:val="0"/>
      <w:marRight w:val="0"/>
      <w:marTop w:val="0"/>
      <w:marBottom w:val="0"/>
      <w:divBdr>
        <w:top w:val="none" w:sz="0" w:space="0" w:color="auto"/>
        <w:left w:val="none" w:sz="0" w:space="0" w:color="auto"/>
        <w:bottom w:val="none" w:sz="0" w:space="0" w:color="auto"/>
        <w:right w:val="none" w:sz="0" w:space="0" w:color="auto"/>
      </w:divBdr>
    </w:div>
    <w:div w:id="2079202720">
      <w:bodyDiv w:val="1"/>
      <w:marLeft w:val="0"/>
      <w:marRight w:val="0"/>
      <w:marTop w:val="0"/>
      <w:marBottom w:val="0"/>
      <w:divBdr>
        <w:top w:val="none" w:sz="0" w:space="0" w:color="auto"/>
        <w:left w:val="none" w:sz="0" w:space="0" w:color="auto"/>
        <w:bottom w:val="none" w:sz="0" w:space="0" w:color="auto"/>
        <w:right w:val="none" w:sz="0" w:space="0" w:color="auto"/>
      </w:divBdr>
    </w:div>
    <w:div w:id="2110195455">
      <w:bodyDiv w:val="1"/>
      <w:marLeft w:val="0"/>
      <w:marRight w:val="0"/>
      <w:marTop w:val="0"/>
      <w:marBottom w:val="0"/>
      <w:divBdr>
        <w:top w:val="none" w:sz="0" w:space="0" w:color="auto"/>
        <w:left w:val="none" w:sz="0" w:space="0" w:color="auto"/>
        <w:bottom w:val="none" w:sz="0" w:space="0" w:color="auto"/>
        <w:right w:val="none" w:sz="0" w:space="0" w:color="auto"/>
      </w:divBdr>
    </w:div>
    <w:div w:id="2137795755">
      <w:bodyDiv w:val="1"/>
      <w:marLeft w:val="0"/>
      <w:marRight w:val="0"/>
      <w:marTop w:val="0"/>
      <w:marBottom w:val="0"/>
      <w:divBdr>
        <w:top w:val="none" w:sz="0" w:space="0" w:color="auto"/>
        <w:left w:val="none" w:sz="0" w:space="0" w:color="auto"/>
        <w:bottom w:val="none" w:sz="0" w:space="0" w:color="auto"/>
        <w:right w:val="none" w:sz="0" w:space="0" w:color="auto"/>
      </w:divBdr>
    </w:div>
    <w:div w:id="2140108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image" Target="media/image73.png"/><Relationship Id="rId16" Type="http://schemas.openxmlformats.org/officeDocument/2006/relationships/image" Target="media/image6.png"/><Relationship Id="rId107" Type="http://schemas.openxmlformats.org/officeDocument/2006/relationships/header" Target="header6.xml"/><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hyperlink" Target="https://drive.google.com/folderview?usp=sharing&amp;id=0B8X2rWHZkb1kY2QxcWRlWElZekE" TargetMode="External"/><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102" Type="http://schemas.openxmlformats.org/officeDocument/2006/relationships/footer" Target="footer2.xml"/><Relationship Id="rId5" Type="http://schemas.openxmlformats.org/officeDocument/2006/relationships/settings" Target="settings.xml"/><Relationship Id="rId90" Type="http://schemas.openxmlformats.org/officeDocument/2006/relationships/image" Target="media/image74.png"/><Relationship Id="rId95" Type="http://schemas.openxmlformats.org/officeDocument/2006/relationships/image" Target="media/image79.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27.png"/><Relationship Id="rId48" Type="http://schemas.openxmlformats.org/officeDocument/2006/relationships/image" Target="media/image32.png"/><Relationship Id="rId64" Type="http://schemas.openxmlformats.org/officeDocument/2006/relationships/image" Target="media/image48.png"/><Relationship Id="rId69" Type="http://schemas.openxmlformats.org/officeDocument/2006/relationships/image" Target="media/image53.png"/><Relationship Id="rId80" Type="http://schemas.openxmlformats.org/officeDocument/2006/relationships/image" Target="media/image64.png"/><Relationship Id="rId85" Type="http://schemas.openxmlformats.org/officeDocument/2006/relationships/image" Target="media/image69.png"/><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hyperlink" Target="http://www.imagemagick.org/download/binaries/" TargetMode="External"/><Relationship Id="rId59" Type="http://schemas.openxmlformats.org/officeDocument/2006/relationships/image" Target="media/image43.png"/><Relationship Id="rId103" Type="http://schemas.openxmlformats.org/officeDocument/2006/relationships/footer" Target="footer3.xml"/><Relationship Id="rId108" Type="http://schemas.openxmlformats.org/officeDocument/2006/relationships/footer" Target="footer4.xml"/><Relationship Id="rId54" Type="http://schemas.openxmlformats.org/officeDocument/2006/relationships/image" Target="media/image38.png"/><Relationship Id="rId70" Type="http://schemas.openxmlformats.org/officeDocument/2006/relationships/image" Target="media/image54.png"/><Relationship Id="rId75" Type="http://schemas.openxmlformats.org/officeDocument/2006/relationships/image" Target="media/image59.png"/><Relationship Id="rId91" Type="http://schemas.openxmlformats.org/officeDocument/2006/relationships/image" Target="media/image75.png"/><Relationship Id="rId96" Type="http://schemas.openxmlformats.org/officeDocument/2006/relationships/image" Target="media/image8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drive.google.com/folderview?id=0B8X2rWHZkb1kdmZQcmhFZkxhUlU&amp;usp=sharing" TargetMode="External"/><Relationship Id="rId49" Type="http://schemas.openxmlformats.org/officeDocument/2006/relationships/image" Target="media/image33.png"/><Relationship Id="rId57" Type="http://schemas.openxmlformats.org/officeDocument/2006/relationships/image" Target="media/image41.png"/><Relationship Id="rId106" Type="http://schemas.openxmlformats.org/officeDocument/2006/relationships/header" Target="header5.xml"/><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image" Target="media/image78.png"/><Relationship Id="rId99" Type="http://schemas.openxmlformats.org/officeDocument/2006/relationships/image" Target="media/image83.png"/><Relationship Id="rId101"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https://drive.google.com/folderview?id=0B8X2rWHZkb1kLU9iS1VSYUNoT1k&amp;usp=sharing" TargetMode="External"/><Relationship Id="rId109" Type="http://schemas.openxmlformats.org/officeDocument/2006/relationships/footer" Target="footer5.xml"/><Relationship Id="rId34" Type="http://schemas.openxmlformats.org/officeDocument/2006/relationships/hyperlink" Target="http://www.bullzip.com" TargetMode="External"/><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97" Type="http://schemas.openxmlformats.org/officeDocument/2006/relationships/image" Target="media/image81.png"/><Relationship Id="rId104" Type="http://schemas.openxmlformats.org/officeDocument/2006/relationships/header" Target="header4.xml"/><Relationship Id="rId7" Type="http://schemas.openxmlformats.org/officeDocument/2006/relationships/footnotes" Target="footnotes.xml"/><Relationship Id="rId71" Type="http://schemas.openxmlformats.org/officeDocument/2006/relationships/image" Target="media/image55.png"/><Relationship Id="rId92" Type="http://schemas.openxmlformats.org/officeDocument/2006/relationships/image" Target="media/image76.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50.png"/><Relationship Id="rId87" Type="http://schemas.openxmlformats.org/officeDocument/2006/relationships/image" Target="media/image71.png"/><Relationship Id="rId110" Type="http://schemas.openxmlformats.org/officeDocument/2006/relationships/fontTable" Target="fontTable.xml"/><Relationship Id="rId61" Type="http://schemas.openxmlformats.org/officeDocument/2006/relationships/image" Target="media/image45.png"/><Relationship Id="rId82" Type="http://schemas.openxmlformats.org/officeDocument/2006/relationships/image" Target="media/image66.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hyperlink" Target="http://www.imagemagick.org" TargetMode="External"/><Relationship Id="rId56" Type="http://schemas.openxmlformats.org/officeDocument/2006/relationships/image" Target="media/image40.png"/><Relationship Id="rId77" Type="http://schemas.openxmlformats.org/officeDocument/2006/relationships/image" Target="media/image61.png"/><Relationship Id="rId100" Type="http://schemas.openxmlformats.org/officeDocument/2006/relationships/header" Target="header2.xml"/><Relationship Id="rId105" Type="http://schemas.openxmlformats.org/officeDocument/2006/relationships/image" Target="media/image84.png"/><Relationship Id="rId8" Type="http://schemas.openxmlformats.org/officeDocument/2006/relationships/endnotes" Target="endnotes.xml"/><Relationship Id="rId51" Type="http://schemas.openxmlformats.org/officeDocument/2006/relationships/image" Target="media/image35.png"/><Relationship Id="rId72" Type="http://schemas.openxmlformats.org/officeDocument/2006/relationships/image" Target="media/image56.png"/><Relationship Id="rId93" Type="http://schemas.openxmlformats.org/officeDocument/2006/relationships/image" Target="media/image77.png"/><Relationship Id="rId98" Type="http://schemas.openxmlformats.org/officeDocument/2006/relationships/image" Target="media/image82.png"/><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image" Target="media/image30.png"/><Relationship Id="rId67" Type="http://schemas.openxmlformats.org/officeDocument/2006/relationships/image" Target="media/image51.png"/><Relationship Id="rId20" Type="http://schemas.openxmlformats.org/officeDocument/2006/relationships/image" Target="media/image10.png"/><Relationship Id="rId41" Type="http://schemas.openxmlformats.org/officeDocument/2006/relationships/image" Target="media/image25.png"/><Relationship Id="rId62" Type="http://schemas.openxmlformats.org/officeDocument/2006/relationships/image" Target="media/image46.png"/><Relationship Id="rId83" Type="http://schemas.openxmlformats.org/officeDocument/2006/relationships/image" Target="media/image67.png"/><Relationship Id="rId88" Type="http://schemas.openxmlformats.org/officeDocument/2006/relationships/image" Target="media/image72.png"/><Relationship Id="rId111"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MyCompany\MyCompany_Main.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F71D85-547D-4E78-99CB-585D647AEA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MyCompany_Main.dotm</Template>
  <TotalTime>13228</TotalTime>
  <Pages>80</Pages>
  <Words>19847</Words>
  <Characters>111345</Characters>
  <Application>Microsoft Office Word</Application>
  <DocSecurity>0</DocSecurity>
  <Lines>3092</Lines>
  <Paragraphs>2301</Paragraphs>
  <ScaleCrop>false</ScaleCrop>
  <HeadingPairs>
    <vt:vector size="2" baseType="variant">
      <vt:variant>
        <vt:lpstr>Title</vt:lpstr>
      </vt:variant>
      <vt:variant>
        <vt:i4>1</vt:i4>
      </vt:variant>
    </vt:vector>
  </HeadingPairs>
  <TitlesOfParts>
    <vt:vector size="1" baseType="lpstr">
      <vt:lpstr>User</vt:lpstr>
    </vt:vector>
  </TitlesOfParts>
  <Manager>n\a</Manager>
  <Company>MyCompany</Company>
  <LinksUpToDate>false</LinksUpToDate>
  <CharactersWithSpaces>128891</CharactersWithSpaces>
  <SharedDoc>false</SharedDoc>
  <HLinks>
    <vt:vector size="156" baseType="variant">
      <vt:variant>
        <vt:i4>1769523</vt:i4>
      </vt:variant>
      <vt:variant>
        <vt:i4>212</vt:i4>
      </vt:variant>
      <vt:variant>
        <vt:i4>0</vt:i4>
      </vt:variant>
      <vt:variant>
        <vt:i4>5</vt:i4>
      </vt:variant>
      <vt:variant>
        <vt:lpwstr/>
      </vt:variant>
      <vt:variant>
        <vt:lpwstr>_Toc344845057</vt:lpwstr>
      </vt:variant>
      <vt:variant>
        <vt:i4>1769523</vt:i4>
      </vt:variant>
      <vt:variant>
        <vt:i4>206</vt:i4>
      </vt:variant>
      <vt:variant>
        <vt:i4>0</vt:i4>
      </vt:variant>
      <vt:variant>
        <vt:i4>5</vt:i4>
      </vt:variant>
      <vt:variant>
        <vt:lpwstr/>
      </vt:variant>
      <vt:variant>
        <vt:lpwstr>_Toc344845056</vt:lpwstr>
      </vt:variant>
      <vt:variant>
        <vt:i4>1769523</vt:i4>
      </vt:variant>
      <vt:variant>
        <vt:i4>197</vt:i4>
      </vt:variant>
      <vt:variant>
        <vt:i4>0</vt:i4>
      </vt:variant>
      <vt:variant>
        <vt:i4>5</vt:i4>
      </vt:variant>
      <vt:variant>
        <vt:lpwstr/>
      </vt:variant>
      <vt:variant>
        <vt:lpwstr>_Toc344845055</vt:lpwstr>
      </vt:variant>
      <vt:variant>
        <vt:i4>1769523</vt:i4>
      </vt:variant>
      <vt:variant>
        <vt:i4>191</vt:i4>
      </vt:variant>
      <vt:variant>
        <vt:i4>0</vt:i4>
      </vt:variant>
      <vt:variant>
        <vt:i4>5</vt:i4>
      </vt:variant>
      <vt:variant>
        <vt:lpwstr/>
      </vt:variant>
      <vt:variant>
        <vt:lpwstr>_Toc344845054</vt:lpwstr>
      </vt:variant>
      <vt:variant>
        <vt:i4>1769523</vt:i4>
      </vt:variant>
      <vt:variant>
        <vt:i4>182</vt:i4>
      </vt:variant>
      <vt:variant>
        <vt:i4>0</vt:i4>
      </vt:variant>
      <vt:variant>
        <vt:i4>5</vt:i4>
      </vt:variant>
      <vt:variant>
        <vt:lpwstr/>
      </vt:variant>
      <vt:variant>
        <vt:lpwstr>_Toc344845053</vt:lpwstr>
      </vt:variant>
      <vt:variant>
        <vt:i4>1769523</vt:i4>
      </vt:variant>
      <vt:variant>
        <vt:i4>176</vt:i4>
      </vt:variant>
      <vt:variant>
        <vt:i4>0</vt:i4>
      </vt:variant>
      <vt:variant>
        <vt:i4>5</vt:i4>
      </vt:variant>
      <vt:variant>
        <vt:lpwstr/>
      </vt:variant>
      <vt:variant>
        <vt:lpwstr>_Toc344845052</vt:lpwstr>
      </vt:variant>
      <vt:variant>
        <vt:i4>1769523</vt:i4>
      </vt:variant>
      <vt:variant>
        <vt:i4>170</vt:i4>
      </vt:variant>
      <vt:variant>
        <vt:i4>0</vt:i4>
      </vt:variant>
      <vt:variant>
        <vt:i4>5</vt:i4>
      </vt:variant>
      <vt:variant>
        <vt:lpwstr/>
      </vt:variant>
      <vt:variant>
        <vt:lpwstr>_Toc344845051</vt:lpwstr>
      </vt:variant>
      <vt:variant>
        <vt:i4>1769523</vt:i4>
      </vt:variant>
      <vt:variant>
        <vt:i4>164</vt:i4>
      </vt:variant>
      <vt:variant>
        <vt:i4>0</vt:i4>
      </vt:variant>
      <vt:variant>
        <vt:i4>5</vt:i4>
      </vt:variant>
      <vt:variant>
        <vt:lpwstr/>
      </vt:variant>
      <vt:variant>
        <vt:lpwstr>_Toc344845050</vt:lpwstr>
      </vt:variant>
      <vt:variant>
        <vt:i4>1703987</vt:i4>
      </vt:variant>
      <vt:variant>
        <vt:i4>158</vt:i4>
      </vt:variant>
      <vt:variant>
        <vt:i4>0</vt:i4>
      </vt:variant>
      <vt:variant>
        <vt:i4>5</vt:i4>
      </vt:variant>
      <vt:variant>
        <vt:lpwstr/>
      </vt:variant>
      <vt:variant>
        <vt:lpwstr>_Toc344845049</vt:lpwstr>
      </vt:variant>
      <vt:variant>
        <vt:i4>1703987</vt:i4>
      </vt:variant>
      <vt:variant>
        <vt:i4>152</vt:i4>
      </vt:variant>
      <vt:variant>
        <vt:i4>0</vt:i4>
      </vt:variant>
      <vt:variant>
        <vt:i4>5</vt:i4>
      </vt:variant>
      <vt:variant>
        <vt:lpwstr/>
      </vt:variant>
      <vt:variant>
        <vt:lpwstr>_Toc344845048</vt:lpwstr>
      </vt:variant>
      <vt:variant>
        <vt:i4>1703987</vt:i4>
      </vt:variant>
      <vt:variant>
        <vt:i4>146</vt:i4>
      </vt:variant>
      <vt:variant>
        <vt:i4>0</vt:i4>
      </vt:variant>
      <vt:variant>
        <vt:i4>5</vt:i4>
      </vt:variant>
      <vt:variant>
        <vt:lpwstr/>
      </vt:variant>
      <vt:variant>
        <vt:lpwstr>_Toc344845047</vt:lpwstr>
      </vt:variant>
      <vt:variant>
        <vt:i4>1703987</vt:i4>
      </vt:variant>
      <vt:variant>
        <vt:i4>140</vt:i4>
      </vt:variant>
      <vt:variant>
        <vt:i4>0</vt:i4>
      </vt:variant>
      <vt:variant>
        <vt:i4>5</vt:i4>
      </vt:variant>
      <vt:variant>
        <vt:lpwstr/>
      </vt:variant>
      <vt:variant>
        <vt:lpwstr>_Toc344845046</vt:lpwstr>
      </vt:variant>
      <vt:variant>
        <vt:i4>1703987</vt:i4>
      </vt:variant>
      <vt:variant>
        <vt:i4>134</vt:i4>
      </vt:variant>
      <vt:variant>
        <vt:i4>0</vt:i4>
      </vt:variant>
      <vt:variant>
        <vt:i4>5</vt:i4>
      </vt:variant>
      <vt:variant>
        <vt:lpwstr/>
      </vt:variant>
      <vt:variant>
        <vt:lpwstr>_Toc344845045</vt:lpwstr>
      </vt:variant>
      <vt:variant>
        <vt:i4>1703987</vt:i4>
      </vt:variant>
      <vt:variant>
        <vt:i4>128</vt:i4>
      </vt:variant>
      <vt:variant>
        <vt:i4>0</vt:i4>
      </vt:variant>
      <vt:variant>
        <vt:i4>5</vt:i4>
      </vt:variant>
      <vt:variant>
        <vt:lpwstr/>
      </vt:variant>
      <vt:variant>
        <vt:lpwstr>_Toc344845044</vt:lpwstr>
      </vt:variant>
      <vt:variant>
        <vt:i4>1703987</vt:i4>
      </vt:variant>
      <vt:variant>
        <vt:i4>122</vt:i4>
      </vt:variant>
      <vt:variant>
        <vt:i4>0</vt:i4>
      </vt:variant>
      <vt:variant>
        <vt:i4>5</vt:i4>
      </vt:variant>
      <vt:variant>
        <vt:lpwstr/>
      </vt:variant>
      <vt:variant>
        <vt:lpwstr>_Toc344845043</vt:lpwstr>
      </vt:variant>
      <vt:variant>
        <vt:i4>1703987</vt:i4>
      </vt:variant>
      <vt:variant>
        <vt:i4>116</vt:i4>
      </vt:variant>
      <vt:variant>
        <vt:i4>0</vt:i4>
      </vt:variant>
      <vt:variant>
        <vt:i4>5</vt:i4>
      </vt:variant>
      <vt:variant>
        <vt:lpwstr/>
      </vt:variant>
      <vt:variant>
        <vt:lpwstr>_Toc344845042</vt:lpwstr>
      </vt:variant>
      <vt:variant>
        <vt:i4>1703987</vt:i4>
      </vt:variant>
      <vt:variant>
        <vt:i4>110</vt:i4>
      </vt:variant>
      <vt:variant>
        <vt:i4>0</vt:i4>
      </vt:variant>
      <vt:variant>
        <vt:i4>5</vt:i4>
      </vt:variant>
      <vt:variant>
        <vt:lpwstr/>
      </vt:variant>
      <vt:variant>
        <vt:lpwstr>_Toc344845041</vt:lpwstr>
      </vt:variant>
      <vt:variant>
        <vt:i4>1703987</vt:i4>
      </vt:variant>
      <vt:variant>
        <vt:i4>104</vt:i4>
      </vt:variant>
      <vt:variant>
        <vt:i4>0</vt:i4>
      </vt:variant>
      <vt:variant>
        <vt:i4>5</vt:i4>
      </vt:variant>
      <vt:variant>
        <vt:lpwstr/>
      </vt:variant>
      <vt:variant>
        <vt:lpwstr>_Toc344845040</vt:lpwstr>
      </vt:variant>
      <vt:variant>
        <vt:i4>1900595</vt:i4>
      </vt:variant>
      <vt:variant>
        <vt:i4>98</vt:i4>
      </vt:variant>
      <vt:variant>
        <vt:i4>0</vt:i4>
      </vt:variant>
      <vt:variant>
        <vt:i4>5</vt:i4>
      </vt:variant>
      <vt:variant>
        <vt:lpwstr/>
      </vt:variant>
      <vt:variant>
        <vt:lpwstr>_Toc344845039</vt:lpwstr>
      </vt:variant>
      <vt:variant>
        <vt:i4>1900595</vt:i4>
      </vt:variant>
      <vt:variant>
        <vt:i4>92</vt:i4>
      </vt:variant>
      <vt:variant>
        <vt:i4>0</vt:i4>
      </vt:variant>
      <vt:variant>
        <vt:i4>5</vt:i4>
      </vt:variant>
      <vt:variant>
        <vt:lpwstr/>
      </vt:variant>
      <vt:variant>
        <vt:lpwstr>_Toc344845038</vt:lpwstr>
      </vt:variant>
      <vt:variant>
        <vt:i4>1900595</vt:i4>
      </vt:variant>
      <vt:variant>
        <vt:i4>86</vt:i4>
      </vt:variant>
      <vt:variant>
        <vt:i4>0</vt:i4>
      </vt:variant>
      <vt:variant>
        <vt:i4>5</vt:i4>
      </vt:variant>
      <vt:variant>
        <vt:lpwstr/>
      </vt:variant>
      <vt:variant>
        <vt:lpwstr>_Toc344845037</vt:lpwstr>
      </vt:variant>
      <vt:variant>
        <vt:i4>1900595</vt:i4>
      </vt:variant>
      <vt:variant>
        <vt:i4>80</vt:i4>
      </vt:variant>
      <vt:variant>
        <vt:i4>0</vt:i4>
      </vt:variant>
      <vt:variant>
        <vt:i4>5</vt:i4>
      </vt:variant>
      <vt:variant>
        <vt:lpwstr/>
      </vt:variant>
      <vt:variant>
        <vt:lpwstr>_Toc344845036</vt:lpwstr>
      </vt:variant>
      <vt:variant>
        <vt:i4>1900595</vt:i4>
      </vt:variant>
      <vt:variant>
        <vt:i4>74</vt:i4>
      </vt:variant>
      <vt:variant>
        <vt:i4>0</vt:i4>
      </vt:variant>
      <vt:variant>
        <vt:i4>5</vt:i4>
      </vt:variant>
      <vt:variant>
        <vt:lpwstr/>
      </vt:variant>
      <vt:variant>
        <vt:lpwstr>_Toc344845035</vt:lpwstr>
      </vt:variant>
      <vt:variant>
        <vt:i4>1900595</vt:i4>
      </vt:variant>
      <vt:variant>
        <vt:i4>68</vt:i4>
      </vt:variant>
      <vt:variant>
        <vt:i4>0</vt:i4>
      </vt:variant>
      <vt:variant>
        <vt:i4>5</vt:i4>
      </vt:variant>
      <vt:variant>
        <vt:lpwstr/>
      </vt:variant>
      <vt:variant>
        <vt:lpwstr>_Toc344845034</vt:lpwstr>
      </vt:variant>
      <vt:variant>
        <vt:i4>1900595</vt:i4>
      </vt:variant>
      <vt:variant>
        <vt:i4>62</vt:i4>
      </vt:variant>
      <vt:variant>
        <vt:i4>0</vt:i4>
      </vt:variant>
      <vt:variant>
        <vt:i4>5</vt:i4>
      </vt:variant>
      <vt:variant>
        <vt:lpwstr/>
      </vt:variant>
      <vt:variant>
        <vt:lpwstr>_Toc344845033</vt:lpwstr>
      </vt:variant>
      <vt:variant>
        <vt:i4>1900595</vt:i4>
      </vt:variant>
      <vt:variant>
        <vt:i4>56</vt:i4>
      </vt:variant>
      <vt:variant>
        <vt:i4>0</vt:i4>
      </vt:variant>
      <vt:variant>
        <vt:i4>5</vt:i4>
      </vt:variant>
      <vt:variant>
        <vt:lpwstr/>
      </vt:variant>
      <vt:variant>
        <vt:lpwstr>_Toc344845032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dc:title>
  <dc:subject>Manual</dc:subject>
  <dc:creator>J A Odendaal</dc:creator>
  <cp:keywords>n/a, n/a, 2018, Competency Area?, Draft?</cp:keywords>
  <cp:lastModifiedBy>J A Odendaal</cp:lastModifiedBy>
  <cp:revision>275</cp:revision>
  <cp:lastPrinted>2018-05-04T10:24:00Z</cp:lastPrinted>
  <dcterms:created xsi:type="dcterms:W3CDTF">2014-05-22T09:54:00Z</dcterms:created>
  <dcterms:modified xsi:type="dcterms:W3CDTF">2018-05-08T20:09:00Z</dcterms:modified>
  <cp:category>n/a</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NoForceSectionSetup">
    <vt:bool>false</vt:bool>
  </property>
  <property fmtid="{D5CDD505-2E9C-101B-9397-08002B2CF9AE}" pid="3" name="Doc2ndSectionContinuous">
    <vt:bool>false</vt:bool>
  </property>
  <property fmtid="{D5CDD505-2E9C-101B-9397-08002B2CF9AE}" pid="4" name="DocDocumentClassification">
    <vt:lpwstr>n/a</vt:lpwstr>
  </property>
  <property fmtid="{D5CDD505-2E9C-101B-9397-08002B2CF9AE}" pid="5" name="DocSecurityClassification">
    <vt:lpwstr/>
  </property>
  <property fmtid="{D5CDD505-2E9C-101B-9397-08002B2CF9AE}" pid="6" name="DocSecurityClassificationValidation">
    <vt:bool>false</vt:bool>
  </property>
  <property fmtid="{D5CDD505-2E9C-101B-9397-08002B2CF9AE}" pid="7" name="DocNumber">
    <vt:lpwstr>000000</vt:lpwstr>
  </property>
  <property fmtid="{D5CDD505-2E9C-101B-9397-08002B2CF9AE}" pid="8" name="DocIssue">
    <vt:lpwstr>8</vt:lpwstr>
  </property>
  <property fmtid="{D5CDD505-2E9C-101B-9397-08002B2CF9AE}" pid="9" name="DocIssueDate">
    <vt:lpwstr>2018/05/04</vt:lpwstr>
  </property>
  <property fmtid="{D5CDD505-2E9C-101B-9397-08002B2CF9AE}" pid="10" name="DocCompileDate">
    <vt:lpwstr>n/a</vt:lpwstr>
  </property>
  <property fmtid="{D5CDD505-2E9C-101B-9397-08002B2CF9AE}" pid="11" name="DocTitleSystem">
    <vt:lpwstr>Automated Template System</vt:lpwstr>
  </property>
  <property fmtid="{D5CDD505-2E9C-101B-9397-08002B2CF9AE}" pid="12" name="DocTitleFunction">
    <vt:lpwstr>User</vt:lpwstr>
  </property>
  <property fmtid="{D5CDD505-2E9C-101B-9397-08002B2CF9AE}" pid="13" name="DocTitleType">
    <vt:lpwstr>Manual</vt:lpwstr>
  </property>
  <property fmtid="{D5CDD505-2E9C-101B-9397-08002B2CF9AE}" pid="14" name="DocTitleTypeValidation">
    <vt:bool>true</vt:bool>
  </property>
  <property fmtid="{D5CDD505-2E9C-101B-9397-08002B2CF9AE}" pid="15" name="DocProject">
    <vt:lpwstr>n/a</vt:lpwstr>
  </property>
  <property fmtid="{D5CDD505-2E9C-101B-9397-08002B2CF9AE}" pid="16" name="DocProjectPhase">
    <vt:lpwstr>n/a</vt:lpwstr>
  </property>
  <property fmtid="{D5CDD505-2E9C-101B-9397-08002B2CF9AE}" pid="17" name="DocYear">
    <vt:lpwstr>2018</vt:lpwstr>
  </property>
  <property fmtid="{D5CDD505-2E9C-101B-9397-08002B2CF9AE}" pid="18" name="DocTemplateVersion">
    <vt:lpwstr>Revision_A</vt:lpwstr>
  </property>
  <property fmtid="{D5CDD505-2E9C-101B-9397-08002B2CF9AE}" pid="19" name="DocCreatedVersion">
    <vt:lpwstr>Revision_A</vt:lpwstr>
  </property>
  <property fmtid="{D5CDD505-2E9C-101B-9397-08002B2CF9AE}" pid="20" name="DocTOCLevel">
    <vt:i4>9</vt:i4>
  </property>
  <property fmtid="{D5CDD505-2E9C-101B-9397-08002B2CF9AE}" pid="21" name="DocPreparerFunction">
    <vt:lpwstr>Preparer</vt:lpwstr>
  </property>
  <property fmtid="{D5CDD505-2E9C-101B-9397-08002B2CF9AE}" pid="22" name="DocPreparerName">
    <vt:lpwstr>J A Odendaal</vt:lpwstr>
  </property>
  <property fmtid="{D5CDD505-2E9C-101B-9397-08002B2CF9AE}" pid="23" name="DocPreparerDesignation">
    <vt:lpwstr>Automated Template System Licensor</vt:lpwstr>
  </property>
  <property fmtid="{D5CDD505-2E9C-101B-9397-08002B2CF9AE}" pid="24" name="DocReviewer1Function">
    <vt:lpwstr>n\a</vt:lpwstr>
  </property>
  <property fmtid="{D5CDD505-2E9C-101B-9397-08002B2CF9AE}" pid="25" name="DocReviewer1Name">
    <vt:lpwstr>n\a</vt:lpwstr>
  </property>
  <property fmtid="{D5CDD505-2E9C-101B-9397-08002B2CF9AE}" pid="26" name="DocReviewer1Designation">
    <vt:lpwstr>n\a</vt:lpwstr>
  </property>
  <property fmtid="{D5CDD505-2E9C-101B-9397-08002B2CF9AE}" pid="27" name="DocReviewer2Function">
    <vt:lpwstr>n\a</vt:lpwstr>
  </property>
  <property fmtid="{D5CDD505-2E9C-101B-9397-08002B2CF9AE}" pid="28" name="DocReviewer2Name">
    <vt:lpwstr>n\a</vt:lpwstr>
  </property>
  <property fmtid="{D5CDD505-2E9C-101B-9397-08002B2CF9AE}" pid="29" name="DocReviewer2Designation">
    <vt:lpwstr>n\a</vt:lpwstr>
  </property>
  <property fmtid="{D5CDD505-2E9C-101B-9397-08002B2CF9AE}" pid="30" name="DocReviewer3Function">
    <vt:lpwstr>n\a</vt:lpwstr>
  </property>
  <property fmtid="{D5CDD505-2E9C-101B-9397-08002B2CF9AE}" pid="31" name="DocReviewer3Name">
    <vt:lpwstr>n\a</vt:lpwstr>
  </property>
  <property fmtid="{D5CDD505-2E9C-101B-9397-08002B2CF9AE}" pid="32" name="DocReviewer3Designation">
    <vt:lpwstr>n\a</vt:lpwstr>
  </property>
  <property fmtid="{D5CDD505-2E9C-101B-9397-08002B2CF9AE}" pid="33" name="DocReviewer4Function">
    <vt:lpwstr>n\a</vt:lpwstr>
  </property>
  <property fmtid="{D5CDD505-2E9C-101B-9397-08002B2CF9AE}" pid="34" name="DocReviewer4Name">
    <vt:lpwstr>n\a</vt:lpwstr>
  </property>
  <property fmtid="{D5CDD505-2E9C-101B-9397-08002B2CF9AE}" pid="35" name="DocReviewer4Designation">
    <vt:lpwstr>n\a</vt:lpwstr>
  </property>
  <property fmtid="{D5CDD505-2E9C-101B-9397-08002B2CF9AE}" pid="36" name="DocReviewer5Function">
    <vt:lpwstr>n\a</vt:lpwstr>
  </property>
  <property fmtid="{D5CDD505-2E9C-101B-9397-08002B2CF9AE}" pid="37" name="DocReviewer5Name">
    <vt:lpwstr>n\a</vt:lpwstr>
  </property>
  <property fmtid="{D5CDD505-2E9C-101B-9397-08002B2CF9AE}" pid="38" name="DocReviewer5Designation">
    <vt:lpwstr>n\a</vt:lpwstr>
  </property>
  <property fmtid="{D5CDD505-2E9C-101B-9397-08002B2CF9AE}" pid="39" name="DocReviewer6Function">
    <vt:lpwstr>n\a</vt:lpwstr>
  </property>
  <property fmtid="{D5CDD505-2E9C-101B-9397-08002B2CF9AE}" pid="40" name="DocReviewer6Name">
    <vt:lpwstr>n\a</vt:lpwstr>
  </property>
  <property fmtid="{D5CDD505-2E9C-101B-9397-08002B2CF9AE}" pid="41" name="DocReviewer6Designation">
    <vt:lpwstr>n\a</vt:lpwstr>
  </property>
  <property fmtid="{D5CDD505-2E9C-101B-9397-08002B2CF9AE}" pid="42" name="DocApproverFunction">
    <vt:lpwstr>n\a</vt:lpwstr>
  </property>
  <property fmtid="{D5CDD505-2E9C-101B-9397-08002B2CF9AE}" pid="43" name="DocApproverName">
    <vt:lpwstr>n\a</vt:lpwstr>
  </property>
  <property fmtid="{D5CDD505-2E9C-101B-9397-08002B2CF9AE}" pid="44" name="DocApproverDesignation">
    <vt:lpwstr>n\a</vt:lpwstr>
  </property>
  <property fmtid="{D5CDD505-2E9C-101B-9397-08002B2CF9AE}" pid="45" name="DocCreateDate">
    <vt:lpwstr>2013/12/20</vt:lpwstr>
  </property>
  <property fmtid="{D5CDD505-2E9C-101B-9397-08002B2CF9AE}" pid="46" name="DocStatus">
    <vt:lpwstr>Draft?</vt:lpwstr>
  </property>
  <property fmtid="{D5CDD505-2E9C-101B-9397-08002B2CF9AE}" pid="47" name="DocStatusValidation">
    <vt:bool>false</vt:bool>
  </property>
  <property fmtid="{D5CDD505-2E9C-101B-9397-08002B2CF9AE}" pid="48" name="DocPageNumbers">
    <vt:i4>80</vt:i4>
  </property>
  <property fmtid="{D5CDD505-2E9C-101B-9397-08002B2CF9AE}" pid="49" name="DocLayout">
    <vt:lpwstr>n/a</vt:lpwstr>
  </property>
  <property fmtid="{D5CDD505-2E9C-101B-9397-08002B2CF9AE}" pid="50" name="DocLayoutDate">
    <vt:lpwstr>n/a</vt:lpwstr>
  </property>
  <property fmtid="{D5CDD505-2E9C-101B-9397-08002B2CF9AE}" pid="51" name="DocCompetencyValidation">
    <vt:bool>false</vt:bool>
  </property>
  <property fmtid="{D5CDD505-2E9C-101B-9397-08002B2CF9AE}" pid="52" name="DocResourceValidation">
    <vt:bool>false</vt:bool>
  </property>
  <property fmtid="{D5CDD505-2E9C-101B-9397-08002B2CF9AE}" pid="53" name="DocCompetencyArea">
    <vt:lpwstr>Competency Area?</vt:lpwstr>
  </property>
  <property fmtid="{D5CDD505-2E9C-101B-9397-08002B2CF9AE}" pid="54" name="DocForceFileName">
    <vt:bool>false</vt:bool>
  </property>
  <property fmtid="{D5CDD505-2E9C-101B-9397-08002B2CF9AE}" pid="55" name="DocFileName">
    <vt:lpwstr>n/a</vt:lpwstr>
  </property>
  <property fmtid="{D5CDD505-2E9C-101B-9397-08002B2CF9AE}" pid="56" name="DocLeftMargin">
    <vt:lpwstr>2</vt:lpwstr>
  </property>
  <property fmtid="{D5CDD505-2E9C-101B-9397-08002B2CF9AE}" pid="57" name="DocRightMargin">
    <vt:lpwstr>2</vt:lpwstr>
  </property>
  <property fmtid="{D5CDD505-2E9C-101B-9397-08002B2CF9AE}" pid="58" name="DocTopMargin">
    <vt:lpwstr>2.2</vt:lpwstr>
  </property>
  <property fmtid="{D5CDD505-2E9C-101B-9397-08002B2CF9AE}" pid="59" name="DocBottomMargin">
    <vt:lpwstr>2.2</vt:lpwstr>
  </property>
  <property fmtid="{D5CDD505-2E9C-101B-9397-08002B2CF9AE}" pid="60" name="DocPageWidth">
    <vt:lpwstr>21.59</vt:lpwstr>
  </property>
  <property fmtid="{D5CDD505-2E9C-101B-9397-08002B2CF9AE}" pid="61" name="DocPageHeight">
    <vt:lpwstr>27.94</vt:lpwstr>
  </property>
  <property fmtid="{D5CDD505-2E9C-101B-9397-08002B2CF9AE}" pid="62" name="DocHeaderDistance">
    <vt:lpwstr>0.7</vt:lpwstr>
  </property>
  <property fmtid="{D5CDD505-2E9C-101B-9397-08002B2CF9AE}" pid="63" name="DocFooterDistance">
    <vt:lpwstr>0.7</vt:lpwstr>
  </property>
  <property fmtid="{D5CDD505-2E9C-101B-9397-08002B2CF9AE}" pid="64" name="DocDefaultTabStopcm">
    <vt:lpwstr>1.2</vt:lpwstr>
  </property>
  <property fmtid="{D5CDD505-2E9C-101B-9397-08002B2CF9AE}" pid="65" name="DocRecipientValidation">
    <vt:bool>false</vt:bool>
  </property>
  <property fmtid="{D5CDD505-2E9C-101B-9397-08002B2CF9AE}" pid="66" name="DocRecipient1Name">
    <vt:lpwstr>Recipient 1 Name?</vt:lpwstr>
  </property>
  <property fmtid="{D5CDD505-2E9C-101B-9397-08002B2CF9AE}" pid="67" name="DocRecipient1Designation">
    <vt:lpwstr>Recipient 1 Designation?</vt:lpwstr>
  </property>
  <property fmtid="{D5CDD505-2E9C-101B-9397-08002B2CF9AE}" pid="68" name="DocRecipient1Prefix">
    <vt:lpwstr> (</vt:lpwstr>
  </property>
  <property fmtid="{D5CDD505-2E9C-101B-9397-08002B2CF9AE}" pid="69" name="DocRecipient1Postfix">
    <vt:lpwstr>)</vt:lpwstr>
  </property>
  <property fmtid="{D5CDD505-2E9C-101B-9397-08002B2CF9AE}" pid="70" name="DocRecipient2Name">
    <vt:lpwstr/>
  </property>
  <property fmtid="{D5CDD505-2E9C-101B-9397-08002B2CF9AE}" pid="71" name="DocRecipient2Designation">
    <vt:lpwstr/>
  </property>
  <property fmtid="{D5CDD505-2E9C-101B-9397-08002B2CF9AE}" pid="72" name="DocRecipient2Prefix">
    <vt:lpwstr/>
  </property>
  <property fmtid="{D5CDD505-2E9C-101B-9397-08002B2CF9AE}" pid="73" name="DocRecipient2Postfix">
    <vt:lpwstr/>
  </property>
  <property fmtid="{D5CDD505-2E9C-101B-9397-08002B2CF9AE}" pid="74" name="DocRecipient3Name">
    <vt:lpwstr/>
  </property>
  <property fmtid="{D5CDD505-2E9C-101B-9397-08002B2CF9AE}" pid="75" name="DocRecipient3Designation">
    <vt:lpwstr/>
  </property>
  <property fmtid="{D5CDD505-2E9C-101B-9397-08002B2CF9AE}" pid="76" name="DocRecipient3Prefix">
    <vt:lpwstr/>
  </property>
  <property fmtid="{D5CDD505-2E9C-101B-9397-08002B2CF9AE}" pid="77" name="DocRecipient3Postfix">
    <vt:lpwstr/>
  </property>
  <property fmtid="{D5CDD505-2E9C-101B-9397-08002B2CF9AE}" pid="78" name="DocRecipient4Name">
    <vt:lpwstr/>
  </property>
  <property fmtid="{D5CDD505-2E9C-101B-9397-08002B2CF9AE}" pid="79" name="DocRecipient4Designation">
    <vt:lpwstr/>
  </property>
  <property fmtid="{D5CDD505-2E9C-101B-9397-08002B2CF9AE}" pid="80" name="DocRecipient4Prefix">
    <vt:lpwstr/>
  </property>
  <property fmtid="{D5CDD505-2E9C-101B-9397-08002B2CF9AE}" pid="81" name="DocRecipient4Postfix">
    <vt:lpwstr/>
  </property>
  <property fmtid="{D5CDD505-2E9C-101B-9397-08002B2CF9AE}" pid="82" name="DocMyReference">
    <vt:lpwstr>My Reference?</vt:lpwstr>
  </property>
  <property fmtid="{D5CDD505-2E9C-101B-9397-08002B2CF9AE}" pid="83" name="DocYourReference">
    <vt:lpwstr>Your Reference?</vt:lpwstr>
  </property>
  <property fmtid="{D5CDD505-2E9C-101B-9397-08002B2CF9AE}" pid="84" name="DocCompanyValidation">
    <vt:bool>false</vt:bool>
  </property>
  <property fmtid="{D5CDD505-2E9C-101B-9397-08002B2CF9AE}" pid="85" name="DocRecipientAddress">
    <vt:lpwstr>Recipient Address?</vt:lpwstr>
  </property>
  <property fmtid="{D5CDD505-2E9C-101B-9397-08002B2CF9AE}" pid="86" name="DocRecipientCompany">
    <vt:lpwstr>Recipient Company?</vt:lpwstr>
  </property>
  <property fmtid="{D5CDD505-2E9C-101B-9397-08002B2CF9AE}" pid="87" name="DocTOCStylesInclude">
    <vt:lpwstr>HEADER ABBREVIATIONS,1,ARTICLE,1,APPENDIX,1</vt:lpwstr>
  </property>
  <property fmtid="{D5CDD505-2E9C-101B-9397-08002B2CF9AE}" pid="88" name="DocCaptionLabelTable">
    <vt:lpwstr>Table</vt:lpwstr>
  </property>
  <property fmtid="{D5CDD505-2E9C-101B-9397-08002B2CF9AE}" pid="89" name="DocCaptionLabelFigure">
    <vt:lpwstr>Figure</vt:lpwstr>
  </property>
  <property fmtid="{D5CDD505-2E9C-101B-9397-08002B2CF9AE}" pid="90" name="DocCaptionSeparatorTable">
    <vt:lpwstr>: </vt:lpwstr>
  </property>
  <property fmtid="{D5CDD505-2E9C-101B-9397-08002B2CF9AE}" pid="91" name="DocCaptionSeparatorFigure">
    <vt:lpwstr>: </vt:lpwstr>
  </property>
  <property fmtid="{D5CDD505-2E9C-101B-9397-08002B2CF9AE}" pid="92" name="DocOutlineTabIndent">
    <vt:bool>false</vt:bool>
  </property>
  <property fmtid="{D5CDD505-2E9C-101B-9397-08002B2CF9AE}" pid="93" name="DocOutlinePosition">
    <vt:i4>2</vt:i4>
  </property>
  <property fmtid="{D5CDD505-2E9C-101B-9397-08002B2CF9AE}" pid="94" name="DocOutlineRestart">
    <vt:bool>true</vt:bool>
  </property>
  <property fmtid="{D5CDD505-2E9C-101B-9397-08002B2CF9AE}" pid="95" name="DocOutlineSwitches">
    <vt:lpwstr>\# "0"</vt:lpwstr>
  </property>
  <property fmtid="{D5CDD505-2E9C-101B-9397-08002B2CF9AE}" pid="96" name="DocOutlinePrefix">
    <vt:lpwstr> (</vt:lpwstr>
  </property>
  <property fmtid="{D5CDD505-2E9C-101B-9397-08002B2CF9AE}" pid="97" name="DocOutlineSuffix">
    <vt:lpwstr>)</vt:lpwstr>
  </property>
  <property fmtid="{D5CDD505-2E9C-101B-9397-08002B2CF9AE}" pid="98" name="DocOutlineStyle">
    <vt:lpwstr>Requirement 2</vt:lpwstr>
  </property>
  <property fmtid="{D5CDD505-2E9C-101B-9397-08002B2CF9AE}" pid="99" name="DocTOCStyles1">
    <vt:lpwstr>HEADER ABBREVIATIONS</vt:lpwstr>
  </property>
  <property fmtid="{D5CDD505-2E9C-101B-9397-08002B2CF9AE}" pid="100" name="DocTOCStyles2">
    <vt:lpwstr>ARTICLE</vt:lpwstr>
  </property>
  <property fmtid="{D5CDD505-2E9C-101B-9397-08002B2CF9AE}" pid="101" name="DocTOCStyles3">
    <vt:lpwstr>APPENDIX</vt:lpwstr>
  </property>
  <property fmtid="{D5CDD505-2E9C-101B-9397-08002B2CF9AE}" pid="102" name="DocTOCStyles4">
    <vt:lpwstr/>
  </property>
  <property fmtid="{D5CDD505-2E9C-101B-9397-08002B2CF9AE}" pid="103" name="DocTOCStyles5">
    <vt:lpwstr/>
  </property>
  <property fmtid="{D5CDD505-2E9C-101B-9397-08002B2CF9AE}" pid="104" name="DocCustom01Name">
    <vt:lpwstr>MyPropertyName</vt:lpwstr>
  </property>
  <property fmtid="{D5CDD505-2E9C-101B-9397-08002B2CF9AE}" pid="105" name="DocCustom02Name">
    <vt:lpwstr/>
  </property>
  <property fmtid="{D5CDD505-2E9C-101B-9397-08002B2CF9AE}" pid="106" name="DocCustom03Name">
    <vt:lpwstr/>
  </property>
  <property fmtid="{D5CDD505-2E9C-101B-9397-08002B2CF9AE}" pid="107" name="DocCustom04Name">
    <vt:lpwstr/>
  </property>
  <property fmtid="{D5CDD505-2E9C-101B-9397-08002B2CF9AE}" pid="108" name="DocCustom05Name">
    <vt:lpwstr/>
  </property>
  <property fmtid="{D5CDD505-2E9C-101B-9397-08002B2CF9AE}" pid="109" name="DocCustom06Name">
    <vt:lpwstr/>
  </property>
  <property fmtid="{D5CDD505-2E9C-101B-9397-08002B2CF9AE}" pid="110" name="DocCustom07Name">
    <vt:lpwstr/>
  </property>
  <property fmtid="{D5CDD505-2E9C-101B-9397-08002B2CF9AE}" pid="111" name="DocCustom08Name">
    <vt:lpwstr/>
  </property>
  <property fmtid="{D5CDD505-2E9C-101B-9397-08002B2CF9AE}" pid="112" name="DocCustom09Name">
    <vt:lpwstr/>
  </property>
  <property fmtid="{D5CDD505-2E9C-101B-9397-08002B2CF9AE}" pid="113" name="DocCustom10Name">
    <vt:lpwstr/>
  </property>
  <property fmtid="{D5CDD505-2E9C-101B-9397-08002B2CF9AE}" pid="114" name="DocCustom01Value">
    <vt:lpwstr>MyPropertyValue</vt:lpwstr>
  </property>
  <property fmtid="{D5CDD505-2E9C-101B-9397-08002B2CF9AE}" pid="115" name="DocCustom02Value">
    <vt:lpwstr/>
  </property>
  <property fmtid="{D5CDD505-2E9C-101B-9397-08002B2CF9AE}" pid="116" name="DocCustom03Value">
    <vt:lpwstr/>
  </property>
  <property fmtid="{D5CDD505-2E9C-101B-9397-08002B2CF9AE}" pid="117" name="DocCustom04Value">
    <vt:lpwstr/>
  </property>
  <property fmtid="{D5CDD505-2E9C-101B-9397-08002B2CF9AE}" pid="118" name="DocCustom05Value">
    <vt:lpwstr/>
  </property>
  <property fmtid="{D5CDD505-2E9C-101B-9397-08002B2CF9AE}" pid="119" name="DocCustom06Value">
    <vt:lpwstr/>
  </property>
  <property fmtid="{D5CDD505-2E9C-101B-9397-08002B2CF9AE}" pid="120" name="DocCustom07Value">
    <vt:lpwstr/>
  </property>
  <property fmtid="{D5CDD505-2E9C-101B-9397-08002B2CF9AE}" pid="121" name="DocCustom08Value">
    <vt:lpwstr/>
  </property>
  <property fmtid="{D5CDD505-2E9C-101B-9397-08002B2CF9AE}" pid="122" name="DocCustom09Value">
    <vt:lpwstr/>
  </property>
  <property fmtid="{D5CDD505-2E9C-101B-9397-08002B2CF9AE}" pid="123" name="DocCustom10Value">
    <vt:lpwstr/>
  </property>
  <property fmtid="{D5CDD505-2E9C-101B-9397-08002B2CF9AE}" pid="124" name="DocLanguage">
    <vt:lpwstr>English (U.K.)</vt:lpwstr>
  </property>
</Properties>
</file>